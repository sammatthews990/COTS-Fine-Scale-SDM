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9FBB" w14:textId="77777777" w:rsidR="00AF7E86" w:rsidRDefault="00000000">
      <w:pPr>
        <w:pStyle w:val="Title"/>
      </w:pPr>
      <w:r>
        <w:t>Where and when to search for COTS on a reef</w:t>
      </w:r>
    </w:p>
    <w:p w14:paraId="2A06755E" w14:textId="77777777" w:rsidR="00AF7E86" w:rsidRDefault="00000000">
      <w:pPr>
        <w:pStyle w:val="Subtitle"/>
      </w:pPr>
      <w:r>
        <w:t>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14:paraId="54D165F9" w14:textId="77777777" w:rsidR="00AF7E86" w:rsidRDefault="00000000">
      <w:pPr>
        <w:pStyle w:val="Author"/>
      </w:pPr>
      <w:r>
        <w:t>[TO CONFIRM: author list and order]</w:t>
      </w:r>
    </w:p>
    <w:p w14:paraId="0041DE99" w14:textId="77777777" w:rsidR="00AF7E86" w:rsidRDefault="00000000">
      <w:pPr>
        <w:pStyle w:val="Date"/>
      </w:pPr>
      <w:r>
        <w:t>October 2026</w:t>
      </w:r>
    </w:p>
    <w:sdt>
      <w:sdtPr>
        <w:rPr>
          <w:rFonts w:ascii="Arial" w:eastAsia="Arial" w:hAnsi="Arial" w:cs="Arial"/>
          <w:color w:val="auto"/>
          <w:sz w:val="22"/>
          <w:szCs w:val="22"/>
        </w:rPr>
        <w:id w:val="1893230478"/>
        <w:docPartObj>
          <w:docPartGallery w:val="Table of Contents"/>
          <w:docPartUnique/>
        </w:docPartObj>
      </w:sdtPr>
      <w:sdtContent>
        <w:p w14:paraId="7A053E96" w14:textId="77777777" w:rsidR="00AF7E86" w:rsidRDefault="00000000">
          <w:pPr>
            <w:pStyle w:val="TOCHeading"/>
          </w:pPr>
          <w:r>
            <w:t>Table of contents</w:t>
          </w:r>
        </w:p>
        <w:p w14:paraId="363F0ABD" w14:textId="77777777" w:rsidR="008225BC" w:rsidRDefault="00000000">
          <w:pPr>
            <w:pStyle w:val="TOC1"/>
            <w:tabs>
              <w:tab w:val="right" w:leader="dot" w:pos="9016"/>
            </w:tabs>
            <w:rPr>
              <w:noProof/>
            </w:rPr>
          </w:pPr>
          <w:r>
            <w:fldChar w:fldCharType="begin"/>
          </w:r>
          <w:r>
            <w:instrText>TOC \o "1-3" \h \z \u</w:instrText>
          </w:r>
          <w:r>
            <w:fldChar w:fldCharType="separate"/>
          </w:r>
          <w:hyperlink w:anchor="_Toc243919258" w:history="1">
            <w:r w:rsidR="008225BC" w:rsidRPr="00215171">
              <w:rPr>
                <w:rStyle w:val="Hyperlink"/>
                <w:noProof/>
              </w:rPr>
              <w:t>Executive summary</w:t>
            </w:r>
            <w:r w:rsidR="008225BC">
              <w:rPr>
                <w:noProof/>
                <w:webHidden/>
              </w:rPr>
              <w:tab/>
            </w:r>
            <w:r w:rsidR="008225BC">
              <w:rPr>
                <w:noProof/>
                <w:webHidden/>
              </w:rPr>
              <w:fldChar w:fldCharType="begin"/>
            </w:r>
            <w:r w:rsidR="008225BC">
              <w:rPr>
                <w:noProof/>
                <w:webHidden/>
              </w:rPr>
              <w:instrText xml:space="preserve"> PAGEREF _Toc243919258 \h </w:instrText>
            </w:r>
            <w:r w:rsidR="008225BC">
              <w:rPr>
                <w:noProof/>
                <w:webHidden/>
              </w:rPr>
            </w:r>
            <w:r w:rsidR="008225BC">
              <w:rPr>
                <w:noProof/>
                <w:webHidden/>
              </w:rPr>
              <w:fldChar w:fldCharType="separate"/>
            </w:r>
            <w:r w:rsidR="008225BC">
              <w:rPr>
                <w:noProof/>
                <w:webHidden/>
              </w:rPr>
              <w:t>1</w:t>
            </w:r>
            <w:r w:rsidR="008225BC">
              <w:rPr>
                <w:noProof/>
                <w:webHidden/>
              </w:rPr>
              <w:fldChar w:fldCharType="end"/>
            </w:r>
          </w:hyperlink>
        </w:p>
        <w:p w14:paraId="2B8BBB78" w14:textId="77777777" w:rsidR="008225BC" w:rsidRDefault="008225BC">
          <w:pPr>
            <w:pStyle w:val="TOC1"/>
            <w:tabs>
              <w:tab w:val="right" w:leader="dot" w:pos="9016"/>
            </w:tabs>
            <w:rPr>
              <w:noProof/>
            </w:rPr>
          </w:pPr>
          <w:hyperlink w:anchor="_Toc243919259" w:history="1">
            <w:r w:rsidRPr="00215171">
              <w:rPr>
                <w:rStyle w:val="Hyperlink"/>
                <w:noProof/>
              </w:rPr>
              <w:t>1. Background</w:t>
            </w:r>
            <w:r>
              <w:rPr>
                <w:noProof/>
                <w:webHidden/>
              </w:rPr>
              <w:tab/>
            </w:r>
            <w:r>
              <w:rPr>
                <w:noProof/>
                <w:webHidden/>
              </w:rPr>
              <w:fldChar w:fldCharType="begin"/>
            </w:r>
            <w:r>
              <w:rPr>
                <w:noProof/>
                <w:webHidden/>
              </w:rPr>
              <w:instrText xml:space="preserve"> PAGEREF _Toc243919259 \h </w:instrText>
            </w:r>
            <w:r>
              <w:rPr>
                <w:noProof/>
                <w:webHidden/>
              </w:rPr>
            </w:r>
            <w:r>
              <w:rPr>
                <w:noProof/>
                <w:webHidden/>
              </w:rPr>
              <w:fldChar w:fldCharType="separate"/>
            </w:r>
            <w:r>
              <w:rPr>
                <w:noProof/>
                <w:webHidden/>
              </w:rPr>
              <w:t>1</w:t>
            </w:r>
            <w:r>
              <w:rPr>
                <w:noProof/>
                <w:webHidden/>
              </w:rPr>
              <w:fldChar w:fldCharType="end"/>
            </w:r>
          </w:hyperlink>
        </w:p>
        <w:p w14:paraId="2AA3B706" w14:textId="77777777" w:rsidR="008225BC" w:rsidRDefault="008225BC">
          <w:pPr>
            <w:pStyle w:val="TOC2"/>
            <w:tabs>
              <w:tab w:val="right" w:leader="dot" w:pos="9016"/>
            </w:tabs>
            <w:rPr>
              <w:noProof/>
            </w:rPr>
          </w:pPr>
          <w:hyperlink w:anchor="_Toc243919260" w:history="1">
            <w:r w:rsidRPr="00215171">
              <w:rPr>
                <w:rStyle w:val="Hyperlink"/>
                <w:noProof/>
              </w:rPr>
              <w:t>1.1 The management problem</w:t>
            </w:r>
            <w:r>
              <w:rPr>
                <w:noProof/>
                <w:webHidden/>
              </w:rPr>
              <w:tab/>
            </w:r>
            <w:r>
              <w:rPr>
                <w:noProof/>
                <w:webHidden/>
              </w:rPr>
              <w:fldChar w:fldCharType="begin"/>
            </w:r>
            <w:r>
              <w:rPr>
                <w:noProof/>
                <w:webHidden/>
              </w:rPr>
              <w:instrText xml:space="preserve"> PAGEREF _Toc243919260 \h </w:instrText>
            </w:r>
            <w:r>
              <w:rPr>
                <w:noProof/>
                <w:webHidden/>
              </w:rPr>
            </w:r>
            <w:r>
              <w:rPr>
                <w:noProof/>
                <w:webHidden/>
              </w:rPr>
              <w:fldChar w:fldCharType="separate"/>
            </w:r>
            <w:r>
              <w:rPr>
                <w:noProof/>
                <w:webHidden/>
              </w:rPr>
              <w:t>1</w:t>
            </w:r>
            <w:r>
              <w:rPr>
                <w:noProof/>
                <w:webHidden/>
              </w:rPr>
              <w:fldChar w:fldCharType="end"/>
            </w:r>
          </w:hyperlink>
        </w:p>
        <w:p w14:paraId="65B11F25" w14:textId="77777777" w:rsidR="008225BC" w:rsidRDefault="008225BC">
          <w:pPr>
            <w:pStyle w:val="TOC2"/>
            <w:tabs>
              <w:tab w:val="right" w:leader="dot" w:pos="9016"/>
            </w:tabs>
            <w:rPr>
              <w:noProof/>
            </w:rPr>
          </w:pPr>
          <w:hyperlink w:anchor="_Toc243919261" w:history="1">
            <w:r w:rsidRPr="00215171">
              <w:rPr>
                <w:rStyle w:val="Hyperlink"/>
                <w:noProof/>
              </w:rPr>
              <w:t>1.2 Earlier models this project builds on</w:t>
            </w:r>
            <w:r>
              <w:rPr>
                <w:noProof/>
                <w:webHidden/>
              </w:rPr>
              <w:tab/>
            </w:r>
            <w:r>
              <w:rPr>
                <w:noProof/>
                <w:webHidden/>
              </w:rPr>
              <w:fldChar w:fldCharType="begin"/>
            </w:r>
            <w:r>
              <w:rPr>
                <w:noProof/>
                <w:webHidden/>
              </w:rPr>
              <w:instrText xml:space="preserve"> PAGEREF _Toc243919261 \h </w:instrText>
            </w:r>
            <w:r>
              <w:rPr>
                <w:noProof/>
                <w:webHidden/>
              </w:rPr>
            </w:r>
            <w:r>
              <w:rPr>
                <w:noProof/>
                <w:webHidden/>
              </w:rPr>
              <w:fldChar w:fldCharType="separate"/>
            </w:r>
            <w:r>
              <w:rPr>
                <w:noProof/>
                <w:webHidden/>
              </w:rPr>
              <w:t>1</w:t>
            </w:r>
            <w:r>
              <w:rPr>
                <w:noProof/>
                <w:webHidden/>
              </w:rPr>
              <w:fldChar w:fldCharType="end"/>
            </w:r>
          </w:hyperlink>
        </w:p>
        <w:p w14:paraId="5704B099" w14:textId="77777777" w:rsidR="008225BC" w:rsidRDefault="008225BC">
          <w:pPr>
            <w:pStyle w:val="TOC2"/>
            <w:tabs>
              <w:tab w:val="right" w:leader="dot" w:pos="9016"/>
            </w:tabs>
            <w:rPr>
              <w:noProof/>
            </w:rPr>
          </w:pPr>
          <w:hyperlink w:anchor="_Toc243919262" w:history="1">
            <w:r w:rsidRPr="00215171">
              <w:rPr>
                <w:rStyle w:val="Hyperlink"/>
                <w:noProof/>
              </w:rPr>
              <w:t>1.3 The decisions this work supports</w:t>
            </w:r>
            <w:r>
              <w:rPr>
                <w:noProof/>
                <w:webHidden/>
              </w:rPr>
              <w:tab/>
            </w:r>
            <w:r>
              <w:rPr>
                <w:noProof/>
                <w:webHidden/>
              </w:rPr>
              <w:fldChar w:fldCharType="begin"/>
            </w:r>
            <w:r>
              <w:rPr>
                <w:noProof/>
                <w:webHidden/>
              </w:rPr>
              <w:instrText xml:space="preserve"> PAGEREF _Toc243919262 \h </w:instrText>
            </w:r>
            <w:r>
              <w:rPr>
                <w:noProof/>
                <w:webHidden/>
              </w:rPr>
            </w:r>
            <w:r>
              <w:rPr>
                <w:noProof/>
                <w:webHidden/>
              </w:rPr>
              <w:fldChar w:fldCharType="separate"/>
            </w:r>
            <w:r>
              <w:rPr>
                <w:noProof/>
                <w:webHidden/>
              </w:rPr>
              <w:t>1</w:t>
            </w:r>
            <w:r>
              <w:rPr>
                <w:noProof/>
                <w:webHidden/>
              </w:rPr>
              <w:fldChar w:fldCharType="end"/>
            </w:r>
          </w:hyperlink>
        </w:p>
        <w:p w14:paraId="69F7B578" w14:textId="77777777" w:rsidR="008225BC" w:rsidRDefault="008225BC">
          <w:pPr>
            <w:pStyle w:val="TOC2"/>
            <w:tabs>
              <w:tab w:val="right" w:leader="dot" w:pos="9016"/>
            </w:tabs>
            <w:rPr>
              <w:noProof/>
            </w:rPr>
          </w:pPr>
          <w:hyperlink w:anchor="_Toc243919263" w:history="1">
            <w:r w:rsidRPr="00215171">
              <w:rPr>
                <w:rStyle w:val="Hyperlink"/>
                <w:noProof/>
              </w:rPr>
              <w:t>1.4 Project objectives</w:t>
            </w:r>
            <w:r>
              <w:rPr>
                <w:noProof/>
                <w:webHidden/>
              </w:rPr>
              <w:tab/>
            </w:r>
            <w:r>
              <w:rPr>
                <w:noProof/>
                <w:webHidden/>
              </w:rPr>
              <w:fldChar w:fldCharType="begin"/>
            </w:r>
            <w:r>
              <w:rPr>
                <w:noProof/>
                <w:webHidden/>
              </w:rPr>
              <w:instrText xml:space="preserve"> PAGEREF _Toc243919263 \h </w:instrText>
            </w:r>
            <w:r>
              <w:rPr>
                <w:noProof/>
                <w:webHidden/>
              </w:rPr>
            </w:r>
            <w:r>
              <w:rPr>
                <w:noProof/>
                <w:webHidden/>
              </w:rPr>
              <w:fldChar w:fldCharType="separate"/>
            </w:r>
            <w:r>
              <w:rPr>
                <w:noProof/>
                <w:webHidden/>
              </w:rPr>
              <w:t>1</w:t>
            </w:r>
            <w:r>
              <w:rPr>
                <w:noProof/>
                <w:webHidden/>
              </w:rPr>
              <w:fldChar w:fldCharType="end"/>
            </w:r>
          </w:hyperlink>
        </w:p>
        <w:p w14:paraId="5EF9BF44" w14:textId="77777777" w:rsidR="008225BC" w:rsidRDefault="008225BC">
          <w:pPr>
            <w:pStyle w:val="TOC1"/>
            <w:tabs>
              <w:tab w:val="right" w:leader="dot" w:pos="9016"/>
            </w:tabs>
            <w:rPr>
              <w:noProof/>
            </w:rPr>
          </w:pPr>
          <w:hyperlink w:anchor="_Toc243919264" w:history="1">
            <w:r w:rsidRPr="00215171">
              <w:rPr>
                <w:rStyle w:val="Hyperlink"/>
                <w:noProof/>
              </w:rPr>
              <w:t>2. Methods</w:t>
            </w:r>
            <w:r>
              <w:rPr>
                <w:noProof/>
                <w:webHidden/>
              </w:rPr>
              <w:tab/>
            </w:r>
            <w:r>
              <w:rPr>
                <w:noProof/>
                <w:webHidden/>
              </w:rPr>
              <w:fldChar w:fldCharType="begin"/>
            </w:r>
            <w:r>
              <w:rPr>
                <w:noProof/>
                <w:webHidden/>
              </w:rPr>
              <w:instrText xml:space="preserve"> PAGEREF _Toc243919264 \h </w:instrText>
            </w:r>
            <w:r>
              <w:rPr>
                <w:noProof/>
                <w:webHidden/>
              </w:rPr>
            </w:r>
            <w:r>
              <w:rPr>
                <w:noProof/>
                <w:webHidden/>
              </w:rPr>
              <w:fldChar w:fldCharType="separate"/>
            </w:r>
            <w:r>
              <w:rPr>
                <w:noProof/>
                <w:webHidden/>
              </w:rPr>
              <w:t>1</w:t>
            </w:r>
            <w:r>
              <w:rPr>
                <w:noProof/>
                <w:webHidden/>
              </w:rPr>
              <w:fldChar w:fldCharType="end"/>
            </w:r>
          </w:hyperlink>
        </w:p>
        <w:p w14:paraId="2E2B8B84" w14:textId="77777777" w:rsidR="008225BC" w:rsidRDefault="008225BC">
          <w:pPr>
            <w:pStyle w:val="TOC2"/>
            <w:tabs>
              <w:tab w:val="right" w:leader="dot" w:pos="9016"/>
            </w:tabs>
            <w:rPr>
              <w:noProof/>
            </w:rPr>
          </w:pPr>
          <w:hyperlink w:anchor="_Toc243919265" w:history="1">
            <w:r w:rsidRPr="00215171">
              <w:rPr>
                <w:rStyle w:val="Hyperlink"/>
                <w:noProof/>
              </w:rPr>
              <w:t>2.1 Observations and habitat information</w:t>
            </w:r>
            <w:r>
              <w:rPr>
                <w:noProof/>
                <w:webHidden/>
              </w:rPr>
              <w:tab/>
            </w:r>
            <w:r>
              <w:rPr>
                <w:noProof/>
                <w:webHidden/>
              </w:rPr>
              <w:fldChar w:fldCharType="begin"/>
            </w:r>
            <w:r>
              <w:rPr>
                <w:noProof/>
                <w:webHidden/>
              </w:rPr>
              <w:instrText xml:space="preserve"> PAGEREF _Toc243919265 \h </w:instrText>
            </w:r>
            <w:r>
              <w:rPr>
                <w:noProof/>
                <w:webHidden/>
              </w:rPr>
            </w:r>
            <w:r>
              <w:rPr>
                <w:noProof/>
                <w:webHidden/>
              </w:rPr>
              <w:fldChar w:fldCharType="separate"/>
            </w:r>
            <w:r>
              <w:rPr>
                <w:noProof/>
                <w:webHidden/>
              </w:rPr>
              <w:t>1</w:t>
            </w:r>
            <w:r>
              <w:rPr>
                <w:noProof/>
                <w:webHidden/>
              </w:rPr>
              <w:fldChar w:fldCharType="end"/>
            </w:r>
          </w:hyperlink>
        </w:p>
        <w:p w14:paraId="57940B70" w14:textId="77777777" w:rsidR="008225BC" w:rsidRDefault="008225BC">
          <w:pPr>
            <w:pStyle w:val="TOC2"/>
            <w:tabs>
              <w:tab w:val="right" w:leader="dot" w:pos="9016"/>
            </w:tabs>
            <w:rPr>
              <w:noProof/>
            </w:rPr>
          </w:pPr>
          <w:hyperlink w:anchor="_Toc243919266" w:history="1">
            <w:r w:rsidRPr="00215171">
              <w:rPr>
                <w:rStyle w:val="Hyperlink"/>
                <w:noProof/>
              </w:rPr>
              <w:t>2.2 Models and their purposes</w:t>
            </w:r>
            <w:r>
              <w:rPr>
                <w:noProof/>
                <w:webHidden/>
              </w:rPr>
              <w:tab/>
            </w:r>
            <w:r>
              <w:rPr>
                <w:noProof/>
                <w:webHidden/>
              </w:rPr>
              <w:fldChar w:fldCharType="begin"/>
            </w:r>
            <w:r>
              <w:rPr>
                <w:noProof/>
                <w:webHidden/>
              </w:rPr>
              <w:instrText xml:space="preserve"> PAGEREF _Toc243919266 \h </w:instrText>
            </w:r>
            <w:r>
              <w:rPr>
                <w:noProof/>
                <w:webHidden/>
              </w:rPr>
            </w:r>
            <w:r>
              <w:rPr>
                <w:noProof/>
                <w:webHidden/>
              </w:rPr>
              <w:fldChar w:fldCharType="separate"/>
            </w:r>
            <w:r>
              <w:rPr>
                <w:noProof/>
                <w:webHidden/>
              </w:rPr>
              <w:t>1</w:t>
            </w:r>
            <w:r>
              <w:rPr>
                <w:noProof/>
                <w:webHidden/>
              </w:rPr>
              <w:fldChar w:fldCharType="end"/>
            </w:r>
          </w:hyperlink>
        </w:p>
        <w:p w14:paraId="6587A246" w14:textId="77777777" w:rsidR="008225BC" w:rsidRDefault="008225BC">
          <w:pPr>
            <w:pStyle w:val="TOC2"/>
            <w:tabs>
              <w:tab w:val="right" w:leader="dot" w:pos="9016"/>
            </w:tabs>
            <w:rPr>
              <w:noProof/>
            </w:rPr>
          </w:pPr>
          <w:hyperlink w:anchor="_Toc243919267" w:history="1">
            <w:r w:rsidRPr="00215171">
              <w:rPr>
                <w:rStyle w:val="Hyperlink"/>
                <w:noProof/>
              </w:rPr>
              <w:t>2.3 Testing the search decisions</w:t>
            </w:r>
            <w:r>
              <w:rPr>
                <w:noProof/>
                <w:webHidden/>
              </w:rPr>
              <w:tab/>
            </w:r>
            <w:r>
              <w:rPr>
                <w:noProof/>
                <w:webHidden/>
              </w:rPr>
              <w:fldChar w:fldCharType="begin"/>
            </w:r>
            <w:r>
              <w:rPr>
                <w:noProof/>
                <w:webHidden/>
              </w:rPr>
              <w:instrText xml:space="preserve"> PAGEREF _Toc243919267 \h </w:instrText>
            </w:r>
            <w:r>
              <w:rPr>
                <w:noProof/>
                <w:webHidden/>
              </w:rPr>
            </w:r>
            <w:r>
              <w:rPr>
                <w:noProof/>
                <w:webHidden/>
              </w:rPr>
              <w:fldChar w:fldCharType="separate"/>
            </w:r>
            <w:r>
              <w:rPr>
                <w:noProof/>
                <w:webHidden/>
              </w:rPr>
              <w:t>1</w:t>
            </w:r>
            <w:r>
              <w:rPr>
                <w:noProof/>
                <w:webHidden/>
              </w:rPr>
              <w:fldChar w:fldCharType="end"/>
            </w:r>
          </w:hyperlink>
        </w:p>
        <w:p w14:paraId="1F69486D" w14:textId="77777777" w:rsidR="008225BC" w:rsidRDefault="008225BC">
          <w:pPr>
            <w:pStyle w:val="TOC2"/>
            <w:tabs>
              <w:tab w:val="right" w:leader="dot" w:pos="9016"/>
            </w:tabs>
            <w:rPr>
              <w:noProof/>
            </w:rPr>
          </w:pPr>
          <w:hyperlink w:anchor="_Toc243919268" w:history="1">
            <w:r w:rsidRPr="00215171">
              <w:rPr>
                <w:rStyle w:val="Hyperlink"/>
                <w:noProof/>
              </w:rPr>
              <w:t>2.4 Seasonal products and field assessment</w:t>
            </w:r>
            <w:r>
              <w:rPr>
                <w:noProof/>
                <w:webHidden/>
              </w:rPr>
              <w:tab/>
            </w:r>
            <w:r>
              <w:rPr>
                <w:noProof/>
                <w:webHidden/>
              </w:rPr>
              <w:fldChar w:fldCharType="begin"/>
            </w:r>
            <w:r>
              <w:rPr>
                <w:noProof/>
                <w:webHidden/>
              </w:rPr>
              <w:instrText xml:space="preserve"> PAGEREF _Toc243919268 \h </w:instrText>
            </w:r>
            <w:r>
              <w:rPr>
                <w:noProof/>
                <w:webHidden/>
              </w:rPr>
            </w:r>
            <w:r>
              <w:rPr>
                <w:noProof/>
                <w:webHidden/>
              </w:rPr>
              <w:fldChar w:fldCharType="separate"/>
            </w:r>
            <w:r>
              <w:rPr>
                <w:noProof/>
                <w:webHidden/>
              </w:rPr>
              <w:t>1</w:t>
            </w:r>
            <w:r>
              <w:rPr>
                <w:noProof/>
                <w:webHidden/>
              </w:rPr>
              <w:fldChar w:fldCharType="end"/>
            </w:r>
          </w:hyperlink>
        </w:p>
        <w:p w14:paraId="250C2DC7" w14:textId="77777777" w:rsidR="008225BC" w:rsidRDefault="008225BC">
          <w:pPr>
            <w:pStyle w:val="TOC2"/>
            <w:tabs>
              <w:tab w:val="right" w:leader="dot" w:pos="9016"/>
            </w:tabs>
            <w:rPr>
              <w:noProof/>
            </w:rPr>
          </w:pPr>
          <w:hyperlink w:anchor="_Toc243919269" w:history="1">
            <w:r w:rsidRPr="00215171">
              <w:rPr>
                <w:rStyle w:val="Hyperlink"/>
                <w:noProof/>
              </w:rPr>
              <w:t>2.5 Modelling water movement and larval connections among reefs</w:t>
            </w:r>
            <w:r>
              <w:rPr>
                <w:noProof/>
                <w:webHidden/>
              </w:rPr>
              <w:tab/>
            </w:r>
            <w:r>
              <w:rPr>
                <w:noProof/>
                <w:webHidden/>
              </w:rPr>
              <w:fldChar w:fldCharType="begin"/>
            </w:r>
            <w:r>
              <w:rPr>
                <w:noProof/>
                <w:webHidden/>
              </w:rPr>
              <w:instrText xml:space="preserve"> PAGEREF _Toc243919269 \h </w:instrText>
            </w:r>
            <w:r>
              <w:rPr>
                <w:noProof/>
                <w:webHidden/>
              </w:rPr>
            </w:r>
            <w:r>
              <w:rPr>
                <w:noProof/>
                <w:webHidden/>
              </w:rPr>
              <w:fldChar w:fldCharType="separate"/>
            </w:r>
            <w:r>
              <w:rPr>
                <w:noProof/>
                <w:webHidden/>
              </w:rPr>
              <w:t>1</w:t>
            </w:r>
            <w:r>
              <w:rPr>
                <w:noProof/>
                <w:webHidden/>
              </w:rPr>
              <w:fldChar w:fldCharType="end"/>
            </w:r>
          </w:hyperlink>
        </w:p>
        <w:p w14:paraId="5F44FD43" w14:textId="77777777" w:rsidR="008225BC" w:rsidRDefault="008225BC">
          <w:pPr>
            <w:pStyle w:val="TOC2"/>
            <w:tabs>
              <w:tab w:val="right" w:leader="dot" w:pos="9016"/>
            </w:tabs>
            <w:rPr>
              <w:noProof/>
            </w:rPr>
          </w:pPr>
          <w:hyperlink w:anchor="_Toc243919270" w:history="1">
            <w:r w:rsidRPr="00215171">
              <w:rPr>
                <w:rStyle w:val="Hyperlink"/>
                <w:noProof/>
              </w:rPr>
              <w:t>2.6 Simulating connected COTS and coral populations</w:t>
            </w:r>
            <w:r>
              <w:rPr>
                <w:noProof/>
                <w:webHidden/>
              </w:rPr>
              <w:tab/>
            </w:r>
            <w:r>
              <w:rPr>
                <w:noProof/>
                <w:webHidden/>
              </w:rPr>
              <w:fldChar w:fldCharType="begin"/>
            </w:r>
            <w:r>
              <w:rPr>
                <w:noProof/>
                <w:webHidden/>
              </w:rPr>
              <w:instrText xml:space="preserve"> PAGEREF _Toc243919270 \h </w:instrText>
            </w:r>
            <w:r>
              <w:rPr>
                <w:noProof/>
                <w:webHidden/>
              </w:rPr>
            </w:r>
            <w:r>
              <w:rPr>
                <w:noProof/>
                <w:webHidden/>
              </w:rPr>
              <w:fldChar w:fldCharType="separate"/>
            </w:r>
            <w:r>
              <w:rPr>
                <w:noProof/>
                <w:webHidden/>
              </w:rPr>
              <w:t>1</w:t>
            </w:r>
            <w:r>
              <w:rPr>
                <w:noProof/>
                <w:webHidden/>
              </w:rPr>
              <w:fldChar w:fldCharType="end"/>
            </w:r>
          </w:hyperlink>
        </w:p>
        <w:p w14:paraId="74B4E89A" w14:textId="77777777" w:rsidR="008225BC" w:rsidRDefault="008225BC">
          <w:pPr>
            <w:pStyle w:val="TOC1"/>
            <w:tabs>
              <w:tab w:val="right" w:leader="dot" w:pos="9016"/>
            </w:tabs>
            <w:rPr>
              <w:noProof/>
            </w:rPr>
          </w:pPr>
          <w:hyperlink w:anchor="_Toc243919271" w:history="1">
            <w:r w:rsidRPr="00215171">
              <w:rPr>
                <w:rStyle w:val="Hyperlink"/>
                <w:noProof/>
              </w:rPr>
              <w:t>3. Results</w:t>
            </w:r>
            <w:r>
              <w:rPr>
                <w:noProof/>
                <w:webHidden/>
              </w:rPr>
              <w:tab/>
            </w:r>
            <w:r>
              <w:rPr>
                <w:noProof/>
                <w:webHidden/>
              </w:rPr>
              <w:fldChar w:fldCharType="begin"/>
            </w:r>
            <w:r>
              <w:rPr>
                <w:noProof/>
                <w:webHidden/>
              </w:rPr>
              <w:instrText xml:space="preserve"> PAGEREF _Toc243919271 \h </w:instrText>
            </w:r>
            <w:r>
              <w:rPr>
                <w:noProof/>
                <w:webHidden/>
              </w:rPr>
            </w:r>
            <w:r>
              <w:rPr>
                <w:noProof/>
                <w:webHidden/>
              </w:rPr>
              <w:fldChar w:fldCharType="separate"/>
            </w:r>
            <w:r>
              <w:rPr>
                <w:noProof/>
                <w:webHidden/>
              </w:rPr>
              <w:t>1</w:t>
            </w:r>
            <w:r>
              <w:rPr>
                <w:noProof/>
                <w:webHidden/>
              </w:rPr>
              <w:fldChar w:fldCharType="end"/>
            </w:r>
          </w:hyperlink>
        </w:p>
        <w:p w14:paraId="5B4C400C" w14:textId="77777777" w:rsidR="008225BC" w:rsidRDefault="008225BC">
          <w:pPr>
            <w:pStyle w:val="TOC2"/>
            <w:tabs>
              <w:tab w:val="right" w:leader="dot" w:pos="9016"/>
            </w:tabs>
            <w:rPr>
              <w:noProof/>
            </w:rPr>
          </w:pPr>
          <w:hyperlink w:anchor="_Toc243919272" w:history="1">
            <w:r w:rsidRPr="00215171">
              <w:rPr>
                <w:rStyle w:val="Hyperlink"/>
                <w:noProof/>
              </w:rPr>
              <w:t>3.1 Recent observations improve cull-site search priorities</w:t>
            </w:r>
            <w:r>
              <w:rPr>
                <w:noProof/>
                <w:webHidden/>
              </w:rPr>
              <w:tab/>
            </w:r>
            <w:r>
              <w:rPr>
                <w:noProof/>
                <w:webHidden/>
              </w:rPr>
              <w:fldChar w:fldCharType="begin"/>
            </w:r>
            <w:r>
              <w:rPr>
                <w:noProof/>
                <w:webHidden/>
              </w:rPr>
              <w:instrText xml:space="preserve"> PAGEREF _Toc243919272 \h </w:instrText>
            </w:r>
            <w:r>
              <w:rPr>
                <w:noProof/>
                <w:webHidden/>
              </w:rPr>
            </w:r>
            <w:r>
              <w:rPr>
                <w:noProof/>
                <w:webHidden/>
              </w:rPr>
              <w:fldChar w:fldCharType="separate"/>
            </w:r>
            <w:r>
              <w:rPr>
                <w:noProof/>
                <w:webHidden/>
              </w:rPr>
              <w:t>1</w:t>
            </w:r>
            <w:r>
              <w:rPr>
                <w:noProof/>
                <w:webHidden/>
              </w:rPr>
              <w:fldChar w:fldCharType="end"/>
            </w:r>
          </w:hyperlink>
        </w:p>
        <w:p w14:paraId="1741FFFA" w14:textId="77777777" w:rsidR="008225BC" w:rsidRDefault="008225BC">
          <w:pPr>
            <w:pStyle w:val="TOC3"/>
            <w:tabs>
              <w:tab w:val="right" w:leader="dot" w:pos="9016"/>
            </w:tabs>
            <w:rPr>
              <w:noProof/>
            </w:rPr>
          </w:pPr>
          <w:hyperlink w:anchor="_Toc243919273" w:history="1">
            <w:r w:rsidRPr="00215171">
              <w:rPr>
                <w:rStyle w:val="Hyperlink"/>
                <w:noProof/>
              </w:rPr>
              <w:t>3.1.1 Retaining dives above the ecological target</w:t>
            </w:r>
            <w:r>
              <w:rPr>
                <w:noProof/>
                <w:webHidden/>
              </w:rPr>
              <w:tab/>
            </w:r>
            <w:r>
              <w:rPr>
                <w:noProof/>
                <w:webHidden/>
              </w:rPr>
              <w:fldChar w:fldCharType="begin"/>
            </w:r>
            <w:r>
              <w:rPr>
                <w:noProof/>
                <w:webHidden/>
              </w:rPr>
              <w:instrText xml:space="preserve"> PAGEREF _Toc243919273 \h </w:instrText>
            </w:r>
            <w:r>
              <w:rPr>
                <w:noProof/>
                <w:webHidden/>
              </w:rPr>
            </w:r>
            <w:r>
              <w:rPr>
                <w:noProof/>
                <w:webHidden/>
              </w:rPr>
              <w:fldChar w:fldCharType="separate"/>
            </w:r>
            <w:r>
              <w:rPr>
                <w:noProof/>
                <w:webHidden/>
              </w:rPr>
              <w:t>1</w:t>
            </w:r>
            <w:r>
              <w:rPr>
                <w:noProof/>
                <w:webHidden/>
              </w:rPr>
              <w:fldChar w:fldCharType="end"/>
            </w:r>
          </w:hyperlink>
        </w:p>
        <w:p w14:paraId="5A05D7B6" w14:textId="77777777" w:rsidR="008225BC" w:rsidRDefault="008225BC">
          <w:pPr>
            <w:pStyle w:val="TOC3"/>
            <w:tabs>
              <w:tab w:val="right" w:leader="dot" w:pos="9016"/>
            </w:tabs>
            <w:rPr>
              <w:noProof/>
            </w:rPr>
          </w:pPr>
          <w:hyperlink w:anchor="_Toc243919274" w:history="1">
            <w:r w:rsidRPr="00215171">
              <w:rPr>
                <w:rStyle w:val="Hyperlink"/>
                <w:noProof/>
              </w:rPr>
              <w:t>3.1.2 Habitat supplies a first search order where recent observations are missing</w:t>
            </w:r>
            <w:r>
              <w:rPr>
                <w:noProof/>
                <w:webHidden/>
              </w:rPr>
              <w:tab/>
            </w:r>
            <w:r>
              <w:rPr>
                <w:noProof/>
                <w:webHidden/>
              </w:rPr>
              <w:fldChar w:fldCharType="begin"/>
            </w:r>
            <w:r>
              <w:rPr>
                <w:noProof/>
                <w:webHidden/>
              </w:rPr>
              <w:instrText xml:space="preserve"> PAGEREF _Toc243919274 \h </w:instrText>
            </w:r>
            <w:r>
              <w:rPr>
                <w:noProof/>
                <w:webHidden/>
              </w:rPr>
            </w:r>
            <w:r>
              <w:rPr>
                <w:noProof/>
                <w:webHidden/>
              </w:rPr>
              <w:fldChar w:fldCharType="separate"/>
            </w:r>
            <w:r>
              <w:rPr>
                <w:noProof/>
                <w:webHidden/>
              </w:rPr>
              <w:t>1</w:t>
            </w:r>
            <w:r>
              <w:rPr>
                <w:noProof/>
                <w:webHidden/>
              </w:rPr>
              <w:fldChar w:fldCharType="end"/>
            </w:r>
          </w:hyperlink>
        </w:p>
        <w:p w14:paraId="2D313C4E" w14:textId="77777777" w:rsidR="008225BC" w:rsidRDefault="008225BC">
          <w:pPr>
            <w:pStyle w:val="TOC2"/>
            <w:tabs>
              <w:tab w:val="right" w:leader="dot" w:pos="9016"/>
            </w:tabs>
            <w:rPr>
              <w:noProof/>
            </w:rPr>
          </w:pPr>
          <w:hyperlink w:anchor="_Toc243919275" w:history="1">
            <w:r w:rsidRPr="00215171">
              <w:rPr>
                <w:rStyle w:val="Hyperlink"/>
                <w:noProof/>
              </w:rPr>
              <w:t>3.2 Evenly spaced manta tows retain better coverage</w:t>
            </w:r>
            <w:r>
              <w:rPr>
                <w:noProof/>
                <w:webHidden/>
              </w:rPr>
              <w:tab/>
            </w:r>
            <w:r>
              <w:rPr>
                <w:noProof/>
                <w:webHidden/>
              </w:rPr>
              <w:fldChar w:fldCharType="begin"/>
            </w:r>
            <w:r>
              <w:rPr>
                <w:noProof/>
                <w:webHidden/>
              </w:rPr>
              <w:instrText xml:space="preserve"> PAGEREF _Toc243919275 \h </w:instrText>
            </w:r>
            <w:r>
              <w:rPr>
                <w:noProof/>
                <w:webHidden/>
              </w:rPr>
            </w:r>
            <w:r>
              <w:rPr>
                <w:noProof/>
                <w:webHidden/>
              </w:rPr>
              <w:fldChar w:fldCharType="separate"/>
            </w:r>
            <w:r>
              <w:rPr>
                <w:noProof/>
                <w:webHidden/>
              </w:rPr>
              <w:t>1</w:t>
            </w:r>
            <w:r>
              <w:rPr>
                <w:noProof/>
                <w:webHidden/>
              </w:rPr>
              <w:fldChar w:fldCharType="end"/>
            </w:r>
          </w:hyperlink>
        </w:p>
        <w:p w14:paraId="54E35859" w14:textId="77777777" w:rsidR="008225BC" w:rsidRDefault="008225BC">
          <w:pPr>
            <w:pStyle w:val="TOC2"/>
            <w:tabs>
              <w:tab w:val="right" w:leader="dot" w:pos="9016"/>
            </w:tabs>
            <w:rPr>
              <w:noProof/>
            </w:rPr>
          </w:pPr>
          <w:hyperlink w:anchor="_Toc243919276" w:history="1">
            <w:r w:rsidRPr="00215171">
              <w:rPr>
                <w:rStyle w:val="Hyperlink"/>
                <w:noProof/>
              </w:rPr>
              <w:t>3.3 The 2027 products combine priorities with exploration</w:t>
            </w:r>
            <w:r>
              <w:rPr>
                <w:noProof/>
                <w:webHidden/>
              </w:rPr>
              <w:tab/>
            </w:r>
            <w:r>
              <w:rPr>
                <w:noProof/>
                <w:webHidden/>
              </w:rPr>
              <w:fldChar w:fldCharType="begin"/>
            </w:r>
            <w:r>
              <w:rPr>
                <w:noProof/>
                <w:webHidden/>
              </w:rPr>
              <w:instrText xml:space="preserve"> PAGEREF _Toc243919276 \h </w:instrText>
            </w:r>
            <w:r>
              <w:rPr>
                <w:noProof/>
                <w:webHidden/>
              </w:rPr>
            </w:r>
            <w:r>
              <w:rPr>
                <w:noProof/>
                <w:webHidden/>
              </w:rPr>
              <w:fldChar w:fldCharType="separate"/>
            </w:r>
            <w:r>
              <w:rPr>
                <w:noProof/>
                <w:webHidden/>
              </w:rPr>
              <w:t>1</w:t>
            </w:r>
            <w:r>
              <w:rPr>
                <w:noProof/>
                <w:webHidden/>
              </w:rPr>
              <w:fldChar w:fldCharType="end"/>
            </w:r>
          </w:hyperlink>
        </w:p>
        <w:p w14:paraId="30C12A45" w14:textId="77777777" w:rsidR="008225BC" w:rsidRDefault="008225BC">
          <w:pPr>
            <w:pStyle w:val="TOC2"/>
            <w:tabs>
              <w:tab w:val="right" w:leader="dot" w:pos="9016"/>
            </w:tabs>
            <w:rPr>
              <w:noProof/>
            </w:rPr>
          </w:pPr>
          <w:hyperlink w:anchor="_Toc243919277" w:history="1">
            <w:r w:rsidRPr="00215171">
              <w:rPr>
                <w:rStyle w:val="Hyperlink"/>
                <w:noProof/>
              </w:rPr>
              <w:t>3.4 Preliminary larval dispersal patterns vary across the reef cluster</w:t>
            </w:r>
            <w:r>
              <w:rPr>
                <w:noProof/>
                <w:webHidden/>
              </w:rPr>
              <w:tab/>
            </w:r>
            <w:r>
              <w:rPr>
                <w:noProof/>
                <w:webHidden/>
              </w:rPr>
              <w:fldChar w:fldCharType="begin"/>
            </w:r>
            <w:r>
              <w:rPr>
                <w:noProof/>
                <w:webHidden/>
              </w:rPr>
              <w:instrText xml:space="preserve"> PAGEREF _Toc243919277 \h </w:instrText>
            </w:r>
            <w:r>
              <w:rPr>
                <w:noProof/>
                <w:webHidden/>
              </w:rPr>
            </w:r>
            <w:r>
              <w:rPr>
                <w:noProof/>
                <w:webHidden/>
              </w:rPr>
              <w:fldChar w:fldCharType="separate"/>
            </w:r>
            <w:r>
              <w:rPr>
                <w:noProof/>
                <w:webHidden/>
              </w:rPr>
              <w:t>1</w:t>
            </w:r>
            <w:r>
              <w:rPr>
                <w:noProof/>
                <w:webHidden/>
              </w:rPr>
              <w:fldChar w:fldCharType="end"/>
            </w:r>
          </w:hyperlink>
        </w:p>
        <w:p w14:paraId="7D7F6E08" w14:textId="77777777" w:rsidR="008225BC" w:rsidRDefault="008225BC">
          <w:pPr>
            <w:pStyle w:val="TOC2"/>
            <w:tabs>
              <w:tab w:val="right" w:leader="dot" w:pos="9016"/>
            </w:tabs>
            <w:rPr>
              <w:noProof/>
            </w:rPr>
          </w:pPr>
          <w:hyperlink w:anchor="_Toc243919278" w:history="1">
            <w:r w:rsidRPr="00215171">
              <w:rPr>
                <w:rStyle w:val="Hyperlink"/>
                <w:noProof/>
              </w:rPr>
              <w:t>3.5 Historical COTS and coral dynamics provide a basis for testing control strategies</w:t>
            </w:r>
            <w:r>
              <w:rPr>
                <w:noProof/>
                <w:webHidden/>
              </w:rPr>
              <w:tab/>
            </w:r>
            <w:r>
              <w:rPr>
                <w:noProof/>
                <w:webHidden/>
              </w:rPr>
              <w:fldChar w:fldCharType="begin"/>
            </w:r>
            <w:r>
              <w:rPr>
                <w:noProof/>
                <w:webHidden/>
              </w:rPr>
              <w:instrText xml:space="preserve"> PAGEREF _Toc243919278 \h </w:instrText>
            </w:r>
            <w:r>
              <w:rPr>
                <w:noProof/>
                <w:webHidden/>
              </w:rPr>
            </w:r>
            <w:r>
              <w:rPr>
                <w:noProof/>
                <w:webHidden/>
              </w:rPr>
              <w:fldChar w:fldCharType="separate"/>
            </w:r>
            <w:r>
              <w:rPr>
                <w:noProof/>
                <w:webHidden/>
              </w:rPr>
              <w:t>1</w:t>
            </w:r>
            <w:r>
              <w:rPr>
                <w:noProof/>
                <w:webHidden/>
              </w:rPr>
              <w:fldChar w:fldCharType="end"/>
            </w:r>
          </w:hyperlink>
        </w:p>
        <w:p w14:paraId="1CAD285D" w14:textId="77777777" w:rsidR="008225BC" w:rsidRDefault="008225BC">
          <w:pPr>
            <w:pStyle w:val="TOC1"/>
            <w:tabs>
              <w:tab w:val="right" w:leader="dot" w:pos="9016"/>
            </w:tabs>
            <w:rPr>
              <w:noProof/>
            </w:rPr>
          </w:pPr>
          <w:hyperlink w:anchor="_Toc243919279" w:history="1">
            <w:r w:rsidRPr="00215171">
              <w:rPr>
                <w:rStyle w:val="Hyperlink"/>
                <w:noProof/>
              </w:rPr>
              <w:t>4. Implications for management</w:t>
            </w:r>
            <w:r>
              <w:rPr>
                <w:noProof/>
                <w:webHidden/>
              </w:rPr>
              <w:tab/>
            </w:r>
            <w:r>
              <w:rPr>
                <w:noProof/>
                <w:webHidden/>
              </w:rPr>
              <w:fldChar w:fldCharType="begin"/>
            </w:r>
            <w:r>
              <w:rPr>
                <w:noProof/>
                <w:webHidden/>
              </w:rPr>
              <w:instrText xml:space="preserve"> PAGEREF _Toc243919279 \h </w:instrText>
            </w:r>
            <w:r>
              <w:rPr>
                <w:noProof/>
                <w:webHidden/>
              </w:rPr>
            </w:r>
            <w:r>
              <w:rPr>
                <w:noProof/>
                <w:webHidden/>
              </w:rPr>
              <w:fldChar w:fldCharType="separate"/>
            </w:r>
            <w:r>
              <w:rPr>
                <w:noProof/>
                <w:webHidden/>
              </w:rPr>
              <w:t>1</w:t>
            </w:r>
            <w:r>
              <w:rPr>
                <w:noProof/>
                <w:webHidden/>
              </w:rPr>
              <w:fldChar w:fldCharType="end"/>
            </w:r>
          </w:hyperlink>
        </w:p>
        <w:p w14:paraId="39F22A36" w14:textId="77777777" w:rsidR="008225BC" w:rsidRDefault="008225BC">
          <w:pPr>
            <w:pStyle w:val="TOC2"/>
            <w:tabs>
              <w:tab w:val="right" w:leader="dot" w:pos="9016"/>
            </w:tabs>
            <w:rPr>
              <w:noProof/>
            </w:rPr>
          </w:pPr>
          <w:hyperlink w:anchor="_Toc243919280" w:history="1">
            <w:r w:rsidRPr="00215171">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_Toc243919280 \h </w:instrText>
            </w:r>
            <w:r>
              <w:rPr>
                <w:noProof/>
                <w:webHidden/>
              </w:rPr>
            </w:r>
            <w:r>
              <w:rPr>
                <w:noProof/>
                <w:webHidden/>
              </w:rPr>
              <w:fldChar w:fldCharType="separate"/>
            </w:r>
            <w:r>
              <w:rPr>
                <w:noProof/>
                <w:webHidden/>
              </w:rPr>
              <w:t>1</w:t>
            </w:r>
            <w:r>
              <w:rPr>
                <w:noProof/>
                <w:webHidden/>
              </w:rPr>
              <w:fldChar w:fldCharType="end"/>
            </w:r>
          </w:hyperlink>
        </w:p>
        <w:p w14:paraId="1A4A3CD3" w14:textId="77777777" w:rsidR="008225BC" w:rsidRDefault="008225BC">
          <w:pPr>
            <w:pStyle w:val="TOC2"/>
            <w:tabs>
              <w:tab w:val="right" w:leader="dot" w:pos="9016"/>
            </w:tabs>
            <w:rPr>
              <w:noProof/>
            </w:rPr>
          </w:pPr>
          <w:hyperlink w:anchor="_Toc243919281" w:history="1">
            <w:r w:rsidRPr="00215171">
              <w:rPr>
                <w:rStyle w:val="Hyperlink"/>
                <w:noProof/>
              </w:rPr>
              <w:t>4.2 Maintaining coverage during manta surveillance</w:t>
            </w:r>
            <w:r>
              <w:rPr>
                <w:noProof/>
                <w:webHidden/>
              </w:rPr>
              <w:tab/>
            </w:r>
            <w:r>
              <w:rPr>
                <w:noProof/>
                <w:webHidden/>
              </w:rPr>
              <w:fldChar w:fldCharType="begin"/>
            </w:r>
            <w:r>
              <w:rPr>
                <w:noProof/>
                <w:webHidden/>
              </w:rPr>
              <w:instrText xml:space="preserve"> PAGEREF _Toc243919281 \h </w:instrText>
            </w:r>
            <w:r>
              <w:rPr>
                <w:noProof/>
                <w:webHidden/>
              </w:rPr>
            </w:r>
            <w:r>
              <w:rPr>
                <w:noProof/>
                <w:webHidden/>
              </w:rPr>
              <w:fldChar w:fldCharType="separate"/>
            </w:r>
            <w:r>
              <w:rPr>
                <w:noProof/>
                <w:webHidden/>
              </w:rPr>
              <w:t>1</w:t>
            </w:r>
            <w:r>
              <w:rPr>
                <w:noProof/>
                <w:webHidden/>
              </w:rPr>
              <w:fldChar w:fldCharType="end"/>
            </w:r>
          </w:hyperlink>
        </w:p>
        <w:p w14:paraId="2D0C3103" w14:textId="77777777" w:rsidR="008225BC" w:rsidRDefault="008225BC">
          <w:pPr>
            <w:pStyle w:val="TOC2"/>
            <w:tabs>
              <w:tab w:val="right" w:leader="dot" w:pos="9016"/>
            </w:tabs>
            <w:rPr>
              <w:noProof/>
            </w:rPr>
          </w:pPr>
          <w:hyperlink w:anchor="_Toc243919282" w:history="1">
            <w:r w:rsidRPr="00215171">
              <w:rPr>
                <w:rStyle w:val="Hyperlink"/>
                <w:noProof/>
              </w:rPr>
              <w:t>4.3 Assessing the culling program from 2012 to the present and beyond</w:t>
            </w:r>
            <w:r>
              <w:rPr>
                <w:noProof/>
                <w:webHidden/>
              </w:rPr>
              <w:tab/>
            </w:r>
            <w:r>
              <w:rPr>
                <w:noProof/>
                <w:webHidden/>
              </w:rPr>
              <w:fldChar w:fldCharType="begin"/>
            </w:r>
            <w:r>
              <w:rPr>
                <w:noProof/>
                <w:webHidden/>
              </w:rPr>
              <w:instrText xml:space="preserve"> PAGEREF _Toc243919282 \h </w:instrText>
            </w:r>
            <w:r>
              <w:rPr>
                <w:noProof/>
                <w:webHidden/>
              </w:rPr>
            </w:r>
            <w:r>
              <w:rPr>
                <w:noProof/>
                <w:webHidden/>
              </w:rPr>
              <w:fldChar w:fldCharType="separate"/>
            </w:r>
            <w:r>
              <w:rPr>
                <w:noProof/>
                <w:webHidden/>
              </w:rPr>
              <w:t>1</w:t>
            </w:r>
            <w:r>
              <w:rPr>
                <w:noProof/>
                <w:webHidden/>
              </w:rPr>
              <w:fldChar w:fldCharType="end"/>
            </w:r>
          </w:hyperlink>
        </w:p>
        <w:p w14:paraId="47C10912" w14:textId="77777777" w:rsidR="008225BC" w:rsidRDefault="008225BC">
          <w:pPr>
            <w:pStyle w:val="TOC2"/>
            <w:tabs>
              <w:tab w:val="right" w:leader="dot" w:pos="9016"/>
            </w:tabs>
            <w:rPr>
              <w:noProof/>
            </w:rPr>
          </w:pPr>
          <w:hyperlink w:anchor="_Toc243919283" w:history="1">
            <w:r w:rsidRPr="00215171">
              <w:rPr>
                <w:rStyle w:val="Hyperlink"/>
                <w:noProof/>
              </w:rPr>
              <w:t>4.4 Projecting suppression of the fifth primary irruption wave</w:t>
            </w:r>
            <w:r>
              <w:rPr>
                <w:noProof/>
                <w:webHidden/>
              </w:rPr>
              <w:tab/>
            </w:r>
            <w:r>
              <w:rPr>
                <w:noProof/>
                <w:webHidden/>
              </w:rPr>
              <w:fldChar w:fldCharType="begin"/>
            </w:r>
            <w:r>
              <w:rPr>
                <w:noProof/>
                <w:webHidden/>
              </w:rPr>
              <w:instrText xml:space="preserve"> PAGEREF _Toc243919283 \h </w:instrText>
            </w:r>
            <w:r>
              <w:rPr>
                <w:noProof/>
                <w:webHidden/>
              </w:rPr>
            </w:r>
            <w:r>
              <w:rPr>
                <w:noProof/>
                <w:webHidden/>
              </w:rPr>
              <w:fldChar w:fldCharType="separate"/>
            </w:r>
            <w:r>
              <w:rPr>
                <w:noProof/>
                <w:webHidden/>
              </w:rPr>
              <w:t>1</w:t>
            </w:r>
            <w:r>
              <w:rPr>
                <w:noProof/>
                <w:webHidden/>
              </w:rPr>
              <w:fldChar w:fldCharType="end"/>
            </w:r>
          </w:hyperlink>
        </w:p>
        <w:p w14:paraId="5385CE3B" w14:textId="77777777" w:rsidR="008225BC" w:rsidRDefault="008225BC">
          <w:pPr>
            <w:pStyle w:val="TOC2"/>
            <w:tabs>
              <w:tab w:val="right" w:leader="dot" w:pos="9016"/>
            </w:tabs>
            <w:rPr>
              <w:noProof/>
            </w:rPr>
          </w:pPr>
          <w:hyperlink w:anchor="_Toc243919284" w:history="1">
            <w:r w:rsidRPr="00215171">
              <w:rPr>
                <w:rStyle w:val="Hyperlink"/>
                <w:noProof/>
              </w:rPr>
              <w:t>4.5 Monitoring operational performance</w:t>
            </w:r>
            <w:r>
              <w:rPr>
                <w:noProof/>
                <w:webHidden/>
              </w:rPr>
              <w:tab/>
            </w:r>
            <w:r>
              <w:rPr>
                <w:noProof/>
                <w:webHidden/>
              </w:rPr>
              <w:fldChar w:fldCharType="begin"/>
            </w:r>
            <w:r>
              <w:rPr>
                <w:noProof/>
                <w:webHidden/>
              </w:rPr>
              <w:instrText xml:space="preserve"> PAGEREF _Toc243919284 \h </w:instrText>
            </w:r>
            <w:r>
              <w:rPr>
                <w:noProof/>
                <w:webHidden/>
              </w:rPr>
            </w:r>
            <w:r>
              <w:rPr>
                <w:noProof/>
                <w:webHidden/>
              </w:rPr>
              <w:fldChar w:fldCharType="separate"/>
            </w:r>
            <w:r>
              <w:rPr>
                <w:noProof/>
                <w:webHidden/>
              </w:rPr>
              <w:t>1</w:t>
            </w:r>
            <w:r>
              <w:rPr>
                <w:noProof/>
                <w:webHidden/>
              </w:rPr>
              <w:fldChar w:fldCharType="end"/>
            </w:r>
          </w:hyperlink>
        </w:p>
        <w:p w14:paraId="4F458D57" w14:textId="77777777" w:rsidR="008225BC" w:rsidRDefault="008225BC">
          <w:pPr>
            <w:pStyle w:val="TOC1"/>
            <w:tabs>
              <w:tab w:val="right" w:leader="dot" w:pos="9016"/>
            </w:tabs>
            <w:rPr>
              <w:noProof/>
            </w:rPr>
          </w:pPr>
          <w:hyperlink w:anchor="_Toc243919285" w:history="1">
            <w:r w:rsidRPr="00215171">
              <w:rPr>
                <w:rStyle w:val="Hyperlink"/>
                <w:noProof/>
              </w:rPr>
              <w:t>5. Limitations</w:t>
            </w:r>
            <w:r>
              <w:rPr>
                <w:noProof/>
                <w:webHidden/>
              </w:rPr>
              <w:tab/>
            </w:r>
            <w:r>
              <w:rPr>
                <w:noProof/>
                <w:webHidden/>
              </w:rPr>
              <w:fldChar w:fldCharType="begin"/>
            </w:r>
            <w:r>
              <w:rPr>
                <w:noProof/>
                <w:webHidden/>
              </w:rPr>
              <w:instrText xml:space="preserve"> PAGEREF _Toc243919285 \h </w:instrText>
            </w:r>
            <w:r>
              <w:rPr>
                <w:noProof/>
                <w:webHidden/>
              </w:rPr>
            </w:r>
            <w:r>
              <w:rPr>
                <w:noProof/>
                <w:webHidden/>
              </w:rPr>
              <w:fldChar w:fldCharType="separate"/>
            </w:r>
            <w:r>
              <w:rPr>
                <w:noProof/>
                <w:webHidden/>
              </w:rPr>
              <w:t>1</w:t>
            </w:r>
            <w:r>
              <w:rPr>
                <w:noProof/>
                <w:webHidden/>
              </w:rPr>
              <w:fldChar w:fldCharType="end"/>
            </w:r>
          </w:hyperlink>
        </w:p>
        <w:p w14:paraId="3A4C2FA0" w14:textId="77777777" w:rsidR="008225BC" w:rsidRDefault="008225BC">
          <w:pPr>
            <w:pStyle w:val="TOC1"/>
            <w:tabs>
              <w:tab w:val="right" w:leader="dot" w:pos="9016"/>
            </w:tabs>
            <w:rPr>
              <w:noProof/>
            </w:rPr>
          </w:pPr>
          <w:hyperlink w:anchor="_Toc243919286" w:history="1">
            <w:r w:rsidRPr="00215171">
              <w:rPr>
                <w:rStyle w:val="Hyperlink"/>
                <w:noProof/>
              </w:rPr>
              <w:t>6. Recommendations and next steps</w:t>
            </w:r>
            <w:r>
              <w:rPr>
                <w:noProof/>
                <w:webHidden/>
              </w:rPr>
              <w:tab/>
            </w:r>
            <w:r>
              <w:rPr>
                <w:noProof/>
                <w:webHidden/>
              </w:rPr>
              <w:fldChar w:fldCharType="begin"/>
            </w:r>
            <w:r>
              <w:rPr>
                <w:noProof/>
                <w:webHidden/>
              </w:rPr>
              <w:instrText xml:space="preserve"> PAGEREF _Toc243919286 \h </w:instrText>
            </w:r>
            <w:r>
              <w:rPr>
                <w:noProof/>
                <w:webHidden/>
              </w:rPr>
            </w:r>
            <w:r>
              <w:rPr>
                <w:noProof/>
                <w:webHidden/>
              </w:rPr>
              <w:fldChar w:fldCharType="separate"/>
            </w:r>
            <w:r>
              <w:rPr>
                <w:noProof/>
                <w:webHidden/>
              </w:rPr>
              <w:t>1</w:t>
            </w:r>
            <w:r>
              <w:rPr>
                <w:noProof/>
                <w:webHidden/>
              </w:rPr>
              <w:fldChar w:fldCharType="end"/>
            </w:r>
          </w:hyperlink>
        </w:p>
        <w:p w14:paraId="17CBF1FB" w14:textId="77777777" w:rsidR="008225BC" w:rsidRDefault="008225BC">
          <w:pPr>
            <w:pStyle w:val="TOC1"/>
            <w:tabs>
              <w:tab w:val="right" w:leader="dot" w:pos="9016"/>
            </w:tabs>
            <w:rPr>
              <w:noProof/>
            </w:rPr>
          </w:pPr>
          <w:hyperlink w:anchor="_Toc243919287" w:history="1">
            <w:r w:rsidRPr="00215171">
              <w:rPr>
                <w:rStyle w:val="Hyperlink"/>
                <w:noProof/>
              </w:rPr>
              <w:t>Acknowledgements</w:t>
            </w:r>
            <w:r>
              <w:rPr>
                <w:noProof/>
                <w:webHidden/>
              </w:rPr>
              <w:tab/>
            </w:r>
            <w:r>
              <w:rPr>
                <w:noProof/>
                <w:webHidden/>
              </w:rPr>
              <w:fldChar w:fldCharType="begin"/>
            </w:r>
            <w:r>
              <w:rPr>
                <w:noProof/>
                <w:webHidden/>
              </w:rPr>
              <w:instrText xml:space="preserve"> PAGEREF _Toc243919287 \h </w:instrText>
            </w:r>
            <w:r>
              <w:rPr>
                <w:noProof/>
                <w:webHidden/>
              </w:rPr>
            </w:r>
            <w:r>
              <w:rPr>
                <w:noProof/>
                <w:webHidden/>
              </w:rPr>
              <w:fldChar w:fldCharType="separate"/>
            </w:r>
            <w:r>
              <w:rPr>
                <w:noProof/>
                <w:webHidden/>
              </w:rPr>
              <w:t>1</w:t>
            </w:r>
            <w:r>
              <w:rPr>
                <w:noProof/>
                <w:webHidden/>
              </w:rPr>
              <w:fldChar w:fldCharType="end"/>
            </w:r>
          </w:hyperlink>
        </w:p>
        <w:p w14:paraId="060EF065" w14:textId="77777777" w:rsidR="008225BC" w:rsidRDefault="008225BC">
          <w:pPr>
            <w:pStyle w:val="TOC1"/>
            <w:tabs>
              <w:tab w:val="right" w:leader="dot" w:pos="9016"/>
            </w:tabs>
            <w:rPr>
              <w:noProof/>
            </w:rPr>
          </w:pPr>
          <w:hyperlink w:anchor="_Toc243919288" w:history="1">
            <w:r w:rsidRPr="00215171">
              <w:rPr>
                <w:rStyle w:val="Hyperlink"/>
                <w:noProof/>
              </w:rPr>
              <w:t>References</w:t>
            </w:r>
            <w:r>
              <w:rPr>
                <w:noProof/>
                <w:webHidden/>
              </w:rPr>
              <w:tab/>
            </w:r>
            <w:r>
              <w:rPr>
                <w:noProof/>
                <w:webHidden/>
              </w:rPr>
              <w:fldChar w:fldCharType="begin"/>
            </w:r>
            <w:r>
              <w:rPr>
                <w:noProof/>
                <w:webHidden/>
              </w:rPr>
              <w:instrText xml:space="preserve"> PAGEREF _Toc243919288 \h </w:instrText>
            </w:r>
            <w:r>
              <w:rPr>
                <w:noProof/>
                <w:webHidden/>
              </w:rPr>
            </w:r>
            <w:r>
              <w:rPr>
                <w:noProof/>
                <w:webHidden/>
              </w:rPr>
              <w:fldChar w:fldCharType="separate"/>
            </w:r>
            <w:r>
              <w:rPr>
                <w:noProof/>
                <w:webHidden/>
              </w:rPr>
              <w:t>1</w:t>
            </w:r>
            <w:r>
              <w:rPr>
                <w:noProof/>
                <w:webHidden/>
              </w:rPr>
              <w:fldChar w:fldCharType="end"/>
            </w:r>
          </w:hyperlink>
        </w:p>
        <w:p w14:paraId="06290DBD" w14:textId="77777777" w:rsidR="008225BC" w:rsidRDefault="008225BC">
          <w:pPr>
            <w:pStyle w:val="TOC1"/>
            <w:tabs>
              <w:tab w:val="right" w:leader="dot" w:pos="9016"/>
            </w:tabs>
            <w:rPr>
              <w:noProof/>
            </w:rPr>
          </w:pPr>
          <w:hyperlink w:anchor="_Toc243919289" w:history="1">
            <w:r w:rsidRPr="00215171">
              <w:rPr>
                <w:rStyle w:val="Hyperlink"/>
                <w:noProof/>
              </w:rPr>
              <w:t>Appendices</w:t>
            </w:r>
            <w:r>
              <w:rPr>
                <w:noProof/>
                <w:webHidden/>
              </w:rPr>
              <w:tab/>
            </w:r>
            <w:r>
              <w:rPr>
                <w:noProof/>
                <w:webHidden/>
              </w:rPr>
              <w:fldChar w:fldCharType="begin"/>
            </w:r>
            <w:r>
              <w:rPr>
                <w:noProof/>
                <w:webHidden/>
              </w:rPr>
              <w:instrText xml:space="preserve"> PAGEREF _Toc243919289 \h </w:instrText>
            </w:r>
            <w:r>
              <w:rPr>
                <w:noProof/>
                <w:webHidden/>
              </w:rPr>
            </w:r>
            <w:r>
              <w:rPr>
                <w:noProof/>
                <w:webHidden/>
              </w:rPr>
              <w:fldChar w:fldCharType="separate"/>
            </w:r>
            <w:r>
              <w:rPr>
                <w:noProof/>
                <w:webHidden/>
              </w:rPr>
              <w:t>1</w:t>
            </w:r>
            <w:r>
              <w:rPr>
                <w:noProof/>
                <w:webHidden/>
              </w:rPr>
              <w:fldChar w:fldCharType="end"/>
            </w:r>
          </w:hyperlink>
        </w:p>
        <w:p w14:paraId="7000C43A" w14:textId="77777777" w:rsidR="008225BC" w:rsidRDefault="008225BC">
          <w:pPr>
            <w:pStyle w:val="TOC2"/>
            <w:tabs>
              <w:tab w:val="right" w:leader="dot" w:pos="9016"/>
            </w:tabs>
            <w:rPr>
              <w:noProof/>
            </w:rPr>
          </w:pPr>
          <w:hyperlink w:anchor="_Toc243919290" w:history="1">
            <w:r w:rsidRPr="00215171">
              <w:rPr>
                <w:rStyle w:val="Hyperlink"/>
                <w:noProof/>
              </w:rPr>
              <w:t>Appendix A: Delivered layers and products</w:t>
            </w:r>
            <w:r>
              <w:rPr>
                <w:noProof/>
                <w:webHidden/>
              </w:rPr>
              <w:tab/>
            </w:r>
            <w:r>
              <w:rPr>
                <w:noProof/>
                <w:webHidden/>
              </w:rPr>
              <w:fldChar w:fldCharType="begin"/>
            </w:r>
            <w:r>
              <w:rPr>
                <w:noProof/>
                <w:webHidden/>
              </w:rPr>
              <w:instrText xml:space="preserve"> PAGEREF _Toc243919290 \h </w:instrText>
            </w:r>
            <w:r>
              <w:rPr>
                <w:noProof/>
                <w:webHidden/>
              </w:rPr>
            </w:r>
            <w:r>
              <w:rPr>
                <w:noProof/>
                <w:webHidden/>
              </w:rPr>
              <w:fldChar w:fldCharType="separate"/>
            </w:r>
            <w:r>
              <w:rPr>
                <w:noProof/>
                <w:webHidden/>
              </w:rPr>
              <w:t>1</w:t>
            </w:r>
            <w:r>
              <w:rPr>
                <w:noProof/>
                <w:webHidden/>
              </w:rPr>
              <w:fldChar w:fldCharType="end"/>
            </w:r>
          </w:hyperlink>
        </w:p>
        <w:p w14:paraId="6874EA97" w14:textId="77777777" w:rsidR="008225BC" w:rsidRDefault="008225BC">
          <w:pPr>
            <w:pStyle w:val="TOC2"/>
            <w:tabs>
              <w:tab w:val="right" w:leader="dot" w:pos="9016"/>
            </w:tabs>
            <w:rPr>
              <w:noProof/>
            </w:rPr>
          </w:pPr>
          <w:hyperlink w:anchor="_Toc243919291" w:history="1">
            <w:r w:rsidRPr="00215171">
              <w:rPr>
                <w:rStyle w:val="Hyperlink"/>
                <w:noProof/>
              </w:rPr>
              <w:t>Appendix B: Predictors</w:t>
            </w:r>
            <w:r>
              <w:rPr>
                <w:noProof/>
                <w:webHidden/>
              </w:rPr>
              <w:tab/>
            </w:r>
            <w:r>
              <w:rPr>
                <w:noProof/>
                <w:webHidden/>
              </w:rPr>
              <w:fldChar w:fldCharType="begin"/>
            </w:r>
            <w:r>
              <w:rPr>
                <w:noProof/>
                <w:webHidden/>
              </w:rPr>
              <w:instrText xml:space="preserve"> PAGEREF _Toc243919291 \h </w:instrText>
            </w:r>
            <w:r>
              <w:rPr>
                <w:noProof/>
                <w:webHidden/>
              </w:rPr>
            </w:r>
            <w:r>
              <w:rPr>
                <w:noProof/>
                <w:webHidden/>
              </w:rPr>
              <w:fldChar w:fldCharType="separate"/>
            </w:r>
            <w:r>
              <w:rPr>
                <w:noProof/>
                <w:webHidden/>
              </w:rPr>
              <w:t>1</w:t>
            </w:r>
            <w:r>
              <w:rPr>
                <w:noProof/>
                <w:webHidden/>
              </w:rPr>
              <w:fldChar w:fldCharType="end"/>
            </w:r>
          </w:hyperlink>
        </w:p>
        <w:p w14:paraId="68589711" w14:textId="77777777" w:rsidR="008225BC" w:rsidRDefault="008225BC">
          <w:pPr>
            <w:pStyle w:val="TOC2"/>
            <w:tabs>
              <w:tab w:val="right" w:leader="dot" w:pos="9016"/>
            </w:tabs>
            <w:rPr>
              <w:noProof/>
            </w:rPr>
          </w:pPr>
          <w:hyperlink w:anchor="_Toc243919292" w:history="1">
            <w:r w:rsidRPr="00215171">
              <w:rPr>
                <w:rStyle w:val="Hyperlink"/>
                <w:noProof/>
              </w:rPr>
              <w:t>Appendix C: HMSC joint model</w:t>
            </w:r>
            <w:r>
              <w:rPr>
                <w:noProof/>
                <w:webHidden/>
              </w:rPr>
              <w:tab/>
            </w:r>
            <w:r>
              <w:rPr>
                <w:noProof/>
                <w:webHidden/>
              </w:rPr>
              <w:fldChar w:fldCharType="begin"/>
            </w:r>
            <w:r>
              <w:rPr>
                <w:noProof/>
                <w:webHidden/>
              </w:rPr>
              <w:instrText xml:space="preserve"> PAGEREF _Toc243919292 \h </w:instrText>
            </w:r>
            <w:r>
              <w:rPr>
                <w:noProof/>
                <w:webHidden/>
              </w:rPr>
            </w:r>
            <w:r>
              <w:rPr>
                <w:noProof/>
                <w:webHidden/>
              </w:rPr>
              <w:fldChar w:fldCharType="separate"/>
            </w:r>
            <w:r>
              <w:rPr>
                <w:noProof/>
                <w:webHidden/>
              </w:rPr>
              <w:t>1</w:t>
            </w:r>
            <w:r>
              <w:rPr>
                <w:noProof/>
                <w:webHidden/>
              </w:rPr>
              <w:fldChar w:fldCharType="end"/>
            </w:r>
          </w:hyperlink>
        </w:p>
        <w:p w14:paraId="29A85CD1" w14:textId="77777777" w:rsidR="008225BC" w:rsidRDefault="008225BC">
          <w:pPr>
            <w:pStyle w:val="TOC2"/>
            <w:tabs>
              <w:tab w:val="right" w:leader="dot" w:pos="9016"/>
            </w:tabs>
            <w:rPr>
              <w:noProof/>
            </w:rPr>
          </w:pPr>
          <w:hyperlink w:anchor="_Toc243919293" w:history="1">
            <w:r w:rsidRPr="00215171">
              <w:rPr>
                <w:rStyle w:val="Hyperlink"/>
                <w:noProof/>
              </w:rPr>
              <w:t>Appendix D: Supplementary validation</w:t>
            </w:r>
            <w:r>
              <w:rPr>
                <w:noProof/>
                <w:webHidden/>
              </w:rPr>
              <w:tab/>
            </w:r>
            <w:r>
              <w:rPr>
                <w:noProof/>
                <w:webHidden/>
              </w:rPr>
              <w:fldChar w:fldCharType="begin"/>
            </w:r>
            <w:r>
              <w:rPr>
                <w:noProof/>
                <w:webHidden/>
              </w:rPr>
              <w:instrText xml:space="preserve"> PAGEREF _Toc243919293 \h </w:instrText>
            </w:r>
            <w:r>
              <w:rPr>
                <w:noProof/>
                <w:webHidden/>
              </w:rPr>
            </w:r>
            <w:r>
              <w:rPr>
                <w:noProof/>
                <w:webHidden/>
              </w:rPr>
              <w:fldChar w:fldCharType="separate"/>
            </w:r>
            <w:r>
              <w:rPr>
                <w:noProof/>
                <w:webHidden/>
              </w:rPr>
              <w:t>1</w:t>
            </w:r>
            <w:r>
              <w:rPr>
                <w:noProof/>
                <w:webHidden/>
              </w:rPr>
              <w:fldChar w:fldCharType="end"/>
            </w:r>
          </w:hyperlink>
        </w:p>
        <w:p w14:paraId="3AFD7825" w14:textId="77777777" w:rsidR="008225BC" w:rsidRDefault="008225BC">
          <w:pPr>
            <w:pStyle w:val="TOC2"/>
            <w:tabs>
              <w:tab w:val="right" w:leader="dot" w:pos="9016"/>
            </w:tabs>
            <w:rPr>
              <w:noProof/>
            </w:rPr>
          </w:pPr>
          <w:hyperlink w:anchor="_Toc243919294" w:history="1">
            <w:r w:rsidRPr="00215171">
              <w:rPr>
                <w:rStyle w:val="Hyperlink"/>
                <w:noProof/>
              </w:rPr>
              <w:t>Appendix E: Alignment with the CCIP-BR-13 Work Plan</w:t>
            </w:r>
            <w:r>
              <w:rPr>
                <w:noProof/>
                <w:webHidden/>
              </w:rPr>
              <w:tab/>
            </w:r>
            <w:r>
              <w:rPr>
                <w:noProof/>
                <w:webHidden/>
              </w:rPr>
              <w:fldChar w:fldCharType="begin"/>
            </w:r>
            <w:r>
              <w:rPr>
                <w:noProof/>
                <w:webHidden/>
              </w:rPr>
              <w:instrText xml:space="preserve"> PAGEREF _Toc243919294 \h </w:instrText>
            </w:r>
            <w:r>
              <w:rPr>
                <w:noProof/>
                <w:webHidden/>
              </w:rPr>
            </w:r>
            <w:r>
              <w:rPr>
                <w:noProof/>
                <w:webHidden/>
              </w:rPr>
              <w:fldChar w:fldCharType="separate"/>
            </w:r>
            <w:r>
              <w:rPr>
                <w:noProof/>
                <w:webHidden/>
              </w:rPr>
              <w:t>1</w:t>
            </w:r>
            <w:r>
              <w:rPr>
                <w:noProof/>
                <w:webHidden/>
              </w:rPr>
              <w:fldChar w:fldCharType="end"/>
            </w:r>
          </w:hyperlink>
        </w:p>
        <w:p w14:paraId="28F70274" w14:textId="77777777" w:rsidR="008225BC" w:rsidRDefault="008225BC">
          <w:pPr>
            <w:pStyle w:val="TOC2"/>
            <w:tabs>
              <w:tab w:val="right" w:leader="dot" w:pos="9016"/>
            </w:tabs>
            <w:rPr>
              <w:noProof/>
            </w:rPr>
          </w:pPr>
          <w:hyperlink w:anchor="_Toc243919295" w:history="1">
            <w:r w:rsidRPr="00215171">
              <w:rPr>
                <w:rStyle w:val="Hyperlink"/>
                <w:noProof/>
              </w:rPr>
              <w:t>Appendix F: Reproducibility</w:t>
            </w:r>
            <w:r>
              <w:rPr>
                <w:noProof/>
                <w:webHidden/>
              </w:rPr>
              <w:tab/>
            </w:r>
            <w:r>
              <w:rPr>
                <w:noProof/>
                <w:webHidden/>
              </w:rPr>
              <w:fldChar w:fldCharType="begin"/>
            </w:r>
            <w:r>
              <w:rPr>
                <w:noProof/>
                <w:webHidden/>
              </w:rPr>
              <w:instrText xml:space="preserve"> PAGEREF _Toc243919295 \h </w:instrText>
            </w:r>
            <w:r>
              <w:rPr>
                <w:noProof/>
                <w:webHidden/>
              </w:rPr>
            </w:r>
            <w:r>
              <w:rPr>
                <w:noProof/>
                <w:webHidden/>
              </w:rPr>
              <w:fldChar w:fldCharType="separate"/>
            </w:r>
            <w:r>
              <w:rPr>
                <w:noProof/>
                <w:webHidden/>
              </w:rPr>
              <w:t>1</w:t>
            </w:r>
            <w:r>
              <w:rPr>
                <w:noProof/>
                <w:webHidden/>
              </w:rPr>
              <w:fldChar w:fldCharType="end"/>
            </w:r>
          </w:hyperlink>
        </w:p>
        <w:p w14:paraId="2725DBE8" w14:textId="77777777" w:rsidR="008225BC" w:rsidRDefault="008225BC">
          <w:pPr>
            <w:pStyle w:val="TOC2"/>
            <w:tabs>
              <w:tab w:val="right" w:leader="dot" w:pos="9016"/>
            </w:tabs>
            <w:rPr>
              <w:noProof/>
            </w:rPr>
          </w:pPr>
          <w:hyperlink w:anchor="_Toc243919296" w:history="1">
            <w:r w:rsidRPr="00215171">
              <w:rPr>
                <w:rStyle w:val="Hyperlink"/>
                <w:noProof/>
              </w:rPr>
              <w:t>Appendix G: Detailed model specification and evaluation</w:t>
            </w:r>
            <w:r>
              <w:rPr>
                <w:noProof/>
                <w:webHidden/>
              </w:rPr>
              <w:tab/>
            </w:r>
            <w:r>
              <w:rPr>
                <w:noProof/>
                <w:webHidden/>
              </w:rPr>
              <w:fldChar w:fldCharType="begin"/>
            </w:r>
            <w:r>
              <w:rPr>
                <w:noProof/>
                <w:webHidden/>
              </w:rPr>
              <w:instrText xml:space="preserve"> PAGEREF _Toc243919296 \h </w:instrText>
            </w:r>
            <w:r>
              <w:rPr>
                <w:noProof/>
                <w:webHidden/>
              </w:rPr>
            </w:r>
            <w:r>
              <w:rPr>
                <w:noProof/>
                <w:webHidden/>
              </w:rPr>
              <w:fldChar w:fldCharType="separate"/>
            </w:r>
            <w:r>
              <w:rPr>
                <w:noProof/>
                <w:webHidden/>
              </w:rPr>
              <w:t>1</w:t>
            </w:r>
            <w:r>
              <w:rPr>
                <w:noProof/>
                <w:webHidden/>
              </w:rPr>
              <w:fldChar w:fldCharType="end"/>
            </w:r>
          </w:hyperlink>
        </w:p>
        <w:p w14:paraId="72721CDC" w14:textId="77777777" w:rsidR="008225BC" w:rsidRDefault="008225BC">
          <w:pPr>
            <w:pStyle w:val="TOC3"/>
            <w:tabs>
              <w:tab w:val="right" w:leader="dot" w:pos="9016"/>
            </w:tabs>
            <w:rPr>
              <w:noProof/>
            </w:rPr>
          </w:pPr>
          <w:hyperlink w:anchor="_Toc243919297" w:history="1">
            <w:r w:rsidRPr="00215171">
              <w:rPr>
                <w:rStyle w:val="Hyperlink"/>
                <w:noProof/>
              </w:rPr>
              <w:t>Data and response definitions</w:t>
            </w:r>
            <w:r>
              <w:rPr>
                <w:noProof/>
                <w:webHidden/>
              </w:rPr>
              <w:tab/>
            </w:r>
            <w:r>
              <w:rPr>
                <w:noProof/>
                <w:webHidden/>
              </w:rPr>
              <w:fldChar w:fldCharType="begin"/>
            </w:r>
            <w:r>
              <w:rPr>
                <w:noProof/>
                <w:webHidden/>
              </w:rPr>
              <w:instrText xml:space="preserve"> PAGEREF _Toc243919297 \h </w:instrText>
            </w:r>
            <w:r>
              <w:rPr>
                <w:noProof/>
                <w:webHidden/>
              </w:rPr>
            </w:r>
            <w:r>
              <w:rPr>
                <w:noProof/>
                <w:webHidden/>
              </w:rPr>
              <w:fldChar w:fldCharType="separate"/>
            </w:r>
            <w:r>
              <w:rPr>
                <w:noProof/>
                <w:webHidden/>
              </w:rPr>
              <w:t>1</w:t>
            </w:r>
            <w:r>
              <w:rPr>
                <w:noProof/>
                <w:webHidden/>
              </w:rPr>
              <w:fldChar w:fldCharType="end"/>
            </w:r>
          </w:hyperlink>
        </w:p>
        <w:p w14:paraId="1ECA0C00" w14:textId="77777777" w:rsidR="008225BC" w:rsidRDefault="008225BC">
          <w:pPr>
            <w:pStyle w:val="TOC3"/>
            <w:tabs>
              <w:tab w:val="right" w:leader="dot" w:pos="9016"/>
            </w:tabs>
            <w:rPr>
              <w:noProof/>
            </w:rPr>
          </w:pPr>
          <w:hyperlink w:anchor="_Toc243919298" w:history="1">
            <w:r w:rsidRPr="00215171">
              <w:rPr>
                <w:rStyle w:val="Hyperlink"/>
                <w:noProof/>
              </w:rPr>
              <w:t>Habitat models and mapped layers</w:t>
            </w:r>
            <w:r>
              <w:rPr>
                <w:noProof/>
                <w:webHidden/>
              </w:rPr>
              <w:tab/>
            </w:r>
            <w:r>
              <w:rPr>
                <w:noProof/>
                <w:webHidden/>
              </w:rPr>
              <w:fldChar w:fldCharType="begin"/>
            </w:r>
            <w:r>
              <w:rPr>
                <w:noProof/>
                <w:webHidden/>
              </w:rPr>
              <w:instrText xml:space="preserve"> PAGEREF _Toc243919298 \h </w:instrText>
            </w:r>
            <w:r>
              <w:rPr>
                <w:noProof/>
                <w:webHidden/>
              </w:rPr>
            </w:r>
            <w:r>
              <w:rPr>
                <w:noProof/>
                <w:webHidden/>
              </w:rPr>
              <w:fldChar w:fldCharType="separate"/>
            </w:r>
            <w:r>
              <w:rPr>
                <w:noProof/>
                <w:webHidden/>
              </w:rPr>
              <w:t>1</w:t>
            </w:r>
            <w:r>
              <w:rPr>
                <w:noProof/>
                <w:webHidden/>
              </w:rPr>
              <w:fldChar w:fldCharType="end"/>
            </w:r>
          </w:hyperlink>
        </w:p>
        <w:p w14:paraId="483B1B04" w14:textId="77777777" w:rsidR="008225BC" w:rsidRDefault="008225BC">
          <w:pPr>
            <w:pStyle w:val="TOC3"/>
            <w:tabs>
              <w:tab w:val="right" w:leader="dot" w:pos="9016"/>
            </w:tabs>
            <w:rPr>
              <w:noProof/>
            </w:rPr>
          </w:pPr>
          <w:hyperlink w:anchor="_Toc243919299" w:history="1">
            <w:r w:rsidRPr="00215171">
              <w:rPr>
                <w:rStyle w:val="Hyperlink"/>
                <w:noProof/>
              </w:rPr>
              <w:t>Evaluation design and search-efficiency analyses</w:t>
            </w:r>
            <w:r>
              <w:rPr>
                <w:noProof/>
                <w:webHidden/>
              </w:rPr>
              <w:tab/>
            </w:r>
            <w:r>
              <w:rPr>
                <w:noProof/>
                <w:webHidden/>
              </w:rPr>
              <w:fldChar w:fldCharType="begin"/>
            </w:r>
            <w:r>
              <w:rPr>
                <w:noProof/>
                <w:webHidden/>
              </w:rPr>
              <w:instrText xml:space="preserve"> PAGEREF _Toc243919299 \h </w:instrText>
            </w:r>
            <w:r>
              <w:rPr>
                <w:noProof/>
                <w:webHidden/>
              </w:rPr>
            </w:r>
            <w:r>
              <w:rPr>
                <w:noProof/>
                <w:webHidden/>
              </w:rPr>
              <w:fldChar w:fldCharType="separate"/>
            </w:r>
            <w:r>
              <w:rPr>
                <w:noProof/>
                <w:webHidden/>
              </w:rPr>
              <w:t>1</w:t>
            </w:r>
            <w:r>
              <w:rPr>
                <w:noProof/>
                <w:webHidden/>
              </w:rPr>
              <w:fldChar w:fldCharType="end"/>
            </w:r>
          </w:hyperlink>
        </w:p>
        <w:p w14:paraId="1E883914" w14:textId="77777777" w:rsidR="008225BC" w:rsidRDefault="008225BC">
          <w:pPr>
            <w:pStyle w:val="TOC3"/>
            <w:tabs>
              <w:tab w:val="right" w:leader="dot" w:pos="9016"/>
            </w:tabs>
            <w:rPr>
              <w:noProof/>
            </w:rPr>
          </w:pPr>
          <w:hyperlink w:anchor="_Toc243919300" w:history="1">
            <w:r w:rsidRPr="00215171">
              <w:rPr>
                <w:rStyle w:val="Hyperlink"/>
                <w:noProof/>
              </w:rPr>
              <w:t>Seasonal products</w:t>
            </w:r>
            <w:r>
              <w:rPr>
                <w:noProof/>
                <w:webHidden/>
              </w:rPr>
              <w:tab/>
            </w:r>
            <w:r>
              <w:rPr>
                <w:noProof/>
                <w:webHidden/>
              </w:rPr>
              <w:fldChar w:fldCharType="begin"/>
            </w:r>
            <w:r>
              <w:rPr>
                <w:noProof/>
                <w:webHidden/>
              </w:rPr>
              <w:instrText xml:space="preserve"> PAGEREF _Toc243919300 \h </w:instrText>
            </w:r>
            <w:r>
              <w:rPr>
                <w:noProof/>
                <w:webHidden/>
              </w:rPr>
            </w:r>
            <w:r>
              <w:rPr>
                <w:noProof/>
                <w:webHidden/>
              </w:rPr>
              <w:fldChar w:fldCharType="separate"/>
            </w:r>
            <w:r>
              <w:rPr>
                <w:noProof/>
                <w:webHidden/>
              </w:rPr>
              <w:t>1</w:t>
            </w:r>
            <w:r>
              <w:rPr>
                <w:noProof/>
                <w:webHidden/>
              </w:rPr>
              <w:fldChar w:fldCharType="end"/>
            </w:r>
          </w:hyperlink>
        </w:p>
        <w:p w14:paraId="6B0278D3" w14:textId="77777777" w:rsidR="008225BC" w:rsidRDefault="008225BC">
          <w:pPr>
            <w:pStyle w:val="TOC3"/>
            <w:tabs>
              <w:tab w:val="right" w:leader="dot" w:pos="9016"/>
            </w:tabs>
            <w:rPr>
              <w:noProof/>
            </w:rPr>
          </w:pPr>
          <w:hyperlink w:anchor="_Toc243919301" w:history="1">
            <w:r w:rsidRPr="00215171">
              <w:rPr>
                <w:rStyle w:val="Hyperlink"/>
                <w:noProof/>
              </w:rPr>
              <w:t>Metacommunity model and historical culling</w:t>
            </w:r>
            <w:r>
              <w:rPr>
                <w:noProof/>
                <w:webHidden/>
              </w:rPr>
              <w:tab/>
            </w:r>
            <w:r>
              <w:rPr>
                <w:noProof/>
                <w:webHidden/>
              </w:rPr>
              <w:fldChar w:fldCharType="begin"/>
            </w:r>
            <w:r>
              <w:rPr>
                <w:noProof/>
                <w:webHidden/>
              </w:rPr>
              <w:instrText xml:space="preserve"> PAGEREF _Toc243919301 \h </w:instrText>
            </w:r>
            <w:r>
              <w:rPr>
                <w:noProof/>
                <w:webHidden/>
              </w:rPr>
            </w:r>
            <w:r>
              <w:rPr>
                <w:noProof/>
                <w:webHidden/>
              </w:rPr>
              <w:fldChar w:fldCharType="separate"/>
            </w:r>
            <w:r>
              <w:rPr>
                <w:noProof/>
                <w:webHidden/>
              </w:rPr>
              <w:t>1</w:t>
            </w:r>
            <w:r>
              <w:rPr>
                <w:noProof/>
                <w:webHidden/>
              </w:rPr>
              <w:fldChar w:fldCharType="end"/>
            </w:r>
          </w:hyperlink>
        </w:p>
        <w:p w14:paraId="58E21835" w14:textId="77777777" w:rsidR="008225BC" w:rsidRDefault="008225BC">
          <w:pPr>
            <w:pStyle w:val="TOC3"/>
            <w:tabs>
              <w:tab w:val="right" w:leader="dot" w:pos="9016"/>
            </w:tabs>
            <w:rPr>
              <w:noProof/>
            </w:rPr>
          </w:pPr>
          <w:hyperlink w:anchor="_Toc243919302" w:history="1">
            <w:r w:rsidRPr="00215171">
              <w:rPr>
                <w:rStyle w:val="Hyperlink"/>
                <w:noProof/>
              </w:rPr>
              <w:t>Software and reproducibility</w:t>
            </w:r>
            <w:r>
              <w:rPr>
                <w:noProof/>
                <w:webHidden/>
              </w:rPr>
              <w:tab/>
            </w:r>
            <w:r>
              <w:rPr>
                <w:noProof/>
                <w:webHidden/>
              </w:rPr>
              <w:fldChar w:fldCharType="begin"/>
            </w:r>
            <w:r>
              <w:rPr>
                <w:noProof/>
                <w:webHidden/>
              </w:rPr>
              <w:instrText xml:space="preserve"> PAGEREF _Toc243919302 \h </w:instrText>
            </w:r>
            <w:r>
              <w:rPr>
                <w:noProof/>
                <w:webHidden/>
              </w:rPr>
            </w:r>
            <w:r>
              <w:rPr>
                <w:noProof/>
                <w:webHidden/>
              </w:rPr>
              <w:fldChar w:fldCharType="separate"/>
            </w:r>
            <w:r>
              <w:rPr>
                <w:noProof/>
                <w:webHidden/>
              </w:rPr>
              <w:t>1</w:t>
            </w:r>
            <w:r>
              <w:rPr>
                <w:noProof/>
                <w:webHidden/>
              </w:rPr>
              <w:fldChar w:fldCharType="end"/>
            </w:r>
          </w:hyperlink>
        </w:p>
        <w:p w14:paraId="74C79646" w14:textId="77777777" w:rsidR="008225BC" w:rsidRDefault="008225BC">
          <w:pPr>
            <w:pStyle w:val="TOC2"/>
            <w:tabs>
              <w:tab w:val="right" w:leader="dot" w:pos="9016"/>
            </w:tabs>
            <w:rPr>
              <w:noProof/>
            </w:rPr>
          </w:pPr>
          <w:hyperlink w:anchor="_Toc243919303" w:history="1">
            <w:r w:rsidRPr="00215171">
              <w:rPr>
                <w:rStyle w:val="Hyperlink"/>
                <w:noProof/>
              </w:rPr>
              <w:t>Appendix H: Detailed tactical model comparisons</w:t>
            </w:r>
            <w:r>
              <w:rPr>
                <w:noProof/>
                <w:webHidden/>
              </w:rPr>
              <w:tab/>
            </w:r>
            <w:r>
              <w:rPr>
                <w:noProof/>
                <w:webHidden/>
              </w:rPr>
              <w:fldChar w:fldCharType="begin"/>
            </w:r>
            <w:r>
              <w:rPr>
                <w:noProof/>
                <w:webHidden/>
              </w:rPr>
              <w:instrText xml:space="preserve"> PAGEREF _Toc243919303 \h </w:instrText>
            </w:r>
            <w:r>
              <w:rPr>
                <w:noProof/>
                <w:webHidden/>
              </w:rPr>
            </w:r>
            <w:r>
              <w:rPr>
                <w:noProof/>
                <w:webHidden/>
              </w:rPr>
              <w:fldChar w:fldCharType="separate"/>
            </w:r>
            <w:r>
              <w:rPr>
                <w:noProof/>
                <w:webHidden/>
              </w:rPr>
              <w:t>1</w:t>
            </w:r>
            <w:r>
              <w:rPr>
                <w:noProof/>
                <w:webHidden/>
              </w:rPr>
              <w:fldChar w:fldCharType="end"/>
            </w:r>
          </w:hyperlink>
        </w:p>
        <w:p w14:paraId="27DCE049" w14:textId="77777777" w:rsidR="008225BC" w:rsidRDefault="008225BC">
          <w:pPr>
            <w:pStyle w:val="TOC3"/>
            <w:tabs>
              <w:tab w:val="right" w:leader="dot" w:pos="9016"/>
            </w:tabs>
            <w:rPr>
              <w:noProof/>
            </w:rPr>
          </w:pPr>
          <w:hyperlink w:anchor="_Toc243919304" w:history="1">
            <w:r w:rsidRPr="00215171">
              <w:rPr>
                <w:rStyle w:val="Hyperlink"/>
                <w:noProof/>
              </w:rPr>
              <w:t>Recent evidence combined with habitat reduces the cull-site search</w:t>
            </w:r>
            <w:r>
              <w:rPr>
                <w:noProof/>
                <w:webHidden/>
              </w:rPr>
              <w:tab/>
            </w:r>
            <w:r>
              <w:rPr>
                <w:noProof/>
                <w:webHidden/>
              </w:rPr>
              <w:fldChar w:fldCharType="begin"/>
            </w:r>
            <w:r>
              <w:rPr>
                <w:noProof/>
                <w:webHidden/>
              </w:rPr>
              <w:instrText xml:space="preserve"> PAGEREF _Toc243919304 \h </w:instrText>
            </w:r>
            <w:r>
              <w:rPr>
                <w:noProof/>
                <w:webHidden/>
              </w:rPr>
            </w:r>
            <w:r>
              <w:rPr>
                <w:noProof/>
                <w:webHidden/>
              </w:rPr>
              <w:fldChar w:fldCharType="separate"/>
            </w:r>
            <w:r>
              <w:rPr>
                <w:noProof/>
                <w:webHidden/>
              </w:rPr>
              <w:t>1</w:t>
            </w:r>
            <w:r>
              <w:rPr>
                <w:noProof/>
                <w:webHidden/>
              </w:rPr>
              <w:fldChar w:fldCharType="end"/>
            </w:r>
          </w:hyperlink>
        </w:p>
        <w:p w14:paraId="5F9516E0" w14:textId="77777777" w:rsidR="008225BC" w:rsidRDefault="008225BC">
          <w:pPr>
            <w:pStyle w:val="TOC3"/>
            <w:tabs>
              <w:tab w:val="right" w:leader="dot" w:pos="9016"/>
            </w:tabs>
            <w:rPr>
              <w:noProof/>
            </w:rPr>
          </w:pPr>
          <w:hyperlink w:anchor="_Toc243919305" w:history="1">
            <w:r w:rsidRPr="00215171">
              <w:rPr>
                <w:rStyle w:val="Hyperlink"/>
                <w:noProof/>
              </w:rPr>
              <w:t>The gain holds season by season</w:t>
            </w:r>
            <w:r>
              <w:rPr>
                <w:noProof/>
                <w:webHidden/>
              </w:rPr>
              <w:tab/>
            </w:r>
            <w:r>
              <w:rPr>
                <w:noProof/>
                <w:webHidden/>
              </w:rPr>
              <w:fldChar w:fldCharType="begin"/>
            </w:r>
            <w:r>
              <w:rPr>
                <w:noProof/>
                <w:webHidden/>
              </w:rPr>
              <w:instrText xml:space="preserve"> PAGEREF _Toc243919305 \h </w:instrText>
            </w:r>
            <w:r>
              <w:rPr>
                <w:noProof/>
                <w:webHidden/>
              </w:rPr>
            </w:r>
            <w:r>
              <w:rPr>
                <w:noProof/>
                <w:webHidden/>
              </w:rPr>
              <w:fldChar w:fldCharType="separate"/>
            </w:r>
            <w:r>
              <w:rPr>
                <w:noProof/>
                <w:webHidden/>
              </w:rPr>
              <w:t>1</w:t>
            </w:r>
            <w:r>
              <w:rPr>
                <w:noProof/>
                <w:webHidden/>
              </w:rPr>
              <w:fldChar w:fldCharType="end"/>
            </w:r>
          </w:hyperlink>
        </w:p>
        <w:p w14:paraId="759B7EB7" w14:textId="77777777" w:rsidR="008225BC" w:rsidRDefault="008225BC">
          <w:pPr>
            <w:pStyle w:val="TOC3"/>
            <w:tabs>
              <w:tab w:val="right" w:leader="dot" w:pos="9016"/>
            </w:tabs>
            <w:rPr>
              <w:noProof/>
            </w:rPr>
          </w:pPr>
          <w:hyperlink w:anchor="_Toc243919306" w:history="1">
            <w:r w:rsidRPr="00215171">
              <w:rPr>
                <w:rStyle w:val="Hyperlink"/>
                <w:noProof/>
              </w:rPr>
              <w:t>Retaining dives above 0.04 CPUE</w:t>
            </w:r>
            <w:r>
              <w:rPr>
                <w:noProof/>
                <w:webHidden/>
              </w:rPr>
              <w:tab/>
            </w:r>
            <w:r>
              <w:rPr>
                <w:noProof/>
                <w:webHidden/>
              </w:rPr>
              <w:fldChar w:fldCharType="begin"/>
            </w:r>
            <w:r>
              <w:rPr>
                <w:noProof/>
                <w:webHidden/>
              </w:rPr>
              <w:instrText xml:space="preserve"> PAGEREF _Toc243919306 \h </w:instrText>
            </w:r>
            <w:r>
              <w:rPr>
                <w:noProof/>
                <w:webHidden/>
              </w:rPr>
            </w:r>
            <w:r>
              <w:rPr>
                <w:noProof/>
                <w:webHidden/>
              </w:rPr>
              <w:fldChar w:fldCharType="separate"/>
            </w:r>
            <w:r>
              <w:rPr>
                <w:noProof/>
                <w:webHidden/>
              </w:rPr>
              <w:t>1</w:t>
            </w:r>
            <w:r>
              <w:rPr>
                <w:noProof/>
                <w:webHidden/>
              </w:rPr>
              <w:fldChar w:fldCharType="end"/>
            </w:r>
          </w:hyperlink>
        </w:p>
        <w:p w14:paraId="69592F89" w14:textId="77777777" w:rsidR="008225BC" w:rsidRDefault="008225BC">
          <w:pPr>
            <w:pStyle w:val="TOC3"/>
            <w:tabs>
              <w:tab w:val="right" w:leader="dot" w:pos="9016"/>
            </w:tabs>
            <w:rPr>
              <w:noProof/>
            </w:rPr>
          </w:pPr>
          <w:hyperlink w:anchor="_Toc243919307" w:history="1">
            <w:r w:rsidRPr="00215171">
              <w:rPr>
                <w:rStyle w:val="Hyperlink"/>
                <w:noProof/>
              </w:rPr>
              <w:t>Each source covers the other’s gaps</w:t>
            </w:r>
            <w:r>
              <w:rPr>
                <w:noProof/>
                <w:webHidden/>
              </w:rPr>
              <w:tab/>
            </w:r>
            <w:r>
              <w:rPr>
                <w:noProof/>
                <w:webHidden/>
              </w:rPr>
              <w:fldChar w:fldCharType="begin"/>
            </w:r>
            <w:r>
              <w:rPr>
                <w:noProof/>
                <w:webHidden/>
              </w:rPr>
              <w:instrText xml:space="preserve"> PAGEREF _Toc243919307 \h </w:instrText>
            </w:r>
            <w:r>
              <w:rPr>
                <w:noProof/>
                <w:webHidden/>
              </w:rPr>
            </w:r>
            <w:r>
              <w:rPr>
                <w:noProof/>
                <w:webHidden/>
              </w:rPr>
              <w:fldChar w:fldCharType="separate"/>
            </w:r>
            <w:r>
              <w:rPr>
                <w:noProof/>
                <w:webHidden/>
              </w:rPr>
              <w:t>1</w:t>
            </w:r>
            <w:r>
              <w:rPr>
                <w:noProof/>
                <w:webHidden/>
              </w:rPr>
              <w:fldChar w:fldCharType="end"/>
            </w:r>
          </w:hyperlink>
        </w:p>
        <w:p w14:paraId="1D817AC1" w14:textId="77777777" w:rsidR="008225BC" w:rsidRDefault="008225BC">
          <w:pPr>
            <w:pStyle w:val="TOC3"/>
            <w:tabs>
              <w:tab w:val="right" w:leader="dot" w:pos="9016"/>
            </w:tabs>
            <w:rPr>
              <w:noProof/>
            </w:rPr>
          </w:pPr>
          <w:hyperlink w:anchor="_Toc243919308" w:history="1">
            <w:r w:rsidRPr="00215171">
              <w:rPr>
                <w:rStyle w:val="Hyperlink"/>
                <w:noProof/>
              </w:rPr>
              <w:t>Manta surveillance: spread tows evenly, add where habitat ranks highest</w:t>
            </w:r>
            <w:r>
              <w:rPr>
                <w:noProof/>
                <w:webHidden/>
              </w:rPr>
              <w:tab/>
            </w:r>
            <w:r>
              <w:rPr>
                <w:noProof/>
                <w:webHidden/>
              </w:rPr>
              <w:fldChar w:fldCharType="begin"/>
            </w:r>
            <w:r>
              <w:rPr>
                <w:noProof/>
                <w:webHidden/>
              </w:rPr>
              <w:instrText xml:space="preserve"> PAGEREF _Toc243919308 \h </w:instrText>
            </w:r>
            <w:r>
              <w:rPr>
                <w:noProof/>
                <w:webHidden/>
              </w:rPr>
            </w:r>
            <w:r>
              <w:rPr>
                <w:noProof/>
                <w:webHidden/>
              </w:rPr>
              <w:fldChar w:fldCharType="separate"/>
            </w:r>
            <w:r>
              <w:rPr>
                <w:noProof/>
                <w:webHidden/>
              </w:rPr>
              <w:t>1</w:t>
            </w:r>
            <w:r>
              <w:rPr>
                <w:noProof/>
                <w:webHidden/>
              </w:rPr>
              <w:fldChar w:fldCharType="end"/>
            </w:r>
          </w:hyperlink>
        </w:p>
        <w:p w14:paraId="0B4F0BBE" w14:textId="77777777" w:rsidR="008225BC" w:rsidRDefault="008225BC">
          <w:pPr>
            <w:pStyle w:val="TOC3"/>
            <w:tabs>
              <w:tab w:val="right" w:leader="dot" w:pos="9016"/>
            </w:tabs>
            <w:rPr>
              <w:noProof/>
            </w:rPr>
          </w:pPr>
          <w:hyperlink w:anchor="_Toc243919309" w:history="1">
            <w:r w:rsidRPr="00215171">
              <w:rPr>
                <w:rStyle w:val="Hyperlink"/>
                <w:noProof/>
              </w:rPr>
              <w:t>The 2027 cull-site priority ranking and exploration areas</w:t>
            </w:r>
            <w:r>
              <w:rPr>
                <w:noProof/>
                <w:webHidden/>
              </w:rPr>
              <w:tab/>
            </w:r>
            <w:r>
              <w:rPr>
                <w:noProof/>
                <w:webHidden/>
              </w:rPr>
              <w:fldChar w:fldCharType="begin"/>
            </w:r>
            <w:r>
              <w:rPr>
                <w:noProof/>
                <w:webHidden/>
              </w:rPr>
              <w:instrText xml:space="preserve"> PAGEREF _Toc243919309 \h </w:instrText>
            </w:r>
            <w:r>
              <w:rPr>
                <w:noProof/>
                <w:webHidden/>
              </w:rPr>
            </w:r>
            <w:r>
              <w:rPr>
                <w:noProof/>
                <w:webHidden/>
              </w:rPr>
              <w:fldChar w:fldCharType="separate"/>
            </w:r>
            <w:r>
              <w:rPr>
                <w:noProof/>
                <w:webHidden/>
              </w:rPr>
              <w:t>1</w:t>
            </w:r>
            <w:r>
              <w:rPr>
                <w:noProof/>
                <w:webHidden/>
              </w:rPr>
              <w:fldChar w:fldCharType="end"/>
            </w:r>
          </w:hyperlink>
        </w:p>
        <w:p w14:paraId="72823264" w14:textId="77777777" w:rsidR="008225BC" w:rsidRDefault="008225BC">
          <w:pPr>
            <w:pStyle w:val="TOC2"/>
            <w:tabs>
              <w:tab w:val="right" w:leader="dot" w:pos="9016"/>
            </w:tabs>
            <w:rPr>
              <w:noProof/>
            </w:rPr>
          </w:pPr>
          <w:hyperlink w:anchor="_Toc243919310" w:history="1">
            <w:r w:rsidRPr="00215171">
              <w:rPr>
                <w:rStyle w:val="Hyperlink"/>
                <w:noProof/>
              </w:rPr>
              <w:t>Appendix I: Updated metacommunity calibration and exploratory projections</w:t>
            </w:r>
            <w:r>
              <w:rPr>
                <w:noProof/>
                <w:webHidden/>
              </w:rPr>
              <w:tab/>
            </w:r>
            <w:r>
              <w:rPr>
                <w:noProof/>
                <w:webHidden/>
              </w:rPr>
              <w:fldChar w:fldCharType="begin"/>
            </w:r>
            <w:r>
              <w:rPr>
                <w:noProof/>
                <w:webHidden/>
              </w:rPr>
              <w:instrText xml:space="preserve"> PAGEREF _Toc243919310 \h </w:instrText>
            </w:r>
            <w:r>
              <w:rPr>
                <w:noProof/>
                <w:webHidden/>
              </w:rPr>
            </w:r>
            <w:r>
              <w:rPr>
                <w:noProof/>
                <w:webHidden/>
              </w:rPr>
              <w:fldChar w:fldCharType="separate"/>
            </w:r>
            <w:r>
              <w:rPr>
                <w:noProof/>
                <w:webHidden/>
              </w:rPr>
              <w:t>1</w:t>
            </w:r>
            <w:r>
              <w:rPr>
                <w:noProof/>
                <w:webHidden/>
              </w:rPr>
              <w:fldChar w:fldCharType="end"/>
            </w:r>
          </w:hyperlink>
        </w:p>
        <w:p w14:paraId="07D41347" w14:textId="77777777" w:rsidR="008225BC" w:rsidRDefault="008225BC">
          <w:pPr>
            <w:pStyle w:val="TOC3"/>
            <w:tabs>
              <w:tab w:val="right" w:leader="dot" w:pos="9016"/>
            </w:tabs>
            <w:rPr>
              <w:noProof/>
            </w:rPr>
          </w:pPr>
          <w:hyperlink w:anchor="_Toc243919311" w:history="1">
            <w:r w:rsidRPr="00215171">
              <w:rPr>
                <w:rStyle w:val="Hyperlink"/>
                <w:noProof/>
              </w:rPr>
              <w:t>Calibration updates and uncertainty</w:t>
            </w:r>
            <w:r>
              <w:rPr>
                <w:noProof/>
                <w:webHidden/>
              </w:rPr>
              <w:tab/>
            </w:r>
            <w:r>
              <w:rPr>
                <w:noProof/>
                <w:webHidden/>
              </w:rPr>
              <w:fldChar w:fldCharType="begin"/>
            </w:r>
            <w:r>
              <w:rPr>
                <w:noProof/>
                <w:webHidden/>
              </w:rPr>
              <w:instrText xml:space="preserve"> PAGEREF _Toc243919311 \h </w:instrText>
            </w:r>
            <w:r>
              <w:rPr>
                <w:noProof/>
                <w:webHidden/>
              </w:rPr>
            </w:r>
            <w:r>
              <w:rPr>
                <w:noProof/>
                <w:webHidden/>
              </w:rPr>
              <w:fldChar w:fldCharType="separate"/>
            </w:r>
            <w:r>
              <w:rPr>
                <w:noProof/>
                <w:webHidden/>
              </w:rPr>
              <w:t>1</w:t>
            </w:r>
            <w:r>
              <w:rPr>
                <w:noProof/>
                <w:webHidden/>
              </w:rPr>
              <w:fldChar w:fldCharType="end"/>
            </w:r>
          </w:hyperlink>
        </w:p>
        <w:p w14:paraId="6DF44276" w14:textId="77777777" w:rsidR="008225BC" w:rsidRDefault="008225BC">
          <w:pPr>
            <w:pStyle w:val="TOC3"/>
            <w:tabs>
              <w:tab w:val="right" w:leader="dot" w:pos="9016"/>
            </w:tabs>
            <w:rPr>
              <w:noProof/>
            </w:rPr>
          </w:pPr>
          <w:hyperlink w:anchor="_Toc243919312" w:history="1">
            <w:r w:rsidRPr="00215171">
              <w:rPr>
                <w:rStyle w:val="Hyperlink"/>
                <w:noProof/>
              </w:rPr>
              <w:t>Recent densities and additional reefs</w:t>
            </w:r>
            <w:r>
              <w:rPr>
                <w:noProof/>
                <w:webHidden/>
              </w:rPr>
              <w:tab/>
            </w:r>
            <w:r>
              <w:rPr>
                <w:noProof/>
                <w:webHidden/>
              </w:rPr>
              <w:fldChar w:fldCharType="begin"/>
            </w:r>
            <w:r>
              <w:rPr>
                <w:noProof/>
                <w:webHidden/>
              </w:rPr>
              <w:instrText xml:space="preserve"> PAGEREF _Toc243919312 \h </w:instrText>
            </w:r>
            <w:r>
              <w:rPr>
                <w:noProof/>
                <w:webHidden/>
              </w:rPr>
            </w:r>
            <w:r>
              <w:rPr>
                <w:noProof/>
                <w:webHidden/>
              </w:rPr>
              <w:fldChar w:fldCharType="separate"/>
            </w:r>
            <w:r>
              <w:rPr>
                <w:noProof/>
                <w:webHidden/>
              </w:rPr>
              <w:t>1</w:t>
            </w:r>
            <w:r>
              <w:rPr>
                <w:noProof/>
                <w:webHidden/>
              </w:rPr>
              <w:fldChar w:fldCharType="end"/>
            </w:r>
          </w:hyperlink>
        </w:p>
        <w:p w14:paraId="4EA6A77F" w14:textId="77777777" w:rsidR="008225BC" w:rsidRDefault="008225BC">
          <w:pPr>
            <w:pStyle w:val="TOC3"/>
            <w:tabs>
              <w:tab w:val="right" w:leader="dot" w:pos="9016"/>
            </w:tabs>
            <w:rPr>
              <w:noProof/>
            </w:rPr>
          </w:pPr>
          <w:hyperlink w:anchor="_Toc243919313" w:history="1">
            <w:r w:rsidRPr="00215171">
              <w:rPr>
                <w:rStyle w:val="Hyperlink"/>
                <w:noProof/>
              </w:rPr>
              <w:t>Initial control projections to 2050</w:t>
            </w:r>
            <w:r>
              <w:rPr>
                <w:noProof/>
                <w:webHidden/>
              </w:rPr>
              <w:tab/>
            </w:r>
            <w:r>
              <w:rPr>
                <w:noProof/>
                <w:webHidden/>
              </w:rPr>
              <w:fldChar w:fldCharType="begin"/>
            </w:r>
            <w:r>
              <w:rPr>
                <w:noProof/>
                <w:webHidden/>
              </w:rPr>
              <w:instrText xml:space="preserve"> PAGEREF _Toc243919313 \h </w:instrText>
            </w:r>
            <w:r>
              <w:rPr>
                <w:noProof/>
                <w:webHidden/>
              </w:rPr>
            </w:r>
            <w:r>
              <w:rPr>
                <w:noProof/>
                <w:webHidden/>
              </w:rPr>
              <w:fldChar w:fldCharType="separate"/>
            </w:r>
            <w:r>
              <w:rPr>
                <w:noProof/>
                <w:webHidden/>
              </w:rPr>
              <w:t>1</w:t>
            </w:r>
            <w:r>
              <w:rPr>
                <w:noProof/>
                <w:webHidden/>
              </w:rPr>
              <w:fldChar w:fldCharType="end"/>
            </w:r>
          </w:hyperlink>
        </w:p>
        <w:p w14:paraId="6A748C13" w14:textId="77777777" w:rsidR="008225BC" w:rsidRDefault="008225BC">
          <w:pPr>
            <w:pStyle w:val="TOC2"/>
            <w:tabs>
              <w:tab w:val="right" w:leader="dot" w:pos="9016"/>
            </w:tabs>
            <w:rPr>
              <w:noProof/>
            </w:rPr>
          </w:pPr>
          <w:hyperlink w:anchor="_Toc243919314" w:history="1">
            <w:r w:rsidRPr="00215171">
              <w:rPr>
                <w:rStyle w:val="Hyperlink"/>
                <w:noProof/>
              </w:rPr>
              <w:t>Appendix J: Archived 15 October metacommunity comparisons</w:t>
            </w:r>
            <w:r>
              <w:rPr>
                <w:noProof/>
                <w:webHidden/>
              </w:rPr>
              <w:tab/>
            </w:r>
            <w:r>
              <w:rPr>
                <w:noProof/>
                <w:webHidden/>
              </w:rPr>
              <w:fldChar w:fldCharType="begin"/>
            </w:r>
            <w:r>
              <w:rPr>
                <w:noProof/>
                <w:webHidden/>
              </w:rPr>
              <w:instrText xml:space="preserve"> PAGEREF _Toc243919314 \h </w:instrText>
            </w:r>
            <w:r>
              <w:rPr>
                <w:noProof/>
                <w:webHidden/>
              </w:rPr>
            </w:r>
            <w:r>
              <w:rPr>
                <w:noProof/>
                <w:webHidden/>
              </w:rPr>
              <w:fldChar w:fldCharType="separate"/>
            </w:r>
            <w:r>
              <w:rPr>
                <w:noProof/>
                <w:webHidden/>
              </w:rPr>
              <w:t>1</w:t>
            </w:r>
            <w:r>
              <w:rPr>
                <w:noProof/>
                <w:webHidden/>
              </w:rPr>
              <w:fldChar w:fldCharType="end"/>
            </w:r>
          </w:hyperlink>
        </w:p>
        <w:p w14:paraId="142EA60C" w14:textId="77777777" w:rsidR="008225BC" w:rsidRDefault="008225BC">
          <w:pPr>
            <w:pStyle w:val="TOC3"/>
            <w:tabs>
              <w:tab w:val="right" w:leader="dot" w:pos="9016"/>
            </w:tabs>
            <w:rPr>
              <w:noProof/>
            </w:rPr>
          </w:pPr>
          <w:hyperlink w:anchor="_Toc243919315" w:history="1">
            <w:r w:rsidRPr="00215171">
              <w:rPr>
                <w:rStyle w:val="Hyperlink"/>
                <w:noProof/>
              </w:rPr>
              <w:t>Metacommunity model: calibration and current limitations</w:t>
            </w:r>
            <w:r>
              <w:rPr>
                <w:noProof/>
                <w:webHidden/>
              </w:rPr>
              <w:tab/>
            </w:r>
            <w:r>
              <w:rPr>
                <w:noProof/>
                <w:webHidden/>
              </w:rPr>
              <w:fldChar w:fldCharType="begin"/>
            </w:r>
            <w:r>
              <w:rPr>
                <w:noProof/>
                <w:webHidden/>
              </w:rPr>
              <w:instrText xml:space="preserve"> PAGEREF _Toc243919315 \h </w:instrText>
            </w:r>
            <w:r>
              <w:rPr>
                <w:noProof/>
                <w:webHidden/>
              </w:rPr>
            </w:r>
            <w:r>
              <w:rPr>
                <w:noProof/>
                <w:webHidden/>
              </w:rPr>
              <w:fldChar w:fldCharType="separate"/>
            </w:r>
            <w:r>
              <w:rPr>
                <w:noProof/>
                <w:webHidden/>
              </w:rPr>
              <w:t>1</w:t>
            </w:r>
            <w:r>
              <w:rPr>
                <w:noProof/>
                <w:webHidden/>
              </w:rPr>
              <w:fldChar w:fldCharType="end"/>
            </w:r>
          </w:hyperlink>
        </w:p>
        <w:p w14:paraId="5CA4D879" w14:textId="77777777" w:rsidR="008225BC" w:rsidRDefault="008225BC">
          <w:pPr>
            <w:pStyle w:val="TOC2"/>
            <w:tabs>
              <w:tab w:val="right" w:leader="dot" w:pos="9016"/>
            </w:tabs>
            <w:rPr>
              <w:noProof/>
            </w:rPr>
          </w:pPr>
          <w:hyperlink w:anchor="_Toc243919316" w:history="1">
            <w:r w:rsidRPr="00215171">
              <w:rPr>
                <w:rStyle w:val="Hyperlink"/>
                <w:noProof/>
              </w:rPr>
              <w:t>Appendix K: Preliminary larval-concentration comparisons</w:t>
            </w:r>
            <w:r>
              <w:rPr>
                <w:noProof/>
                <w:webHidden/>
              </w:rPr>
              <w:tab/>
            </w:r>
            <w:r>
              <w:rPr>
                <w:noProof/>
                <w:webHidden/>
              </w:rPr>
              <w:fldChar w:fldCharType="begin"/>
            </w:r>
            <w:r>
              <w:rPr>
                <w:noProof/>
                <w:webHidden/>
              </w:rPr>
              <w:instrText xml:space="preserve"> PAGEREF _Toc243919316 \h </w:instrText>
            </w:r>
            <w:r>
              <w:rPr>
                <w:noProof/>
                <w:webHidden/>
              </w:rPr>
            </w:r>
            <w:r>
              <w:rPr>
                <w:noProof/>
                <w:webHidden/>
              </w:rPr>
              <w:fldChar w:fldCharType="separate"/>
            </w:r>
            <w:r>
              <w:rPr>
                <w:noProof/>
                <w:webHidden/>
              </w:rPr>
              <w:t>1</w:t>
            </w:r>
            <w:r>
              <w:rPr>
                <w:noProof/>
                <w:webHidden/>
              </w:rPr>
              <w:fldChar w:fldCharType="end"/>
            </w:r>
          </w:hyperlink>
        </w:p>
        <w:p w14:paraId="3B118A0D" w14:textId="77777777" w:rsidR="008225BC" w:rsidRDefault="008225BC">
          <w:pPr>
            <w:pStyle w:val="TOC3"/>
            <w:tabs>
              <w:tab w:val="right" w:leader="dot" w:pos="9016"/>
            </w:tabs>
            <w:rPr>
              <w:noProof/>
            </w:rPr>
          </w:pPr>
          <w:hyperlink w:anchor="_Toc243919317" w:history="1">
            <w:r w:rsidRPr="00215171">
              <w:rPr>
                <w:rStyle w:val="Hyperlink"/>
                <w:noProof/>
              </w:rPr>
              <w:t>Variation among releases</w:t>
            </w:r>
            <w:r>
              <w:rPr>
                <w:noProof/>
                <w:webHidden/>
              </w:rPr>
              <w:tab/>
            </w:r>
            <w:r>
              <w:rPr>
                <w:noProof/>
                <w:webHidden/>
              </w:rPr>
              <w:fldChar w:fldCharType="begin"/>
            </w:r>
            <w:r>
              <w:rPr>
                <w:noProof/>
                <w:webHidden/>
              </w:rPr>
              <w:instrText xml:space="preserve"> PAGEREF _Toc243919317 \h </w:instrText>
            </w:r>
            <w:r>
              <w:rPr>
                <w:noProof/>
                <w:webHidden/>
              </w:rPr>
            </w:r>
            <w:r>
              <w:rPr>
                <w:noProof/>
                <w:webHidden/>
              </w:rPr>
              <w:fldChar w:fldCharType="separate"/>
            </w:r>
            <w:r>
              <w:rPr>
                <w:noProof/>
                <w:webHidden/>
              </w:rPr>
              <w:t>1</w:t>
            </w:r>
            <w:r>
              <w:rPr>
                <w:noProof/>
                <w:webHidden/>
              </w:rPr>
              <w:fldChar w:fldCharType="end"/>
            </w:r>
          </w:hyperlink>
        </w:p>
        <w:p w14:paraId="2AE9E45F" w14:textId="77777777" w:rsidR="008225BC" w:rsidRDefault="008225BC">
          <w:pPr>
            <w:pStyle w:val="TOC3"/>
            <w:tabs>
              <w:tab w:val="right" w:leader="dot" w:pos="9016"/>
            </w:tabs>
            <w:rPr>
              <w:noProof/>
            </w:rPr>
          </w:pPr>
          <w:hyperlink w:anchor="_Toc243919318" w:history="1">
            <w:r w:rsidRPr="00215171">
              <w:rPr>
                <w:rStyle w:val="Hyperlink"/>
                <w:noProof/>
              </w:rPr>
              <w:t>Cross-shelf patterns and the domain boundary</w:t>
            </w:r>
            <w:r>
              <w:rPr>
                <w:noProof/>
                <w:webHidden/>
              </w:rPr>
              <w:tab/>
            </w:r>
            <w:r>
              <w:rPr>
                <w:noProof/>
                <w:webHidden/>
              </w:rPr>
              <w:fldChar w:fldCharType="begin"/>
            </w:r>
            <w:r>
              <w:rPr>
                <w:noProof/>
                <w:webHidden/>
              </w:rPr>
              <w:instrText xml:space="preserve"> PAGEREF _Toc243919318 \h </w:instrText>
            </w:r>
            <w:r>
              <w:rPr>
                <w:noProof/>
                <w:webHidden/>
              </w:rPr>
            </w:r>
            <w:r>
              <w:rPr>
                <w:noProof/>
                <w:webHidden/>
              </w:rPr>
              <w:fldChar w:fldCharType="separate"/>
            </w:r>
            <w:r>
              <w:rPr>
                <w:noProof/>
                <w:webHidden/>
              </w:rPr>
              <w:t>1</w:t>
            </w:r>
            <w:r>
              <w:rPr>
                <w:noProof/>
                <w:webHidden/>
              </w:rPr>
              <w:fldChar w:fldCharType="end"/>
            </w:r>
          </w:hyperlink>
        </w:p>
        <w:p w14:paraId="69EAED92" w14:textId="77777777" w:rsidR="00AF7E86" w:rsidRDefault="00000000">
          <w:r>
            <w:fldChar w:fldCharType="end"/>
          </w:r>
        </w:p>
      </w:sdtContent>
    </w:sdt>
    <w:p w14:paraId="74A8EACE" w14:textId="77777777" w:rsidR="00AF7E86" w:rsidRDefault="00000000">
      <w:pPr>
        <w:pStyle w:val="FirstParagraph"/>
      </w:pPr>
      <w:r>
        <w:rPr>
          <w:b/>
          <w:bCs/>
        </w:rPr>
        <w:t>Suggested citation:</w:t>
      </w:r>
      <w:r>
        <w:t xml:space="preserve"> [TO CONFIRM: Authors (2026). Where and when to search for COTS on a reef: fine-scale habitat suitability and metacommunity modelling for tactical and strategic decision making on the Great Barrier Reef. Report to the Great Barrier Reef Foundation, COTS Control Innovation Program (CCIP-BR-13). Australian Institute of Marine Science, Townsville. DOI/URL.]</w:t>
      </w:r>
    </w:p>
    <w:p w14:paraId="0F44C8D7" w14:textId="77777777" w:rsidR="00AF7E86" w:rsidRDefault="00000000">
      <w:r>
        <w:br w:type="page"/>
      </w:r>
    </w:p>
    <w:p w14:paraId="5CD99813" w14:textId="77777777" w:rsidR="00AF7E86" w:rsidRDefault="00000000">
      <w:pPr>
        <w:pStyle w:val="Heading1"/>
      </w:pPr>
      <w:bookmarkStart w:id="0" w:name="executive-summary"/>
      <w:bookmarkStart w:id="1" w:name="_Toc243919258"/>
      <w:r>
        <w:lastRenderedPageBreak/>
        <w:t>Executive summary</w:t>
      </w:r>
      <w:bookmarkEnd w:id="1"/>
    </w:p>
    <w:p w14:paraId="22AC050B" w14:textId="77777777" w:rsidR="00AF7E86" w:rsidRDefault="00000000">
      <w:pPr>
        <w:pStyle w:val="FirstParagraph"/>
      </w:pPr>
      <w:r>
        <w:t>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14:paraId="3C4A3F4D" w14:textId="77777777" w:rsidR="00AF7E86" w:rsidRDefault="00000000">
      <w:pPr>
        <w:pStyle w:val="Compact"/>
        <w:numPr>
          <w:ilvl w:val="0"/>
          <w:numId w:val="2"/>
        </w:numPr>
      </w:pPr>
      <w:r>
        <w:t>fine-scale habitat suitability layers and rankings showing where on a reef to tow and dive first;</w:t>
      </w:r>
    </w:p>
    <w:p w14:paraId="076B51AE" w14:textId="77777777" w:rsidR="00AF7E86" w:rsidRDefault="00000000">
      <w:pPr>
        <w:pStyle w:val="Compact"/>
        <w:numPr>
          <w:ilvl w:val="0"/>
          <w:numId w:val="2"/>
        </w:numPr>
      </w:pPr>
      <w:r>
        <w:t>a prototype metacommunity model for control strategies across reef clusters.</w:t>
      </w:r>
    </w:p>
    <w:p w14:paraId="3B29387C" w14:textId="77777777" w:rsidR="00AF7E86" w:rsidRDefault="00000000">
      <w:pPr>
        <w:pStyle w:val="FirstParagraph"/>
      </w:pPr>
      <w:r>
        <w:t>Every search-efficiency result below was tested on held-out data against a no-information baseline at the same effort.</w:t>
      </w:r>
    </w:p>
    <w:p w14:paraId="3768B055" w14:textId="77777777" w:rsidR="00AF7E86" w:rsidRDefault="00000000">
      <w:pPr>
        <w:pStyle w:val="BodyText"/>
      </w:pPr>
      <w:r>
        <w:rPr>
          <w:b/>
          <w:bCs/>
        </w:rPr>
        <w:t>Key findings</w:t>
      </w:r>
    </w:p>
    <w:p w14:paraId="46418B10" w14:textId="77777777" w:rsidR="00AF7E86" w:rsidRDefault="00000000">
      <w:pPr>
        <w:pStyle w:val="Compact"/>
        <w:numPr>
          <w:ilvl w:val="0"/>
          <w:numId w:val="3"/>
        </w:numPr>
      </w:pPr>
      <w:r>
        <w:rPr>
          <w:b/>
          <w:bCs/>
        </w:rPr>
        <w:t>The ranking reduces searches, with larger reductions at lower retention.</w:t>
      </w:r>
      <w:r>
        <w:t xml:space="preserve"> Retaining 80%, 90%, 95% and 99% of dives above 0.04 CPUE required 67%, 80%, 90% and 98% of sites with habitat plus recent observations. At 95% retention, random selection required 96%. Annual full surveys and triggered checks could help recover missed populations, but their effort and detection success need field assessment. Lower-retention options allow more high-density dives to be missed initially.</w:t>
      </w:r>
    </w:p>
    <w:p w14:paraId="5B80CB03" w14:textId="77777777" w:rsidR="00AF7E86" w:rsidRDefault="00000000">
      <w:pPr>
        <w:pStyle w:val="Compact"/>
        <w:numPr>
          <w:ilvl w:val="0"/>
          <w:numId w:val="3"/>
        </w:numPr>
      </w:pPr>
      <w:r>
        <w:rPr>
          <w:b/>
          <w:bCs/>
        </w:rPr>
        <w:t>The earlier ≥0.02 comparison improved on habitat alone season after season.</w:t>
      </w:r>
      <w:r>
        <w:t xml:space="preserve"> With the evidence model trained only on earlier seasons, the combined ranking avoided more low-density dives than habitat alone in every season from 2022, and searched fewer sites in every season from 2023.</w:t>
      </w:r>
    </w:p>
    <w:p w14:paraId="76F928FF" w14:textId="77777777" w:rsidR="00AF7E86" w:rsidRDefault="00000000">
      <w:pPr>
        <w:pStyle w:val="Compact"/>
        <w:numPr>
          <w:ilvl w:val="0"/>
          <w:numId w:val="3"/>
        </w:numPr>
      </w:pPr>
      <w:r>
        <w:rPr>
          <w:b/>
          <w:bCs/>
        </w:rPr>
        <w:t>Each source covers the other’s gaps.</w:t>
      </w:r>
    </w:p>
    <w:p w14:paraId="4FA6C8F4" w14:textId="77777777" w:rsidR="00AF7E86" w:rsidRDefault="00000000">
      <w:pPr>
        <w:pStyle w:val="Compact"/>
        <w:numPr>
          <w:ilvl w:val="1"/>
          <w:numId w:val="4"/>
        </w:numPr>
      </w:pPr>
      <w:r>
        <w:t>Past cull records plus habitat forecast next season’s problematic sites with an AUC of 0.68, against 0.57 for habitat alone.</w:t>
      </w:r>
    </w:p>
    <w:p w14:paraId="4C781E78" w14:textId="77777777" w:rsidR="00AF7E86" w:rsidRDefault="00000000">
      <w:pPr>
        <w:pStyle w:val="Compact"/>
        <w:numPr>
          <w:ilvl w:val="1"/>
          <w:numId w:val="4"/>
        </w:numPr>
      </w:pPr>
      <w:r>
        <w:t>History lies within reach of only 9% of reef cells, and 67% of designated sites are on reefs with no recent visits. There, habitat supplies the first search order.</w:t>
      </w:r>
    </w:p>
    <w:p w14:paraId="3735B5AA" w14:textId="77777777" w:rsidR="00AF7E86" w:rsidRDefault="00000000">
      <w:pPr>
        <w:pStyle w:val="Compact"/>
        <w:numPr>
          <w:ilvl w:val="1"/>
          <w:numId w:val="4"/>
        </w:numPr>
      </w:pPr>
      <w:r>
        <w:t>Habitat also points to ground outside the current search footprint, where strong manta evidence was more common than on repeat ground (13.6% vs 5.8% of tows).</w:t>
      </w:r>
    </w:p>
    <w:p w14:paraId="22870CF5" w14:textId="77777777" w:rsidR="00AF7E86"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3208D072" w14:textId="77777777" w:rsidR="00AF7E86" w:rsidRDefault="00000000">
      <w:pPr>
        <w:pStyle w:val="Compact"/>
        <w:numPr>
          <w:ilvl w:val="0"/>
          <w:numId w:val="3"/>
        </w:numPr>
      </w:pPr>
      <w:r>
        <w:rPr>
          <w:b/>
          <w:bCs/>
        </w:rPr>
        <w:t>The metacommunity model reproduces historical waves and now supports exploratory control projections.</w:t>
      </w:r>
      <w:r>
        <w:t xml:space="preserve"> Updated simulations compare COTS and coral through 2026, with and without recorded culling. Initial projections to 2050 link diver effort to removals, but peak sizes, recent densities and outside larval supply remain uncertain. Program-impact and fifth-wave suppression estimates still require independent validation.</w:t>
      </w:r>
    </w:p>
    <w:p w14:paraId="17317D28" w14:textId="77777777" w:rsidR="00AF7E86" w:rsidRDefault="00000000">
      <w:pPr>
        <w:pStyle w:val="FirstParagraph"/>
      </w:pPr>
      <w:r>
        <w:rPr>
          <w:b/>
          <w:bCs/>
        </w:rPr>
        <w:t>What was delivered</w:t>
      </w:r>
    </w:p>
    <w:p w14:paraId="609B35E8" w14:textId="77777777" w:rsidR="00AF7E86" w:rsidRDefault="00000000">
      <w:pPr>
        <w:pStyle w:val="Compact"/>
        <w:numPr>
          <w:ilvl w:val="0"/>
          <w:numId w:val="5"/>
        </w:numPr>
      </w:pPr>
      <w:r>
        <w:t>A 2027 priority ranking of all 15,884 designated cull sites on 576 reefs (classes A–D; CSV and KMZ).</w:t>
      </w:r>
    </w:p>
    <w:p w14:paraId="3D6FDEF9" w14:textId="77777777" w:rsidR="00AF7E86" w:rsidRDefault="00000000">
      <w:pPr>
        <w:pStyle w:val="Compact"/>
        <w:numPr>
          <w:ilvl w:val="0"/>
          <w:numId w:val="5"/>
        </w:numPr>
      </w:pPr>
      <w:r>
        <w:lastRenderedPageBreak/>
        <w:t>3,807 exploration areas on 488 reefs: high-ranked habitat outside the cull sites and away from recent tows.</w:t>
      </w:r>
    </w:p>
    <w:p w14:paraId="07C9BA32" w14:textId="77777777" w:rsidR="00AF7E86" w:rsidRDefault="00000000">
      <w:pPr>
        <w:pStyle w:val="Compact"/>
        <w:numPr>
          <w:ilvl w:val="0"/>
          <w:numId w:val="5"/>
        </w:numPr>
      </w:pPr>
      <w:r>
        <w:t>30 m habitat layers for the Great Barrier Reef, a known-aggregation-sites layer, and a pipeline re-run each season.</w:t>
      </w:r>
    </w:p>
    <w:p w14:paraId="60F8CB6E" w14:textId="77777777" w:rsidR="00AF7E86" w:rsidRDefault="00000000">
      <w:pPr>
        <w:pStyle w:val="Compact"/>
        <w:numPr>
          <w:ilvl w:val="0"/>
          <w:numId w:val="5"/>
        </w:numPr>
      </w:pPr>
      <w:r>
        <w:t>The COTSMod.jl model, integrated with ADRIA, with a reproducible calibration workflow for the Lizard Island cluster.</w:t>
      </w:r>
    </w:p>
    <w:p w14:paraId="43A12ECD" w14:textId="77777777" w:rsidR="00AF7E86" w:rsidRDefault="00000000">
      <w:pPr>
        <w:pStyle w:val="FirstParagraph"/>
      </w:pPr>
      <w:r>
        <w:rPr>
          <w:b/>
          <w:bCs/>
        </w:rPr>
        <w:t>What managers can do now</w:t>
      </w:r>
    </w:p>
    <w:p w14:paraId="198D4145" w14:textId="77777777" w:rsidR="00AF7E86" w:rsidRDefault="00000000">
      <w:pPr>
        <w:pStyle w:val="Compact"/>
        <w:numPr>
          <w:ilvl w:val="0"/>
          <w:numId w:val="6"/>
        </w:numPr>
      </w:pPr>
      <w:r>
        <w:t>Use the 2027 ranking as a search order. Agree and test the tolerance for missed &gt;0.04 dives before adopting a fixed exclusion rule.</w:t>
      </w:r>
    </w:p>
    <w:p w14:paraId="5B0DC2E4" w14:textId="77777777" w:rsidR="00AF7E86" w:rsidRDefault="00000000">
      <w:pPr>
        <w:pStyle w:val="Compact"/>
        <w:numPr>
          <w:ilvl w:val="0"/>
          <w:numId w:val="6"/>
        </w:numPr>
      </w:pPr>
      <w:r>
        <w:t>Thin manta surveillance evenly if effort must be cut, and add tows where habitat ranks highest.</w:t>
      </w:r>
    </w:p>
    <w:p w14:paraId="39FA81F7" w14:textId="77777777" w:rsidR="00AF7E86" w:rsidRDefault="00000000">
      <w:pPr>
        <w:pStyle w:val="Compact"/>
        <w:numPr>
          <w:ilvl w:val="0"/>
          <w:numId w:val="6"/>
        </w:numPr>
      </w:pPr>
      <w:r>
        <w:t>Add one or two exploration areas per reef visit and log the outcome.</w:t>
      </w:r>
    </w:p>
    <w:p w14:paraId="5A58B21A" w14:textId="77777777" w:rsidR="00AF7E86"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17B57354" w14:textId="77777777" w:rsidR="00AF7E86" w:rsidRDefault="00000000">
      <w:r>
        <w:br w:type="page"/>
      </w:r>
    </w:p>
    <w:p w14:paraId="271615DD" w14:textId="77777777" w:rsidR="00AF7E86" w:rsidRDefault="00000000">
      <w:pPr>
        <w:pStyle w:val="Heading1"/>
      </w:pPr>
      <w:bookmarkStart w:id="2" w:name="background"/>
      <w:bookmarkStart w:id="3" w:name="_Toc243919259"/>
      <w:bookmarkEnd w:id="0"/>
      <w:r>
        <w:lastRenderedPageBreak/>
        <w:t>1. Background</w:t>
      </w:r>
      <w:bookmarkEnd w:id="3"/>
    </w:p>
    <w:p w14:paraId="1551898B" w14:textId="77777777" w:rsidR="00AF7E86" w:rsidRDefault="00000000">
      <w:pPr>
        <w:pStyle w:val="Heading2"/>
      </w:pPr>
      <w:bookmarkStart w:id="4" w:name="the-management-problem"/>
      <w:bookmarkStart w:id="5" w:name="_Toc243919260"/>
      <w:r>
        <w:t>1.1 The management problem</w:t>
      </w:r>
      <w:bookmarkEnd w:id="5"/>
    </w:p>
    <w:p w14:paraId="74164D32" w14:textId="77777777" w:rsidR="00AF7E86" w:rsidRDefault="00000000">
      <w:pPr>
        <w:pStyle w:val="FirstParagraph"/>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169C5DBE" w14:textId="77777777" w:rsidR="00AF7E86" w:rsidRDefault="00000000">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 In the held-out cull records from 2018 to 2026, 18% of dives found no COTS (ghost dives), and a further 21% found COTS at CPUE below 0.02 COTS per minute of bottom time (low-density dives). </w:t>
      </w:r>
    </w:p>
    <w:p w14:paraId="07C50F21" w14:textId="77777777" w:rsidR="00AF7E86" w:rsidRDefault="00000000">
      <w:pPr>
        <w:pStyle w:val="BodyText"/>
      </w:pPr>
      <w:r>
        <w:t xml:space="preserve">The operational strategy links decisions from individual sites to voyages and regional priorities (Fletcher et al., 2020).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 </w:t>
      </w:r>
    </w:p>
    <w:p w14:paraId="2DE214F2" w14:textId="77777777" w:rsidR="00AF7E86" w:rsidRDefault="00000000">
      <w:pPr>
        <w:pStyle w:val="BodyText"/>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p w14:paraId="554A44FB" w14:textId="77777777" w:rsidR="00AF7E86" w:rsidRDefault="00000000">
      <w:pPr>
        <w:pStyle w:val="Heading2"/>
      </w:pPr>
      <w:bookmarkStart w:id="6" w:name="earlier-models-this-project-builds-on"/>
      <w:bookmarkStart w:id="7" w:name="_Toc243919261"/>
      <w:bookmarkEnd w:id="4"/>
      <w:r>
        <w:t>1.2 Earlier models this project builds on</w:t>
      </w:r>
      <w:bookmarkEnd w:id="7"/>
    </w:p>
    <w:p w14:paraId="1D452C73" w14:textId="77777777" w:rsidR="00AF7E86" w:rsidRDefault="00000000">
      <w:pPr>
        <w:pStyle w:val="FirstParagraph"/>
      </w:pPr>
      <w:r>
        <w:t>Most COTS modelling has treated whole reefs as its spatial units, either across the GBR for regional planning (Matthews et al., 2020b; Condie et al., 2021; Bozec et al., 2022) or on individual reefs to inform culling thresholds (Morello et al., 2014; Plagányi et al., 2020). Reef-level species distribution models (SDMs), which relate species observations to environmental conditions, showed that larval connectivity and water quality explain much of the spatial distribution of irruptions (Matthews et al., 2020a), and a hybrid machine-learning model estimates each reef’s annual irruption probability (Stewart et al., 2026). Population and ecosystem models help compare regional control strategies and ecological targets, but their whole-reef units do not identify where within a reef to search or cull.</w:t>
      </w:r>
    </w:p>
    <w:p w14:paraId="01C6F466" w14:textId="77777777" w:rsidR="00AF7E86" w:rsidRDefault="00000000">
      <w:pPr>
        <w:pStyle w:val="BodyText"/>
      </w:pPr>
      <w:r>
        <w:t xml:space="preserve">Recent developments support finer spatial resolution. Coral species distribution models use satellite-derived multiscale terrain and benthic variables to map habitat for key coral taxa at tens of metres (Guillaume et al., 2025). Their predictions and environmental predictors are </w:t>
      </w:r>
      <w:r>
        <w:lastRenderedPageBreak/>
        <w:t>inputs to the habitat modelling here, which maps COTS suitability at 30 m and combines it with recent program observations.</w:t>
      </w:r>
    </w:p>
    <w:p w14:paraId="489A9E82" w14:textId="77777777" w:rsidR="00AF7E86" w:rsidRDefault="00000000">
      <w:pPr>
        <w:pStyle w:val="BodyText"/>
      </w:pPr>
      <w:r>
        <w:t>In parallel, advances in hydrodynamic and COTS larval-connectivity modelling provide a route to representing connections among smaller areas of reef. This project adapts COTSMod, a spatially explicit model of COTS populations and coral recovery (Matthews et al., 2020b), to represent site-level dynamics in the northern GBR irruption initiation box. It uses AIMS’s high-throughput ADRIA ecosystem modelling framework and CoralBlox coral dynamics (de Almeida et al., 2026; open-AIMS, 2026b).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Section 2.6</w:t>
        </w:r>
      </w:hyperlink>
      <w:r>
        <w:t>).</w:t>
      </w:r>
    </w:p>
    <w:p w14:paraId="6EBFB692" w14:textId="77777777" w:rsidR="00AF7E86" w:rsidRDefault="00000000">
      <w:pPr>
        <w:pStyle w:val="Heading2"/>
      </w:pPr>
      <w:bookmarkStart w:id="8" w:name="the-decisions-this-work-supports"/>
      <w:bookmarkStart w:id="9" w:name="_Toc243919262"/>
      <w:bookmarkEnd w:id="6"/>
      <w:r>
        <w:t>1.3 The decisions this work supports</w:t>
      </w:r>
      <w:bookmarkEnd w:id="9"/>
    </w:p>
    <w:p w14:paraId="4BCBEB9C" w14:textId="77777777" w:rsidR="00AF7E86" w:rsidRDefault="00000000">
      <w:pPr>
        <w:pStyle w:val="FirstParagraph"/>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Section 3.1.1</w:t>
        </w:r>
      </w:hyperlink>
      <w:r>
        <w:t>).</w:t>
      </w:r>
    </w:p>
    <w:p w14:paraId="691AA127" w14:textId="77777777" w:rsidR="00AF7E86" w:rsidRDefault="00000000">
      <w:pPr>
        <w:pStyle w:val="BodyText"/>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14:paraId="3DA53B12" w14:textId="77777777" w:rsidR="00AF7E86" w:rsidRDefault="00000000">
      <w:pPr>
        <w:pStyle w:val="BodyText"/>
      </w:pPr>
      <w:r>
        <w:t>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 (Chandler et al., 2023; Uthicke et al., 2024) also motivates assessing whether the emerging fifth primary irruption wave can be suppressed, and what resources this would require.</w:t>
      </w:r>
    </w:p>
    <w:p w14:paraId="06D7FC95" w14:textId="77777777" w:rsidR="00AF7E86" w:rsidRDefault="00000000">
      <w:pPr>
        <w:pStyle w:val="Heading2"/>
      </w:pPr>
      <w:bookmarkStart w:id="10" w:name="project-objectives"/>
      <w:bookmarkStart w:id="11" w:name="_Toc243919263"/>
      <w:bookmarkEnd w:id="8"/>
      <w:r>
        <w:t>1.4 Project objectives</w:t>
      </w:r>
      <w:bookmarkEnd w:id="11"/>
    </w:p>
    <w:p w14:paraId="270187D8" w14:textId="77777777" w:rsidR="00AF7E86" w:rsidRDefault="00000000">
      <w:pPr>
        <w:pStyle w:val="FirstParagraph"/>
      </w:pPr>
      <w:r>
        <w:t>The project addressed three objectives:</w:t>
      </w:r>
    </w:p>
    <w:p w14:paraId="00C5274A" w14:textId="77777777" w:rsidR="00AF7E86" w:rsidRDefault="00000000">
      <w:pPr>
        <w:pStyle w:val="Compact"/>
        <w:numPr>
          <w:ilvl w:val="0"/>
          <w:numId w:val="7"/>
        </w:numPr>
      </w:pPr>
      <w:r>
        <w:t>Develop GBR-wide predictive fine-scale habitat suitability models by connecting fine-scale COTS data to new high-resolution benthic and coral habitat data.</w:t>
      </w:r>
    </w:p>
    <w:p w14:paraId="2680EFBE" w14:textId="77777777" w:rsidR="00AF7E86" w:rsidRDefault="00000000">
      <w:pPr>
        <w:pStyle w:val="Compact"/>
        <w:numPr>
          <w:ilvl w:val="0"/>
          <w:numId w:val="7"/>
        </w:numPr>
      </w:pPr>
      <w:r>
        <w:lastRenderedPageBreak/>
        <w:t>Optimise and standardise surveillance paths to improve irruption detection and operational efficiency, including a comparison against traditional perimeter-based surveillance.</w:t>
      </w:r>
    </w:p>
    <w:p w14:paraId="3B7A05CC" w14:textId="77777777" w:rsidR="00AF7E86" w:rsidRDefault="00000000">
      <w:pPr>
        <w:pStyle w:val="Compact"/>
        <w:numPr>
          <w:ilvl w:val="0"/>
          <w:numId w:val="7"/>
        </w:numPr>
      </w:pPr>
      <w:r>
        <w:t>Refine site-level management strategies for individual reefs through predicted suitable habitat and metapopulation modelling.</w:t>
      </w:r>
    </w:p>
    <w:p w14:paraId="533D23CF" w14:textId="77777777" w:rsidR="00AF7E86" w:rsidRDefault="00000000">
      <w:pPr>
        <w:pStyle w:val="FirstParagraph"/>
      </w:pPr>
      <w:r>
        <w:t>For Objectives 1 and 2, the report evaluates habitat layers, manta thinning and cull-site rankings combining habitat with recent evidence (</w:t>
      </w:r>
      <w:hyperlink w:anchor="sec-cull">
        <w:r>
          <w:rPr>
            <w:rStyle w:val="Hyperlink"/>
          </w:rPr>
          <w:t>Section 3.1</w:t>
        </w:r>
      </w:hyperlink>
      <w:r>
        <w:t>).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14:paraId="6B93A34C" w14:textId="77777777" w:rsidR="00AF7E86" w:rsidRDefault="00000000">
      <w:pPr>
        <w:pStyle w:val="BodyText"/>
      </w:pPr>
      <w:r>
        <w:t>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and an initial effort-based model now supports exploratory projections. Independent validation and agreement on operational scenarios remain necessary before these comparisons can guide management (</w:t>
      </w:r>
      <w:hyperlink w:anchor="sec-metacommunity-results">
        <w:r>
          <w:rPr>
            <w:rStyle w:val="Hyperlink"/>
          </w:rPr>
          <w:t>Section 3.5</w:t>
        </w:r>
      </w:hyperlink>
      <w:r>
        <w:t>). Methods describe the prototype and its calibration (</w:t>
      </w:r>
      <w:hyperlink w:anchor="sec-metacommunity">
        <w:r>
          <w:rPr>
            <w:rStyle w:val="Hyperlink"/>
          </w:rPr>
          <w:t>Section 2.6</w:t>
        </w:r>
      </w:hyperlink>
      <w:r>
        <w:t>); Appendix E maps the Work Plan outputs to the report.</w:t>
      </w:r>
    </w:p>
    <w:p w14:paraId="19EC986B" w14:textId="77777777" w:rsidR="00AF7E86" w:rsidRDefault="00000000">
      <w:pPr>
        <w:pStyle w:val="Heading1"/>
      </w:pPr>
      <w:bookmarkStart w:id="12" w:name="methods"/>
      <w:bookmarkStart w:id="13" w:name="_Toc243919264"/>
      <w:bookmarkEnd w:id="2"/>
      <w:bookmarkEnd w:id="10"/>
      <w:r>
        <w:t>2. Methods</w:t>
      </w:r>
      <w:bookmarkEnd w:id="13"/>
    </w:p>
    <w:p w14:paraId="249FF373" w14:textId="77777777" w:rsidR="00AF7E86" w:rsidRDefault="00000000">
      <w:pPr>
        <w:pStyle w:val="Heading2"/>
      </w:pPr>
      <w:bookmarkStart w:id="14" w:name="observations-and-habitat-information"/>
      <w:bookmarkStart w:id="15" w:name="_Toc243919265"/>
      <w:r>
        <w:t>2.1 Observations and habitat information</w:t>
      </w:r>
      <w:bookmarkEnd w:id="15"/>
    </w:p>
    <w:p w14:paraId="274B4D8F" w14:textId="77777777" w:rsidR="00AF7E86" w:rsidRDefault="00000000">
      <w:pPr>
        <w:pStyle w:val="FirstParagraph"/>
      </w:pPr>
      <w:r>
        <w:t>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14:paraId="0EEB2511" w14:textId="77777777" w:rsidR="00AF7E86" w:rsidRDefault="00000000">
      <w:pPr>
        <w:pStyle w:val="BodyText"/>
      </w:pPr>
      <w:r>
        <w:t>Two thresholds answered different questions. The original habitat models predicted cull CPUE ≥0.02. Empty or “ghost” dives found no COTS; low-density dives found COTS below 0.02. The management assessment focused on retaining dives above 0.04, the Control Program’s adopted ecological target on reefs with less than 40% coral cover (Plagányi et al., 2020; Great Barrier Reef Marine Park Authority, 2026). Dives from 0.02 to 0.04 inclusive were treated as intermediate: some could be omitted without the penalty assigned to missed dives above 0.04. The original model response was retained when assessing this management criterion.</w:t>
      </w:r>
    </w:p>
    <w:p w14:paraId="6DF9C6E7" w14:textId="77777777" w:rsidR="00AF7E86" w:rsidRDefault="00000000">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w:t>
      </w:r>
      <w:r>
        <w:lastRenderedPageBreak/>
        <w:t>Field Management Program from 2012, and the AIMS Long-Term Monitoring Program from 1992. These are source-program periods; each analysis used its specified data subset.</w:t>
      </w:r>
    </w:p>
    <w:p w14:paraId="225081EF" w14:textId="77777777" w:rsidR="00AF7E86" w:rsidRDefault="00000000">
      <w:pPr>
        <w:pStyle w:val="BodyText"/>
      </w:pPr>
      <w:r>
        <w:t>Scooter-assisted large area diver-based (SALAD) surveys (Pratchett et al., 2022) and Reef Health and Impact Surveys (RHIS) (Beeden et al., 2014) supplied additional COTS and coral observations for the multi-observation habitat model. ReefScan imagery (Bainbridge and Coleman, 2024) supplied a separate check at recorded sightings, rather than training data for that model. Survey-effort tracks were unavailable for that check, so it could not estimate detection rates or absence. Appendix G describes the role of each source.</w:t>
      </w:r>
    </w:p>
    <w:p w14:paraId="0595649A" w14:textId="77777777" w:rsidR="00AF7E86" w:rsidRDefault="00000000">
      <w:pPr>
        <w:pStyle w:val="BodyText"/>
      </w:pPr>
      <w:r>
        <w:t xml:space="preserve">Habitat predictors described depth, seabed shape, wave exposure, turbidity and predicted habitat for three </w:t>
      </w:r>
      <w:r>
        <w:rPr>
          <w:i/>
          <w:iCs/>
        </w:rPr>
        <w:t>Acropora</w:t>
      </w:r>
      <w:r>
        <w:t xml:space="preserve"> taxa (Guillaume et al., 2025). They were assembled on a 30 m grid. ReefGuide supplied additional environmental layers (open-AIMS, n.d.); their shallower coverage left gaps in some deeper reef areas, particularly beyond about 15–20 m. GBR10 bathymetry and geomorphic maps supplied further reef information (Great Barrier Reef Marine Park Authority, 2021a, 2021b; Roelfsema et al., 2021). Appendix B lists predictors and sources; Appendix G gives the fitting and mapping details.</w:t>
      </w:r>
    </w:p>
    <w:p w14:paraId="4F4112F4" w14:textId="77777777" w:rsidR="00AF7E86" w:rsidRDefault="00000000">
      <w:pPr>
        <w:pStyle w:val="Heading2"/>
      </w:pPr>
      <w:bookmarkStart w:id="16" w:name="models-and-their-purposes"/>
      <w:bookmarkStart w:id="17" w:name="_Toc243919266"/>
      <w:bookmarkEnd w:id="14"/>
      <w:r>
        <w:t>2.2 Models and their purposes</w:t>
      </w:r>
      <w:bookmarkEnd w:id="17"/>
    </w:p>
    <w:p w14:paraId="0E80FE86" w14:textId="77777777" w:rsidR="00AF7E86" w:rsidRDefault="00000000">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 </w:t>
      </w:r>
      <w:hyperlink w:anchor="tbl-model-purpose">
        <w:r>
          <w:rPr>
            <w:rStyle w:val="Hyperlink"/>
          </w:rPr>
          <w:t>Table 1</w:t>
        </w:r>
      </w:hyperlink>
      <w:r>
        <w:t xml:space="preserve"> defines each model before its results are discussed.</w:t>
      </w:r>
    </w:p>
    <w:tbl>
      <w:tblPr>
        <w:tblStyle w:val="Table"/>
        <w:tblW w:w="5000" w:type="pct"/>
        <w:tblLayout w:type="fixed"/>
        <w:tblLook w:val="0000" w:firstRow="0" w:lastRow="0" w:firstColumn="0" w:lastColumn="0" w:noHBand="0" w:noVBand="0"/>
      </w:tblPr>
      <w:tblGrid>
        <w:gridCol w:w="9242"/>
      </w:tblGrid>
      <w:tr w:rsidR="00AF7E86" w14:paraId="14C836FD" w14:textId="77777777">
        <w:tc>
          <w:tcPr>
            <w:tcW w:w="7920" w:type="dxa"/>
          </w:tcPr>
          <w:p w14:paraId="05B11308" w14:textId="77777777" w:rsidR="00AF7E86" w:rsidRDefault="00000000">
            <w:pPr>
              <w:pStyle w:val="ImageCaption"/>
              <w:spacing w:before="200"/>
            </w:pPr>
            <w:bookmarkStart w:id="18" w:name="tbl-model-purpose"/>
            <w:r>
              <w:t>Table 1: Models and comparisons. Predictor counts for the two annual models include survey year. Original code labels and alternative combinations are mapped to these descriptions in Appendix G.</w:t>
            </w:r>
          </w:p>
          <w:tbl>
            <w:tblPr>
              <w:tblStyle w:val="Table"/>
              <w:tblW w:w="5000" w:type="pct"/>
              <w:tblLayout w:type="fixed"/>
              <w:tblLook w:val="0020" w:firstRow="1" w:lastRow="0" w:firstColumn="0" w:lastColumn="0" w:noHBand="0" w:noVBand="0"/>
            </w:tblPr>
            <w:tblGrid>
              <w:gridCol w:w="3006"/>
              <w:gridCol w:w="3005"/>
              <w:gridCol w:w="3005"/>
            </w:tblGrid>
            <w:tr w:rsidR="00AF7E86" w14:paraId="4A6F6414"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33BDCB" w14:textId="77777777" w:rsidR="00AF7E86" w:rsidRDefault="00000000">
                  <w:pPr>
                    <w:pStyle w:val="Compact"/>
                    <w:jc w:val="center"/>
                  </w:pPr>
                  <w:r>
                    <w:t>Model or comparison</w:t>
                  </w:r>
                </w:p>
              </w:tc>
              <w:tc>
                <w:tcPr>
                  <w:tcW w:w="2640" w:type="dxa"/>
                </w:tcPr>
                <w:p w14:paraId="5D05152C" w14:textId="77777777" w:rsidR="00AF7E86" w:rsidRDefault="00000000">
                  <w:pPr>
                    <w:pStyle w:val="Compact"/>
                    <w:jc w:val="center"/>
                  </w:pPr>
                  <w:r>
                    <w:t>Purpose</w:t>
                  </w:r>
                </w:p>
              </w:tc>
              <w:tc>
                <w:tcPr>
                  <w:tcW w:w="2640" w:type="dxa"/>
                </w:tcPr>
                <w:p w14:paraId="270A1FB7" w14:textId="77777777" w:rsidR="00AF7E86" w:rsidRDefault="00000000">
                  <w:pPr>
                    <w:pStyle w:val="Compact"/>
                    <w:jc w:val="center"/>
                  </w:pPr>
                  <w:r>
                    <w:t>Information used</w:t>
                  </w:r>
                </w:p>
              </w:tc>
            </w:tr>
            <w:tr w:rsidR="00AF7E86" w14:paraId="6AA14A40" w14:textId="77777777">
              <w:tc>
                <w:tcPr>
                  <w:tcW w:w="2640" w:type="dxa"/>
                </w:tcPr>
                <w:p w14:paraId="2E5F40BD" w14:textId="77777777" w:rsidR="00AF7E86" w:rsidRDefault="00000000">
                  <w:pPr>
                    <w:pStyle w:val="Compact"/>
                    <w:jc w:val="center"/>
                  </w:pPr>
                  <w:r>
                    <w:t>Annual full-extent habitat model, 13 predictors</w:t>
                  </w:r>
                </w:p>
              </w:tc>
              <w:tc>
                <w:tcPr>
                  <w:tcW w:w="2640" w:type="dxa"/>
                </w:tcPr>
                <w:p w14:paraId="1743549A" w14:textId="77777777" w:rsidR="00AF7E86" w:rsidRDefault="00000000">
                  <w:pPr>
                    <w:pStyle w:val="Compact"/>
                    <w:jc w:val="center"/>
                  </w:pPr>
                  <w:r>
                    <w:t>Predict cull outcomes across the full habitat-map extent</w:t>
                  </w:r>
                </w:p>
              </w:tc>
              <w:tc>
                <w:tcPr>
                  <w:tcW w:w="2640" w:type="dxa"/>
                </w:tcPr>
                <w:p w14:paraId="0D11456E" w14:textId="77777777" w:rsidR="00AF7E86" w:rsidRDefault="00000000">
                  <w:pPr>
                    <w:pStyle w:val="Compact"/>
                    <w:jc w:val="center"/>
                  </w:pPr>
                  <w:r>
                    <w:t>Twelve terrain and coral-habitat predictors plus survey year; fitted to cull site-years</w:t>
                  </w:r>
                </w:p>
              </w:tc>
            </w:tr>
            <w:tr w:rsidR="00AF7E86" w14:paraId="39352F79" w14:textId="77777777">
              <w:tc>
                <w:tcPr>
                  <w:tcW w:w="2640" w:type="dxa"/>
                </w:tcPr>
                <w:p w14:paraId="48AA696B" w14:textId="77777777" w:rsidR="00AF7E86" w:rsidRDefault="00000000">
                  <w:pPr>
                    <w:pStyle w:val="Compact"/>
                    <w:jc w:val="center"/>
                  </w:pPr>
                  <w:r>
                    <w:t>Annual limited-extent habitat model, 18 predictors</w:t>
                  </w:r>
                </w:p>
              </w:tc>
              <w:tc>
                <w:tcPr>
                  <w:tcW w:w="2640" w:type="dxa"/>
                </w:tcPr>
                <w:p w14:paraId="4C9B047D" w14:textId="77777777" w:rsidR="00AF7E86" w:rsidRDefault="00000000">
                  <w:pPr>
                    <w:pStyle w:val="Compact"/>
                    <w:jc w:val="center"/>
                  </w:pPr>
                  <w:r>
                    <w:t>Test whether added environmental information improves the annual prediction</w:t>
                  </w:r>
                </w:p>
              </w:tc>
              <w:tc>
                <w:tcPr>
                  <w:tcW w:w="2640" w:type="dxa"/>
                </w:tcPr>
                <w:p w14:paraId="72080859" w14:textId="77777777" w:rsidR="00AF7E86" w:rsidRDefault="00000000">
                  <w:pPr>
                    <w:pStyle w:val="Compact"/>
                    <w:jc w:val="center"/>
                  </w:pPr>
                  <w:r>
                    <w:t>The same predictors and year, plus five ReefGuide layers; fitted to cull site-years</w:t>
                  </w:r>
                </w:p>
              </w:tc>
            </w:tr>
            <w:tr w:rsidR="00AF7E86" w14:paraId="00E502C9" w14:textId="77777777">
              <w:tc>
                <w:tcPr>
                  <w:tcW w:w="2640" w:type="dxa"/>
                </w:tcPr>
                <w:p w14:paraId="486B1996" w14:textId="77777777" w:rsidR="00AF7E86" w:rsidRDefault="00000000">
                  <w:pPr>
                    <w:pStyle w:val="Compact"/>
                    <w:jc w:val="center"/>
                  </w:pPr>
                  <w:r>
                    <w:t>Manta habitat models</w:t>
                  </w:r>
                </w:p>
              </w:tc>
              <w:tc>
                <w:tcPr>
                  <w:tcW w:w="2640" w:type="dxa"/>
                </w:tcPr>
                <w:p w14:paraId="4FC16728" w14:textId="77777777" w:rsidR="00AF7E86" w:rsidRDefault="00000000">
                  <w:pPr>
                    <w:pStyle w:val="Compact"/>
                    <w:jc w:val="center"/>
                  </w:pPr>
                  <w:r>
                    <w:t>Rank tow locations with strong COTS evidence</w:t>
                  </w:r>
                </w:p>
              </w:tc>
              <w:tc>
                <w:tcPr>
                  <w:tcW w:w="2640" w:type="dxa"/>
                </w:tcPr>
                <w:p w14:paraId="499F574D" w14:textId="77777777" w:rsidR="00AF7E86" w:rsidRDefault="00000000">
                  <w:pPr>
                    <w:pStyle w:val="Compact"/>
                    <w:jc w:val="center"/>
                  </w:pPr>
                  <w:r>
                    <w:t>The environmental predictors above, fitted to tow observations; versions with year and with differences among reef-years accounted for were compared</w:t>
                  </w:r>
                </w:p>
              </w:tc>
            </w:tr>
            <w:tr w:rsidR="00AF7E86" w14:paraId="20D54927" w14:textId="77777777">
              <w:tc>
                <w:tcPr>
                  <w:tcW w:w="2640" w:type="dxa"/>
                </w:tcPr>
                <w:p w14:paraId="6CA89C61" w14:textId="77777777" w:rsidR="00AF7E86" w:rsidRDefault="00000000">
                  <w:pPr>
                    <w:pStyle w:val="Compact"/>
                    <w:jc w:val="center"/>
                  </w:pPr>
                  <w:r>
                    <w:t>Recent-evidence site ranking</w:t>
                  </w:r>
                </w:p>
              </w:tc>
              <w:tc>
                <w:tcPr>
                  <w:tcW w:w="2640" w:type="dxa"/>
                </w:tcPr>
                <w:p w14:paraId="1B841A65" w14:textId="77777777" w:rsidR="00AF7E86" w:rsidRDefault="00000000">
                  <w:pPr>
                    <w:pStyle w:val="Compact"/>
                    <w:jc w:val="center"/>
                  </w:pPr>
                  <w:r>
                    <w:t>Set a search order for designated cull sites</w:t>
                  </w:r>
                </w:p>
              </w:tc>
              <w:tc>
                <w:tcPr>
                  <w:tcW w:w="2640" w:type="dxa"/>
                </w:tcPr>
                <w:p w14:paraId="35F55BF3" w14:textId="77777777" w:rsidR="00AF7E86" w:rsidRDefault="00000000">
                  <w:pPr>
                    <w:pStyle w:val="Compact"/>
                    <w:jc w:val="center"/>
                  </w:pPr>
                  <w:r>
                    <w:t xml:space="preserve">Habitat rank plus the preceding season’s cull dives and nearby manta </w:t>
                  </w:r>
                  <w:r>
                    <w:lastRenderedPageBreak/>
                    <w:t>tows</w:t>
                  </w:r>
                </w:p>
              </w:tc>
            </w:tr>
            <w:tr w:rsidR="00AF7E86" w14:paraId="141E581E" w14:textId="77777777">
              <w:tc>
                <w:tcPr>
                  <w:tcW w:w="2640" w:type="dxa"/>
                </w:tcPr>
                <w:p w14:paraId="316428C6" w14:textId="77777777" w:rsidR="00AF7E86" w:rsidRDefault="00000000">
                  <w:pPr>
                    <w:pStyle w:val="Compact"/>
                    <w:jc w:val="center"/>
                  </w:pPr>
                  <w:r>
                    <w:lastRenderedPageBreak/>
                    <w:t>Multi-observation habitat model</w:t>
                  </w:r>
                </w:p>
              </w:tc>
              <w:tc>
                <w:tcPr>
                  <w:tcW w:w="2640" w:type="dxa"/>
                </w:tcPr>
                <w:p w14:paraId="6A7CF1F8" w14:textId="77777777" w:rsidR="00AF7E86" w:rsidRDefault="00000000">
                  <w:pPr>
                    <w:pStyle w:val="Compact"/>
                    <w:jc w:val="center"/>
                  </w:pPr>
                  <w:r>
                    <w:t>Explain habitat associations while allowing for different observations</w:t>
                  </w:r>
                </w:p>
              </w:tc>
              <w:tc>
                <w:tcPr>
                  <w:tcW w:w="2640" w:type="dxa"/>
                </w:tcPr>
                <w:p w14:paraId="565BA038" w14:textId="77777777" w:rsidR="00AF7E86" w:rsidRDefault="00000000">
                  <w:pPr>
                    <w:pStyle w:val="Compact"/>
                    <w:jc w:val="center"/>
                  </w:pPr>
                  <w:r>
                    <w:t>Cull, SALAD and RHIS evidence, terrain, geomorphic classes and coral habitat; implemented with a hierarchical model of species communities</w:t>
                  </w:r>
                </w:p>
              </w:tc>
            </w:tr>
            <w:tr w:rsidR="00AF7E86" w14:paraId="717FF72D" w14:textId="77777777">
              <w:tc>
                <w:tcPr>
                  <w:tcW w:w="2640" w:type="dxa"/>
                </w:tcPr>
                <w:p w14:paraId="6B272D38" w14:textId="77777777" w:rsidR="00AF7E86" w:rsidRDefault="00000000">
                  <w:pPr>
                    <w:pStyle w:val="Compact"/>
                    <w:jc w:val="center"/>
                  </w:pPr>
                  <w:r>
                    <w:t>Habitat updated by longer cull history</w:t>
                  </w:r>
                </w:p>
              </w:tc>
              <w:tc>
                <w:tcPr>
                  <w:tcW w:w="2640" w:type="dxa"/>
                </w:tcPr>
                <w:p w14:paraId="58FEB1A2" w14:textId="77777777" w:rsidR="00AF7E86" w:rsidRDefault="00000000">
                  <w:pPr>
                    <w:pStyle w:val="Compact"/>
                    <w:jc w:val="center"/>
                  </w:pPr>
                  <w:r>
                    <w:t>Test how much past finds add to a habitat forecast</w:t>
                  </w:r>
                </w:p>
              </w:tc>
              <w:tc>
                <w:tcPr>
                  <w:tcW w:w="2640" w:type="dxa"/>
                </w:tcPr>
                <w:p w14:paraId="3DF16A18" w14:textId="77777777" w:rsidR="00AF7E86" w:rsidRDefault="00000000">
                  <w:pPr>
                    <w:pStyle w:val="Compact"/>
                    <w:jc w:val="center"/>
                  </w:pPr>
                  <w:r>
                    <w:t>Multi-observation habitat estimates and spatially weighted earlier cull records</w:t>
                  </w:r>
                </w:p>
              </w:tc>
            </w:tr>
            <w:tr w:rsidR="00AF7E86" w14:paraId="5CD45C3F" w14:textId="77777777">
              <w:tc>
                <w:tcPr>
                  <w:tcW w:w="2640" w:type="dxa"/>
                </w:tcPr>
                <w:p w14:paraId="553A7F18" w14:textId="77777777" w:rsidR="00AF7E86" w:rsidRDefault="00000000">
                  <w:pPr>
                    <w:pStyle w:val="Compact"/>
                    <w:jc w:val="center"/>
                  </w:pPr>
                  <w:r>
                    <w:t>COTS–coral metacommunity model</w:t>
                  </w:r>
                </w:p>
              </w:tc>
              <w:tc>
                <w:tcPr>
                  <w:tcW w:w="2640" w:type="dxa"/>
                </w:tcPr>
                <w:p w14:paraId="402A9E66" w14:textId="77777777" w:rsidR="00AF7E86" w:rsidRDefault="00000000">
                  <w:pPr>
                    <w:pStyle w:val="Compact"/>
                    <w:jc w:val="center"/>
                  </w:pPr>
                  <w:r>
                    <w:t>Simulate connected populations, coral consumption and responses to removals</w:t>
                  </w:r>
                </w:p>
              </w:tc>
              <w:tc>
                <w:tcPr>
                  <w:tcW w:w="2640" w:type="dxa"/>
                </w:tcPr>
                <w:p w14:paraId="3E0B915C" w14:textId="77777777" w:rsidR="00AF7E86" w:rsidRDefault="00000000">
                  <w:pPr>
                    <w:pStyle w:val="Compact"/>
                    <w:jc w:val="center"/>
                  </w:pPr>
                  <w:r>
                    <w:t>Population and coral processes, larval supply, disturbance and historical culling in the Lizard Island cluster</w:t>
                  </w:r>
                </w:p>
              </w:tc>
            </w:tr>
            <w:bookmarkEnd w:id="18"/>
          </w:tbl>
          <w:p w14:paraId="59E3D751" w14:textId="77777777" w:rsidR="00AF7E86" w:rsidRDefault="00AF7E86"/>
        </w:tc>
      </w:tr>
    </w:tbl>
    <w:p w14:paraId="5FF2455A" w14:textId="77777777" w:rsidR="00AF7E86" w:rsidRDefault="00000000">
      <w:pPr>
        <w:pStyle w:val="BodyText"/>
      </w:pPr>
      <w:r>
        <w:lastRenderedPageBreak/>
        <w:t>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14:paraId="6C5B656F" w14:textId="77777777" w:rsidR="00AF7E86" w:rsidRDefault="00000000">
      <w:pPr>
        <w:pStyle w:val="BodyText"/>
      </w:pPr>
      <w:r>
        <w:t>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p w14:paraId="094F4811" w14:textId="77777777" w:rsidR="00AF7E86" w:rsidRDefault="00000000">
      <w:pPr>
        <w:pStyle w:val="Heading2"/>
      </w:pPr>
      <w:bookmarkStart w:id="19" w:name="testing-the-search-decisions"/>
      <w:bookmarkStart w:id="20" w:name="_Toc243919267"/>
      <w:bookmarkEnd w:id="16"/>
      <w:r>
        <w:t>2.3 Testing the search decisions</w:t>
      </w:r>
      <w:bookmarkEnd w:id="20"/>
    </w:p>
    <w:p w14:paraId="418C67A7" w14:textId="77777777" w:rsidR="00AF7E86" w:rsidRDefault="00000000">
      <w:pPr>
        <w:pStyle w:val="FirstParagraph"/>
      </w:pPr>
      <w:r>
        <w:t xml:space="preserve">Predictions were compared among locations on the same reef in the same year, because those are the choices crews make. We withheld reefs or used earlier seasons to predict later ones, as set out in </w:t>
      </w:r>
      <w:hyperlink w:anchor="tbl-evaluation-purpose">
        <w:r>
          <w:rPr>
            <w:rStyle w:val="Hyperlink"/>
          </w:rPr>
          <w:t>Table 2</w:t>
        </w:r>
      </w:hyperlink>
      <w:r>
        <w:t>. Comparisons kept effort or the share of high-density dives retained equal. Random selection provided a reference for the gains expected simply from searching fewer sites. Manta thinning was also compared with evenly spaced tows.</w:t>
      </w:r>
    </w:p>
    <w:tbl>
      <w:tblPr>
        <w:tblStyle w:val="Table"/>
        <w:tblW w:w="5000" w:type="pct"/>
        <w:tblLayout w:type="fixed"/>
        <w:tblLook w:val="0000" w:firstRow="0" w:lastRow="0" w:firstColumn="0" w:lastColumn="0" w:noHBand="0" w:noVBand="0"/>
      </w:tblPr>
      <w:tblGrid>
        <w:gridCol w:w="9242"/>
      </w:tblGrid>
      <w:tr w:rsidR="00AF7E86" w14:paraId="3BA764F3" w14:textId="77777777">
        <w:tc>
          <w:tcPr>
            <w:tcW w:w="7920" w:type="dxa"/>
          </w:tcPr>
          <w:p w14:paraId="42714357" w14:textId="77777777" w:rsidR="00AF7E86" w:rsidRDefault="00000000">
            <w:pPr>
              <w:pStyle w:val="ImageCaption"/>
              <w:spacing w:before="200"/>
            </w:pPr>
            <w:bookmarkStart w:id="21" w:name="tbl-evaluation-purpose"/>
            <w:r>
              <w:t>Table 2: Evaluation of the tactical decisions. The season-by-season evidence model used earlier outcomes, but its habitat models were withheld by reef and were not also restricted to earlier years.</w:t>
            </w:r>
          </w:p>
          <w:tbl>
            <w:tblPr>
              <w:tblStyle w:val="Table"/>
              <w:tblW w:w="5000" w:type="pct"/>
              <w:tblLayout w:type="fixed"/>
              <w:tblLook w:val="0020" w:firstRow="1" w:lastRow="0" w:firstColumn="0" w:lastColumn="0" w:noHBand="0" w:noVBand="0"/>
            </w:tblPr>
            <w:tblGrid>
              <w:gridCol w:w="3006"/>
              <w:gridCol w:w="3005"/>
              <w:gridCol w:w="3005"/>
            </w:tblGrid>
            <w:tr w:rsidR="00AF7E86" w14:paraId="02F88E9D"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313A00" w14:textId="77777777" w:rsidR="00AF7E86" w:rsidRDefault="00000000">
                  <w:pPr>
                    <w:pStyle w:val="Compact"/>
                    <w:jc w:val="center"/>
                  </w:pPr>
                  <w:r>
                    <w:t>Decision</w:t>
                  </w:r>
                </w:p>
              </w:tc>
              <w:tc>
                <w:tcPr>
                  <w:tcW w:w="2640" w:type="dxa"/>
                </w:tcPr>
                <w:p w14:paraId="118AB9DD" w14:textId="77777777" w:rsidR="00AF7E86" w:rsidRDefault="00000000">
                  <w:pPr>
                    <w:pStyle w:val="Compact"/>
                    <w:jc w:val="center"/>
                  </w:pPr>
                  <w:r>
                    <w:t>How the prediction was tested</w:t>
                  </w:r>
                </w:p>
              </w:tc>
              <w:tc>
                <w:tcPr>
                  <w:tcW w:w="2640" w:type="dxa"/>
                </w:tcPr>
                <w:p w14:paraId="12091F0A" w14:textId="77777777" w:rsidR="00AF7E86" w:rsidRDefault="00000000">
                  <w:pPr>
                    <w:pStyle w:val="Compact"/>
                    <w:jc w:val="center"/>
                  </w:pPr>
                  <w:r>
                    <w:t>Comparison and outcome</w:t>
                  </w:r>
                </w:p>
              </w:tc>
            </w:tr>
            <w:tr w:rsidR="00AF7E86" w14:paraId="71179183" w14:textId="77777777">
              <w:tc>
                <w:tcPr>
                  <w:tcW w:w="2640" w:type="dxa"/>
                </w:tcPr>
                <w:p w14:paraId="1483D78F" w14:textId="77777777" w:rsidR="00AF7E86" w:rsidRDefault="00000000">
                  <w:pPr>
                    <w:pStyle w:val="Compact"/>
                    <w:jc w:val="center"/>
                  </w:pPr>
                  <w:r>
                    <w:t>Where habitat predicts COTS</w:t>
                  </w:r>
                </w:p>
              </w:tc>
              <w:tc>
                <w:tcPr>
                  <w:tcW w:w="2640" w:type="dxa"/>
                </w:tcPr>
                <w:p w14:paraId="20F1371C" w14:textId="77777777" w:rsidR="00AF7E86" w:rsidRDefault="00000000">
                  <w:pPr>
                    <w:pStyle w:val="Compact"/>
                    <w:jc w:val="center"/>
                  </w:pPr>
                  <w:r>
                    <w:t>Each reef was scored by models fitted without its group of reefs</w:t>
                  </w:r>
                </w:p>
              </w:tc>
              <w:tc>
                <w:tcPr>
                  <w:tcW w:w="2640" w:type="dxa"/>
                </w:tcPr>
                <w:p w14:paraId="60DBF374" w14:textId="77777777" w:rsidR="00AF7E86" w:rsidRDefault="00000000">
                  <w:pPr>
                    <w:pStyle w:val="Compact"/>
                    <w:jc w:val="center"/>
                  </w:pPr>
                  <w:r>
                    <w:t>Ability to rank observations on the same reef and in the same year</w:t>
                  </w:r>
                </w:p>
              </w:tc>
            </w:tr>
            <w:tr w:rsidR="00AF7E86" w14:paraId="54FC7033" w14:textId="77777777">
              <w:tc>
                <w:tcPr>
                  <w:tcW w:w="2640" w:type="dxa"/>
                </w:tcPr>
                <w:p w14:paraId="30364FC4" w14:textId="77777777" w:rsidR="00AF7E86" w:rsidRDefault="00000000">
                  <w:pPr>
                    <w:pStyle w:val="Compact"/>
                    <w:jc w:val="center"/>
                  </w:pPr>
                  <w:r>
                    <w:lastRenderedPageBreak/>
                    <w:t>Which cull sites to search</w:t>
                  </w:r>
                </w:p>
              </w:tc>
              <w:tc>
                <w:tcPr>
                  <w:tcW w:w="2640" w:type="dxa"/>
                </w:tcPr>
                <w:p w14:paraId="2E9EF1BD" w14:textId="77777777" w:rsidR="00AF7E86" w:rsidRDefault="00000000">
                  <w:pPr>
                    <w:pStyle w:val="Compact"/>
                    <w:jc w:val="center"/>
                  </w:pPr>
                  <w:r>
                    <w:t>All designated sites were ranked, including never-dived sites; recent evidence came only from earlier seasons</w:t>
                  </w:r>
                </w:p>
              </w:tc>
              <w:tc>
                <w:tcPr>
                  <w:tcW w:w="2640" w:type="dxa"/>
                </w:tcPr>
                <w:p w14:paraId="22ACA9D7" w14:textId="77777777" w:rsidR="00AF7E86" w:rsidRDefault="00000000">
                  <w:pPr>
                    <w:pStyle w:val="Compact"/>
                    <w:jc w:val="center"/>
                  </w:pPr>
                  <w:r>
                    <w:t>Habitat alone, recent evidence and their combination; sites searched and dive outcomes retained</w:t>
                  </w:r>
                </w:p>
              </w:tc>
            </w:tr>
            <w:tr w:rsidR="00AF7E86" w14:paraId="4903F0EE" w14:textId="77777777">
              <w:tc>
                <w:tcPr>
                  <w:tcW w:w="2640" w:type="dxa"/>
                </w:tcPr>
                <w:p w14:paraId="73693F39" w14:textId="77777777" w:rsidR="00AF7E86" w:rsidRDefault="00000000">
                  <w:pPr>
                    <w:pStyle w:val="Compact"/>
                    <w:jc w:val="center"/>
                  </w:pPr>
                  <w:r>
                    <w:t>Whether the ranking works in later seasons</w:t>
                  </w:r>
                </w:p>
              </w:tc>
              <w:tc>
                <w:tcPr>
                  <w:tcW w:w="2640" w:type="dxa"/>
                </w:tcPr>
                <w:p w14:paraId="27AB60B9" w14:textId="77777777" w:rsidR="00AF7E86" w:rsidRDefault="00000000">
                  <w:pPr>
                    <w:pStyle w:val="Compact"/>
                    <w:jc w:val="center"/>
                  </w:pPr>
                  <w:r>
                    <w:t>The evidence model was fitted on seasons before each test season, 2019–2026</w:t>
                  </w:r>
                </w:p>
              </w:tc>
              <w:tc>
                <w:tcPr>
                  <w:tcW w:w="2640" w:type="dxa"/>
                </w:tcPr>
                <w:p w14:paraId="74AA6C26" w14:textId="77777777" w:rsidR="00AF7E86" w:rsidRDefault="00000000">
                  <w:pPr>
                    <w:pStyle w:val="Compact"/>
                    <w:jc w:val="center"/>
                  </w:pPr>
                  <w:r>
                    <w:t>The same search outcomes, evaluated season by season</w:t>
                  </w:r>
                </w:p>
              </w:tc>
            </w:tr>
            <w:tr w:rsidR="00AF7E86" w14:paraId="4BA5DC34" w14:textId="77777777">
              <w:tc>
                <w:tcPr>
                  <w:tcW w:w="2640" w:type="dxa"/>
                </w:tcPr>
                <w:p w14:paraId="373EAF81" w14:textId="77777777" w:rsidR="00AF7E86" w:rsidRDefault="00000000">
                  <w:pPr>
                    <w:pStyle w:val="Compact"/>
                    <w:jc w:val="center"/>
                  </w:pPr>
                  <w:r>
                    <w:t>Whether &gt;0.04 dives are retained</w:t>
                  </w:r>
                </w:p>
              </w:tc>
              <w:tc>
                <w:tcPr>
                  <w:tcW w:w="2640" w:type="dxa"/>
                </w:tcPr>
                <w:p w14:paraId="7ADFC7EB" w14:textId="77777777" w:rsidR="00AF7E86" w:rsidRDefault="00000000">
                  <w:pPr>
                    <w:pStyle w:val="Compact"/>
                    <w:jc w:val="center"/>
                  </w:pPr>
                  <w:r>
                    <w:t>Saved rankings were assessed at the higher threshold without refitting</w:t>
                  </w:r>
                </w:p>
              </w:tc>
              <w:tc>
                <w:tcPr>
                  <w:tcW w:w="2640" w:type="dxa"/>
                </w:tcPr>
                <w:p w14:paraId="76057D53" w14:textId="77777777" w:rsidR="00AF7E86" w:rsidRDefault="00000000">
                  <w:pPr>
                    <w:pStyle w:val="Compact"/>
                    <w:jc w:val="center"/>
                  </w:pPr>
                  <w:r>
                    <w:t>Missed high-density dives, low-density and ghost dives avoided, and intermediate dives retained</w:t>
                  </w:r>
                </w:p>
              </w:tc>
            </w:tr>
            <w:tr w:rsidR="00AF7E86" w14:paraId="7D3AA749" w14:textId="77777777">
              <w:tc>
                <w:tcPr>
                  <w:tcW w:w="2640" w:type="dxa"/>
                </w:tcPr>
                <w:p w14:paraId="34FD84E4" w14:textId="77777777" w:rsidR="00AF7E86" w:rsidRDefault="00000000">
                  <w:pPr>
                    <w:pStyle w:val="Compact"/>
                    <w:jc w:val="center"/>
                  </w:pPr>
                  <w:r>
                    <w:t>Which manta tows to omit</w:t>
                  </w:r>
                </w:p>
              </w:tc>
              <w:tc>
                <w:tcPr>
                  <w:tcW w:w="2640" w:type="dxa"/>
                </w:tcPr>
                <w:p w14:paraId="7CDFFC09" w14:textId="77777777" w:rsidR="00AF7E86" w:rsidRDefault="00000000">
                  <w:pPr>
                    <w:pStyle w:val="Compact"/>
                    <w:jc w:val="center"/>
                  </w:pPr>
                  <w:r>
                    <w:t>Recorded surveys were thinned while keeping the same number of tows for each strategy</w:t>
                  </w:r>
                </w:p>
              </w:tc>
              <w:tc>
                <w:tcPr>
                  <w:tcW w:w="2640" w:type="dxa"/>
                </w:tcPr>
                <w:p w14:paraId="37D4E3F9" w14:textId="77777777" w:rsidR="00AF7E86" w:rsidRDefault="00000000">
                  <w:pPr>
                    <w:pStyle w:val="Compact"/>
                    <w:jc w:val="center"/>
                  </w:pPr>
                  <w:r>
                    <w:t>Habitat-ranked, random and evenly spaced tows; observed aggregations still detected</w:t>
                  </w:r>
                </w:p>
              </w:tc>
            </w:tr>
            <w:bookmarkEnd w:id="21"/>
          </w:tbl>
          <w:p w14:paraId="4E30A7EF" w14:textId="77777777" w:rsidR="00AF7E86" w:rsidRDefault="00AF7E86"/>
        </w:tc>
      </w:tr>
    </w:tbl>
    <w:p w14:paraId="1FD8920D" w14:textId="77777777" w:rsidR="00AF7E86" w:rsidRDefault="00000000">
      <w:pPr>
        <w:pStyle w:val="BodyText"/>
      </w:pPr>
      <w:r>
        <w:lastRenderedPageBreak/>
        <w:t>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14:paraId="5267B30B" w14:textId="77777777" w:rsidR="00AF7E86" w:rsidRDefault="00000000">
      <w:pPr>
        <w:pStyle w:val="BodyText"/>
      </w:pPr>
      <w:r>
        <w:t>For the &gt;0.04 comparison, “sites searched” 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80%,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p w14:paraId="6F4CA148" w14:textId="77777777" w:rsidR="00AF7E86" w:rsidRDefault="00000000">
      <w:pPr>
        <w:pStyle w:val="Heading2"/>
      </w:pPr>
      <w:bookmarkStart w:id="22" w:name="seasonal-products-and-field-assessment"/>
      <w:bookmarkStart w:id="23" w:name="_Toc243919268"/>
      <w:bookmarkEnd w:id="19"/>
      <w:r>
        <w:t>2.4 Seasonal products and field assessment</w:t>
      </w:r>
      <w:bookmarkEnd w:id="23"/>
    </w:p>
    <w:p w14:paraId="69D443C3" w14:textId="77777777" w:rsidR="00AF7E86" w:rsidRDefault="00000000">
      <w:pPr>
        <w:pStyle w:val="FirstParagraph"/>
      </w:pPr>
      <w:r>
        <w:t>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14:paraId="0F386C61" w14:textId="77777777" w:rsidR="00AF7E86" w:rsidRDefault="00000000">
      <w:pPr>
        <w:pStyle w:val="BodyText"/>
      </w:pPr>
      <w:r>
        <w:t>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p w14:paraId="02A2853B" w14:textId="77777777" w:rsidR="00AF7E86" w:rsidRDefault="00000000">
      <w:pPr>
        <w:pStyle w:val="Heading2"/>
      </w:pPr>
      <w:bookmarkStart w:id="24" w:name="sec-hydro-connectivity-methods"/>
      <w:bookmarkStart w:id="25" w:name="_Toc243919269"/>
      <w:bookmarkEnd w:id="22"/>
      <w:r>
        <w:t>2.5 Modelling water movement and larval connections among reefs</w:t>
      </w:r>
      <w:bookmarkEnd w:id="25"/>
    </w:p>
    <w:p w14:paraId="2FDDE08E" w14:textId="77777777" w:rsidR="00AF7E86" w:rsidRDefault="00000000">
      <w:pPr>
        <w:pStyle w:val="FirstParagraph"/>
      </w:pPr>
      <w:r>
        <w:rPr>
          <w:b/>
          <w:bCs/>
        </w:rPr>
        <w:t>Hydrodynamic model and particle tracking.</w:t>
      </w:r>
      <w:r>
        <w:t xml:space="preserve"> [TO WRITE: Sev and Owen — describe development of the fine-scale Lizard Island hydrodynamic model, its spatial domain and </w:t>
      </w:r>
      <w:r>
        <w:lastRenderedPageBreak/>
        <w:t>resolution, environmental forcing and checks against observations. Explain how particles representing COTS larvae were released and tracked, including release dates and source locations, larval behaviour, mortality, competency and the treatment of particles crossing the model boundary. Identify the model versions, data sources and supporting references.]</w:t>
      </w:r>
    </w:p>
    <w:p w14:paraId="6DFC834C" w14:textId="77777777" w:rsidR="00AF7E86" w:rsidRDefault="00000000">
      <w:pPr>
        <w:pStyle w:val="BodyText"/>
      </w:pPr>
      <w:r>
        <w:rPr>
          <w:b/>
          <w:bCs/>
        </w:rPr>
        <w:t>Connectivity matrices and network analysis.</w:t>
      </w:r>
      <w:r>
        <w:t xml:space="preserve"> [TO WRITE: Sev and Owen — explain how particle trajectories were consolidated into connections among sub-reef sites and reefs. Define the matrix entries, their direction and units, how release numbers and source reef area were accounted for, and the settlement and competency rules. Describe the network analyses used to assess exchange within reef groups, larval sources and the relative isolation of Ribbon Reefs, including comparisons with distance alone, variation among releases and checks for model-boundary effects. Distinguish completed analyses from planned tests and state which connections were supplied to the population model.]</w:t>
      </w:r>
    </w:p>
    <w:p w14:paraId="0B45F80B" w14:textId="77777777" w:rsidR="00AF7E86" w:rsidRDefault="00000000">
      <w:pPr>
        <w:pStyle w:val="BodyText"/>
      </w:pPr>
      <w:r>
        <w:t>The initial dispersal assessment used modelled daily mean larval concentrations at ages 5, 9 and 10 days for 10 releases from December 2022 to January 2023. Concentrations were averaged by polygon area to sub-reef sites and then reefs, and ranked within each release before comparisons were combined. This assessed relative spatial patterns without letting differences in total larval load dominate. We examined how often each site ranked in the highest fifth at day 10, variation among releases, and cross-shelf patterns within latitude bands. These descriptive comparisons do not identify larval origins or settlement probabilities. Appendix K provides the supporting comparisons and their limits.</w:t>
      </w:r>
    </w:p>
    <w:p w14:paraId="1649742C" w14:textId="77777777" w:rsidR="00AF7E86" w:rsidRDefault="00000000">
      <w:pPr>
        <w:pStyle w:val="Heading2"/>
      </w:pPr>
      <w:bookmarkStart w:id="26" w:name="sec-metacommunity"/>
      <w:bookmarkStart w:id="27" w:name="_Toc243919270"/>
      <w:bookmarkEnd w:id="24"/>
      <w:r>
        <w:t>2.6 Simulating connected COTS and coral populations</w:t>
      </w:r>
      <w:bookmarkEnd w:id="27"/>
    </w:p>
    <w:p w14:paraId="1AFA7BFA" w14:textId="77777777" w:rsidR="00AF7E86" w:rsidRDefault="00000000">
      <w:pPr>
        <w:pStyle w:val="FirstParagraph"/>
      </w:pPr>
      <w:r>
        <w:t>The metacommunity prototype represents 2,895 sub-reef sites on 113 reefs in the Lizard Island cluster. COTSMod supplies population growth, coral consumption, reproduction and larval dispersal; ADRIA supplies the domain, disturbance and scenario handling, coupled to CoralBlox coral dynamics (Matthews et al., 2020b; de Almeida et al., 2026; open-AIMS, 2026c, 2026b). Larval connections currently operate between whole reefs. Habitat and recorded removals vary among sites, but fine-scale water-flow connections have not yet replaced those inputs.</w:t>
      </w:r>
    </w:p>
    <w:p w14:paraId="1672DDF2" w14:textId="77777777" w:rsidR="00AF7E86" w:rsidRDefault="00000000">
      <w:pPr>
        <w:pStyle w:val="BodyText"/>
      </w:pPr>
      <w:r>
        <w:t>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14:paraId="4FB94243" w14:textId="77777777" w:rsidR="00AF7E86" w:rsidRDefault="00000000">
      <w:pPr>
        <w:pStyle w:val="BodyText"/>
      </w:pPr>
      <w:r>
        <w:t>The intended strategic assessments compare matched histories with and without culling from 2012 onward, then examine future stopping rules, control of larval-source reefs and resources for fifth-wave suppression. They must track local and downstream coral outcomes. The latest projections translate diver-hours into removals using a density-dependent catch rate, capped by the available adult population. They compare no further culling, recent effort, increased effort and reallocation among reefs under two climate pathways through 2050. These exploratory scenarios require independent validation and agreement on operational constraints. Appendix I documents the current calibration and projections; Appendix G retains detailed model methods. [TO CONFIRM: connectivity attribution, delivery of the fine-scale network, final model release and operational scenario settings.]</w:t>
      </w:r>
    </w:p>
    <w:p w14:paraId="112FEAC5" w14:textId="77777777" w:rsidR="00AF7E86" w:rsidRDefault="00000000">
      <w:pPr>
        <w:pStyle w:val="Heading1"/>
      </w:pPr>
      <w:bookmarkStart w:id="28" w:name="results"/>
      <w:bookmarkStart w:id="29" w:name="_Toc243919271"/>
      <w:bookmarkEnd w:id="12"/>
      <w:bookmarkEnd w:id="26"/>
      <w:r>
        <w:lastRenderedPageBreak/>
        <w:t>3. Results</w:t>
      </w:r>
      <w:bookmarkEnd w:id="29"/>
    </w:p>
    <w:p w14:paraId="764E46A7" w14:textId="630FC278" w:rsidR="00AF7E86" w:rsidDel="008225BC" w:rsidRDefault="00000000">
      <w:pPr>
        <w:pStyle w:val="Heading2"/>
        <w:rPr>
          <w:del w:id="30" w:author="Sam Matthews" w:date="2026-10-26T15:07:00Z" w16du:dateUtc="2026-10-26T05:07:00Z"/>
        </w:rPr>
      </w:pPr>
      <w:bookmarkStart w:id="31" w:name="sec-cull"/>
      <w:bookmarkStart w:id="32" w:name="_Toc243919272"/>
      <w:del w:id="33" w:author="Sam Matthews" w:date="2026-10-26T15:07:00Z" w16du:dateUtc="2026-10-26T05:07:00Z">
        <w:r w:rsidDel="008225BC">
          <w:delText>3.1 Recent observations improve cull-site search priorities</w:delText>
        </w:r>
        <w:bookmarkEnd w:id="32"/>
      </w:del>
    </w:p>
    <w:p w14:paraId="33F972A0" w14:textId="783929ED" w:rsidR="00AF7E86" w:rsidRDefault="00000000">
      <w:pPr>
        <w:pStyle w:val="FirstParagraph"/>
        <w:rPr>
          <w:ins w:id="34" w:author="Sam Matthews" w:date="2026-10-26T15:28:00Z" w16du:dateUtc="2026-10-26T05:28:00Z"/>
        </w:rPr>
      </w:pPr>
      <w:del w:id="35" w:author="Sam Matthews" w:date="2026-10-26T15:09:00Z" w16du:dateUtc="2026-10-26T05:09:00Z">
        <w:r w:rsidDel="008225BC">
          <w:delText xml:space="preserve">Combining recent cull and manta observations with habitat improved the search order compared with habitat alone. </w:delText>
        </w:r>
      </w:del>
      <w:del w:id="36" w:author="Sam Matthews" w:date="2026-10-26T15:07:00Z" w16du:dateUtc="2026-10-26T05:07:00Z">
        <w:r w:rsidDel="008225BC">
          <w:delText>The original ≥0.02 comparisons showed fewer designated sites needed to retain the same share of problematic dives; the season-by-season evidence test also improved on habitat alone in recent seasons. Appendix H retains those comparisons and their full numerical results.</w:delText>
        </w:r>
      </w:del>
    </w:p>
    <w:p w14:paraId="0E01BA67" w14:textId="1C8FB59E" w:rsidR="00DC22FA" w:rsidRDefault="00DC22FA" w:rsidP="00DC22FA">
      <w:pPr>
        <w:pStyle w:val="Heading1"/>
        <w:ind w:left="720"/>
        <w:rPr>
          <w:ins w:id="37" w:author="Sam Matthews" w:date="2026-10-26T15:30:00Z" w16du:dateUtc="2026-10-26T05:30:00Z"/>
        </w:rPr>
      </w:pPr>
      <w:ins w:id="38" w:author="Sam Matthews" w:date="2026-10-26T15:28:00Z" w16du:dateUtc="2026-10-26T05:28:00Z">
        <w:r>
          <w:t>3.1 GBR Fine Scale Habitat Prodcitions</w:t>
        </w:r>
      </w:ins>
    </w:p>
    <w:p w14:paraId="67BC22F1" w14:textId="77777777" w:rsidR="00DC22FA" w:rsidRDefault="00DC22FA" w:rsidP="00DC22FA">
      <w:pPr>
        <w:pStyle w:val="Heading4"/>
        <w:rPr>
          <w:ins w:id="39" w:author="Sam Matthews" w:date="2026-10-26T15:30:00Z" w16du:dateUtc="2026-10-26T05:30:00Z"/>
        </w:rPr>
      </w:pPr>
      <w:ins w:id="40" w:author="Sam Matthews" w:date="2026-10-26T15:30:00Z" w16du:dateUtc="2026-10-26T05:30:00Z">
        <w:r>
          <w:t>Habitat layers: a consistent first ordering on every reef</w:t>
        </w:r>
      </w:ins>
    </w:p>
    <w:p w14:paraId="1C8F89C8" w14:textId="37955CDB" w:rsidR="00DC22FA" w:rsidRDefault="00DC22FA" w:rsidP="00DC22FA">
      <w:pPr>
        <w:pStyle w:val="BodyText"/>
        <w:rPr>
          <w:ins w:id="41" w:author="Sam Matthews" w:date="2026-10-26T15:30:00Z" w16du:dateUtc="2026-10-26T05:30:00Z"/>
        </w:rPr>
      </w:pPr>
      <w:ins w:id="42" w:author="Sam Matthews" w:date="2026-10-26T15:30:00Z" w16du:dateUtc="2026-10-26T05:30:00Z">
        <w:r>
          <w:t>The habitat layers cover every reef. They give a consistent ordering within each reef, which is useful wherever crews have little recent evidence. Across the GBR, each layer’s absolute values mostly reflect survey year and region (</w:t>
        </w:r>
        <w:r>
          <w:fldChar w:fldCharType="begin"/>
        </w:r>
        <w:r>
          <w:instrText>HYPERLINK \l "fig-overview" \h</w:instrText>
        </w:r>
        <w:r>
          <w:fldChar w:fldCharType="separate"/>
        </w:r>
        <w:r>
          <w:rPr>
            <w:rStyle w:val="Hyperlink"/>
          </w:rPr>
          <w:t>Figure 15</w:t>
        </w:r>
        <w:r>
          <w:fldChar w:fldCharType="end"/>
        </w:r>
        <w:r>
          <w:t>). Within reefs, the cull-trained layers placed their highest ranks along reef margins and outer slopes (</w:t>
        </w:r>
        <w:r>
          <w:fldChar w:fldCharType="begin"/>
        </w:r>
        <w:r>
          <w:instrText>HYPERLINK \l "fig-maps" \h</w:instrText>
        </w:r>
        <w:r>
          <w:fldChar w:fldCharType="separate"/>
        </w:r>
        <w:r>
          <w:rPr>
            <w:rStyle w:val="Hyperlink"/>
          </w:rPr>
          <w:t>Figure 16</w:t>
        </w:r>
        <w:r>
          <w:fldChar w:fldCharType="end"/>
        </w:r>
        <w:r>
          <w:t>).</w:t>
        </w:r>
      </w:ins>
    </w:p>
    <w:p w14:paraId="0510D797" w14:textId="77777777" w:rsidR="00DC22FA" w:rsidRDefault="00DC22FA" w:rsidP="00DC22FA">
      <w:pPr>
        <w:pStyle w:val="FirstParagraph"/>
        <w:rPr>
          <w:ins w:id="43" w:author="Sam Matthews" w:date="2026-10-26T15:30:00Z" w16du:dateUtc="2026-10-26T05:30:00Z"/>
        </w:rPr>
      </w:pPr>
    </w:p>
    <w:tbl>
      <w:tblPr>
        <w:tblStyle w:val="Table"/>
        <w:tblW w:w="5000" w:type="pct"/>
        <w:tblLayout w:type="fixed"/>
        <w:tblLook w:val="0000" w:firstRow="0" w:lastRow="0" w:firstColumn="0" w:lastColumn="0" w:noHBand="0" w:noVBand="0"/>
      </w:tblPr>
      <w:tblGrid>
        <w:gridCol w:w="9242"/>
      </w:tblGrid>
      <w:tr w:rsidR="00DC22FA" w14:paraId="4ADBF56A" w14:textId="77777777" w:rsidTr="00DC22FA">
        <w:trPr>
          <w:ins w:id="44" w:author="Sam Matthews" w:date="2026-10-26T15:30:00Z" w16du:dateUtc="2026-10-26T05:30:00Z"/>
        </w:trPr>
        <w:tc>
          <w:tcPr>
            <w:tcW w:w="9242" w:type="dxa"/>
          </w:tcPr>
          <w:p w14:paraId="722B5F12" w14:textId="77777777" w:rsidR="00DC22FA" w:rsidRDefault="00DC22FA" w:rsidP="00EC13D3">
            <w:pPr>
              <w:pStyle w:val="Compact"/>
              <w:jc w:val="center"/>
              <w:rPr>
                <w:ins w:id="45" w:author="Sam Matthews" w:date="2026-10-26T15:30:00Z" w16du:dateUtc="2026-10-26T05:30:00Z"/>
              </w:rPr>
            </w:pPr>
            <w:ins w:id="46" w:author="Sam Matthews" w:date="2026-10-26T15:30:00Z" w16du:dateUtc="2026-10-26T05:30:00Z">
              <w:r>
                <w:rPr>
                  <w:noProof/>
                </w:rPr>
                <w:drawing>
                  <wp:inline distT="0" distB="0" distL="0" distR="0" wp14:anchorId="7362B421" wp14:editId="2CA540EA">
                    <wp:extent cx="5727700" cy="3971205"/>
                    <wp:effectExtent l="0" t="0" r="0" b="0"/>
                    <wp:docPr id="1219135340" name="Picture"/>
                    <wp:cNvGraphicFramePr/>
                    <a:graphic xmlns:a="http://schemas.openxmlformats.org/drawingml/2006/main">
                      <a:graphicData uri="http://schemas.openxmlformats.org/drawingml/2006/picture">
                        <pic:pic xmlns:pic="http://schemas.openxmlformats.org/drawingml/2006/picture">
                          <pic:nvPicPr>
                            <pic:cNvPr id="201" name="Picture" descr="../outputs/figures/fig01_gbr_overview.png"/>
                            <pic:cNvPicPr>
                              <a:picLocks noChangeAspect="1" noChangeArrowheads="1"/>
                            </pic:cNvPicPr>
                          </pic:nvPicPr>
                          <pic:blipFill>
                            <a:blip r:embed="rId7"/>
                            <a:stretch>
                              <a:fillRect/>
                            </a:stretch>
                          </pic:blipFill>
                          <pic:spPr bwMode="auto">
                            <a:xfrm>
                              <a:off x="0" y="0"/>
                              <a:ext cx="5727700" cy="3971205"/>
                            </a:xfrm>
                            <a:prstGeom prst="rect">
                              <a:avLst/>
                            </a:prstGeom>
                            <a:noFill/>
                            <a:ln w="9525">
                              <a:noFill/>
                              <a:headEnd/>
                              <a:tailEnd/>
                            </a:ln>
                          </pic:spPr>
                        </pic:pic>
                      </a:graphicData>
                    </a:graphic>
                  </wp:inline>
                </w:drawing>
              </w:r>
            </w:ins>
          </w:p>
          <w:p w14:paraId="04EB1D9E" w14:textId="77777777" w:rsidR="00DC22FA" w:rsidRDefault="00DC22FA" w:rsidP="00EC13D3">
            <w:pPr>
              <w:pStyle w:val="ImageCaption"/>
              <w:spacing w:before="200"/>
              <w:rPr>
                <w:ins w:id="47" w:author="Sam Matthews" w:date="2026-10-26T15:30:00Z" w16du:dateUtc="2026-10-26T05:30:00Z"/>
              </w:rPr>
            </w:pPr>
            <w:ins w:id="48" w:author="Sam Matthews" w:date="2026-10-26T15:30:00Z" w16du:dateUtc="2026-10-26T05:30:00Z">
              <w:r>
                <w:t>Figure 15: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ins>
          </w:p>
        </w:tc>
      </w:tr>
    </w:tbl>
    <w:p w14:paraId="471600E5" w14:textId="77777777" w:rsidR="00DC22FA" w:rsidRPr="00DC22FA" w:rsidRDefault="00DC22FA" w:rsidP="00DC22FA">
      <w:pPr>
        <w:pStyle w:val="BodyText"/>
        <w:rPr>
          <w:ins w:id="49" w:author="Sam Matthews" w:date="2026-10-26T15:28:00Z" w16du:dateUtc="2026-10-26T05:28:00Z"/>
        </w:rPr>
        <w:pPrChange w:id="50" w:author="Sam Matthews" w:date="2026-10-26T15:30:00Z" w16du:dateUtc="2026-10-26T05:30:00Z">
          <w:pPr>
            <w:pStyle w:val="Heading1"/>
            <w:ind w:left="720"/>
          </w:pPr>
        </w:pPrChange>
      </w:pPr>
    </w:p>
    <w:p w14:paraId="5B2CE477" w14:textId="77777777" w:rsidR="00DC22FA" w:rsidRDefault="00DC22FA" w:rsidP="00DC22FA">
      <w:pPr>
        <w:pStyle w:val="Compact"/>
        <w:jc w:val="center"/>
        <w:rPr>
          <w:ins w:id="51" w:author="Sam Matthews" w:date="2026-10-26T15:28:00Z" w16du:dateUtc="2026-10-26T05:28:00Z"/>
        </w:rPr>
      </w:pPr>
      <w:commentRangeStart w:id="52"/>
      <w:ins w:id="53" w:author="Sam Matthews" w:date="2026-10-26T15:28:00Z" w16du:dateUtc="2026-10-26T05:28:00Z">
        <w:r>
          <w:rPr>
            <w:noProof/>
          </w:rPr>
          <w:lastRenderedPageBreak/>
          <w:drawing>
            <wp:inline distT="0" distB="0" distL="0" distR="0" wp14:anchorId="5B9F45BE" wp14:editId="084369DC">
              <wp:extent cx="5727700" cy="5116745"/>
              <wp:effectExtent l="0" t="0" r="0" b="0"/>
              <wp:docPr id="1549141737" name="Picture"/>
              <wp:cNvGraphicFramePr/>
              <a:graphic xmlns:a="http://schemas.openxmlformats.org/drawingml/2006/main">
                <a:graphicData uri="http://schemas.openxmlformats.org/drawingml/2006/picture">
                  <pic:pic xmlns:pic="http://schemas.openxmlformats.org/drawingml/2006/picture">
                    <pic:nvPicPr>
                      <pic:cNvPr id="205" name="Picture" descr="../outputs/figures/fig02b_four_reef_comparison_imagery.png"/>
                      <pic:cNvPicPr>
                        <a:picLocks noChangeAspect="1" noChangeArrowheads="1"/>
                      </pic:cNvPicPr>
                    </pic:nvPicPr>
                    <pic:blipFill>
                      <a:blip r:embed="rId8"/>
                      <a:stretch>
                        <a:fillRect/>
                      </a:stretch>
                    </pic:blipFill>
                    <pic:spPr bwMode="auto">
                      <a:xfrm>
                        <a:off x="0" y="0"/>
                        <a:ext cx="5727700" cy="5116745"/>
                      </a:xfrm>
                      <a:prstGeom prst="rect">
                        <a:avLst/>
                      </a:prstGeom>
                      <a:noFill/>
                      <a:ln w="9525">
                        <a:noFill/>
                        <a:headEnd/>
                        <a:tailEnd/>
                      </a:ln>
                    </pic:spPr>
                  </pic:pic>
                </a:graphicData>
              </a:graphic>
            </wp:inline>
          </w:drawing>
        </w:r>
      </w:ins>
    </w:p>
    <w:p w14:paraId="64458F81" w14:textId="77777777" w:rsidR="00DC22FA" w:rsidRDefault="00DC22FA" w:rsidP="00DC22FA">
      <w:pPr>
        <w:pStyle w:val="BodyText"/>
        <w:rPr>
          <w:ins w:id="54" w:author="Sam Matthews" w:date="2026-10-26T15:32:00Z" w16du:dateUtc="2026-10-26T05:32:00Z"/>
        </w:rPr>
      </w:pPr>
      <w:ins w:id="55" w:author="Sam Matthews" w:date="2026-10-26T15:28:00Z" w16du:dateUtc="2026-10-26T05:28:00Z">
        <w:r>
          <w:t>Figure 16: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commentRangeEnd w:id="52"/>
        <w:r>
          <w:rPr>
            <w:rStyle w:val="CommentReference"/>
            <w:sz w:val="22"/>
            <w:szCs w:val="22"/>
          </w:rPr>
          <w:commentReference w:id="52"/>
        </w:r>
      </w:ins>
    </w:p>
    <w:p w14:paraId="35F118AF" w14:textId="77777777" w:rsidR="00DC22FA" w:rsidRDefault="00DC22FA" w:rsidP="00DC22FA">
      <w:pPr>
        <w:pStyle w:val="BodyText"/>
        <w:rPr>
          <w:ins w:id="56" w:author="Sam Matthews" w:date="2026-10-26T15:32:00Z" w16du:dateUtc="2026-10-26T05:32:00Z"/>
        </w:rPr>
      </w:pPr>
    </w:p>
    <w:p w14:paraId="07CFB151" w14:textId="77777777" w:rsidR="00DC22FA" w:rsidRDefault="00DC22FA" w:rsidP="00DC22FA">
      <w:pPr>
        <w:pStyle w:val="BodyText"/>
        <w:rPr>
          <w:ins w:id="57" w:author="Sam Matthews" w:date="2026-10-26T15:32:00Z" w16du:dateUtc="2026-10-26T05:32:00Z"/>
        </w:rPr>
      </w:pPr>
      <w:ins w:id="58" w:author="Sam Matthews" w:date="2026-10-26T15:32:00Z" w16du:dateUtc="2026-10-26T05:32:00Z">
        <w:r>
          <w:t>On their own, the layers discriminate modestly between places on the same reef. On independent manta tows, RG + year reached a within reef-year AUC of 0.576 (95% CI 0.548–0.602) (</w:t>
        </w:r>
        <w:r>
          <w:fldChar w:fldCharType="begin"/>
        </w:r>
        <w:r>
          <w:instrText>HYPERLINK \l "tbl-manta" \h</w:instrText>
        </w:r>
        <w:r>
          <w:fldChar w:fldCharType="separate"/>
        </w:r>
        <w:r>
          <w:rPr>
            <w:rStyle w:val="Hyperlink"/>
          </w:rPr>
          <w:t>Table 12</w:t>
        </w:r>
        <w:r>
          <w:fldChar w:fldCharType="end"/>
        </w:r>
        <w:r>
          <w:t xml:space="preserve">, </w:t>
        </w:r>
        <w:r>
          <w:fldChar w:fldCharType="begin"/>
        </w:r>
        <w:r>
          <w:instrText>HYPERLINK \l "fig-manta" \h</w:instrText>
        </w:r>
        <w:r>
          <w:fldChar w:fldCharType="separate"/>
        </w:r>
        <w:r>
          <w:rPr>
            <w:rStyle w:val="Hyperlink"/>
          </w:rPr>
          <w:t>Figure 17</w:t>
        </w:r>
        <w:r>
          <w:fldChar w:fldCharType="end"/>
        </w:r>
        <w:r>
          <w:t>). It placed 23% more strong-evidence tows in each reef’s top-ranked 20% than chance. The manta model, trained on tows but scored leave-reef-out, reached 0.612 (95% CI 0.578–0.636) (</w:t>
        </w:r>
        <w:r>
          <w:fldChar w:fldCharType="begin"/>
        </w:r>
        <w:r>
          <w:instrText>HYPERLINK \l "sec-manta" \h</w:instrText>
        </w:r>
        <w:r>
          <w:fldChar w:fldCharType="separate"/>
        </w:r>
        <w:r>
          <w:rPr>
            <w:rStyle w:val="Hyperlink"/>
          </w:rPr>
          <w:t>Section 3.2</w:t>
        </w:r>
        <w:r>
          <w:fldChar w:fldCharType="end"/>
        </w:r>
        <w:r>
          <w:t>).</w:t>
        </w:r>
      </w:ins>
    </w:p>
    <w:p w14:paraId="4951314A" w14:textId="77777777" w:rsidR="00DC22FA" w:rsidRPr="00DC22FA" w:rsidRDefault="00DC22FA" w:rsidP="00DC22FA">
      <w:pPr>
        <w:pStyle w:val="BodyText"/>
        <w:rPr>
          <w:ins w:id="59" w:author="Sam Matthews" w:date="2026-10-26T15:28:00Z" w16du:dateUtc="2026-10-26T05:28:00Z"/>
        </w:rPr>
      </w:pPr>
    </w:p>
    <w:p w14:paraId="0F59A31F" w14:textId="77777777" w:rsidR="00DC22FA" w:rsidRPr="00DC22FA" w:rsidRDefault="00DC22FA" w:rsidP="00DC22FA">
      <w:pPr>
        <w:pStyle w:val="BodyText"/>
        <w:pPrChange w:id="60" w:author="Sam Matthews" w:date="2026-10-26T15:28:00Z" w16du:dateUtc="2026-10-26T05:28:00Z">
          <w:pPr>
            <w:pStyle w:val="FirstParagraph"/>
          </w:pPr>
        </w:pPrChange>
      </w:pPr>
    </w:p>
    <w:p w14:paraId="03AF24A4" w14:textId="4658EF4F" w:rsidR="00AF7E86" w:rsidRDefault="00000000" w:rsidP="008225BC">
      <w:pPr>
        <w:pStyle w:val="Heading3"/>
        <w:rPr>
          <w:ins w:id="61" w:author="Sam Matthews" w:date="2026-10-26T15:24:00Z" w16du:dateUtc="2026-10-26T05:24:00Z"/>
        </w:rPr>
      </w:pPr>
      <w:bookmarkStart w:id="62" w:name="sec-high-density"/>
      <w:bookmarkStart w:id="63" w:name="_Toc243919273"/>
      <w:r>
        <w:lastRenderedPageBreak/>
        <w:t>3.1</w:t>
      </w:r>
      <w:del w:id="64" w:author="Sam Matthews" w:date="2026-10-26T15:08:00Z" w16du:dateUtc="2026-10-26T05:08:00Z">
        <w:r w:rsidDel="008225BC">
          <w:delText>.1</w:delText>
        </w:r>
      </w:del>
      <w:r>
        <w:t xml:space="preserve"> </w:t>
      </w:r>
      <w:ins w:id="65" w:author="Sam Matthews" w:date="2026-10-26T15:09:00Z" w16du:dateUtc="2026-10-26T05:09:00Z">
        <w:r w:rsidR="008225BC">
          <w:t xml:space="preserve">Predicted habitat and recent evidence </w:t>
        </w:r>
      </w:ins>
      <w:ins w:id="66" w:author="Sam Matthews" w:date="2026-10-26T15:10:00Z" w16du:dateUtc="2026-10-26T05:10:00Z">
        <w:r w:rsidR="008225BC">
          <w:t xml:space="preserve">increase efficiency and efficacy of culling </w:t>
        </w:r>
      </w:ins>
      <w:del w:id="67" w:author="Sam Matthews" w:date="2026-10-26T15:10:00Z" w16du:dateUtc="2026-10-26T05:10:00Z">
        <w:r w:rsidDel="008225BC">
          <w:delText>Retaining dives above the ecological target</w:delText>
        </w:r>
      </w:del>
      <w:bookmarkEnd w:id="63"/>
    </w:p>
    <w:p w14:paraId="69D53CFD" w14:textId="77777777" w:rsidR="00DC22FA" w:rsidRDefault="00DC22FA" w:rsidP="00DC22FA">
      <w:pPr>
        <w:pStyle w:val="BodyText"/>
        <w:rPr>
          <w:ins w:id="68" w:author="Sam Matthews" w:date="2026-10-26T15:24:00Z" w16du:dateUtc="2026-10-26T05:24:00Z"/>
        </w:rPr>
      </w:pPr>
    </w:p>
    <w:p w14:paraId="5784F849" w14:textId="537E7492" w:rsidR="00DC22FA" w:rsidRPr="00DC22FA" w:rsidDel="00DC22FA" w:rsidRDefault="00DC22FA" w:rsidP="00DC22FA">
      <w:pPr>
        <w:pStyle w:val="BodyText"/>
        <w:rPr>
          <w:del w:id="69" w:author="Sam Matthews" w:date="2026-10-26T15:28:00Z" w16du:dateUtc="2026-10-26T05:28:00Z"/>
        </w:rPr>
        <w:pPrChange w:id="70" w:author="Sam Matthews" w:date="2026-10-26T15:24:00Z" w16du:dateUtc="2026-10-26T05:24:00Z">
          <w:pPr>
            <w:pStyle w:val="Heading3"/>
          </w:pPr>
        </w:pPrChange>
      </w:pPr>
    </w:p>
    <w:p w14:paraId="711D6A1D" w14:textId="5EBEB131" w:rsidR="00AF7E86" w:rsidRDefault="008225BC">
      <w:pPr>
        <w:pStyle w:val="FirstParagraph"/>
      </w:pPr>
      <w:ins w:id="71" w:author="Sam Matthews" w:date="2026-10-26T15:09:00Z" w16du:dateUtc="2026-10-26T05:09:00Z">
        <w:r>
          <w:t>Combining recent cull and manta observations with habitat greatly improved the search order and efficiency gains compared with habitat alone. This pattern holds when compared across different years (Appendix H)</w:t>
        </w:r>
        <w:r>
          <w:t xml:space="preserve">. </w:t>
        </w:r>
      </w:ins>
      <w:r w:rsidR="00000000">
        <w:t xml:space="preserve">The </w:t>
      </w:r>
      <w:del w:id="72" w:author="Sam Matthews" w:date="2026-10-26T15:10:00Z" w16du:dateUtc="2026-10-26T05:10:00Z">
        <w:r w:rsidR="00000000" w:rsidDel="008225BC">
          <w:delText xml:space="preserve">management </w:delText>
        </w:r>
      </w:del>
      <w:r w:rsidR="00000000">
        <w:t xml:space="preserve">assessment evaluated the </w:t>
      </w:r>
      <w:del w:id="73" w:author="Sam Matthews" w:date="2026-10-26T15:10:00Z" w16du:dateUtc="2026-10-26T05:10:00Z">
        <w:r w:rsidR="00000000" w:rsidDel="008225BC">
          <w:delText xml:space="preserve">existing </w:delText>
        </w:r>
      </w:del>
      <w:ins w:id="74" w:author="Sam Matthews" w:date="2026-10-26T15:10:00Z" w16du:dateUtc="2026-10-26T05:10:00Z">
        <w:r>
          <w:t>im</w:t>
        </w:r>
      </w:ins>
      <w:ins w:id="75" w:author="Sam Matthews" w:date="2026-10-26T15:11:00Z" w16du:dateUtc="2026-10-26T05:11:00Z">
        <w:r>
          <w:t xml:space="preserve">pact of conducting dives in accordance with the </w:t>
        </w:r>
        <w:r w:rsidR="007D69BF">
          <w:t xml:space="preserve">derived </w:t>
        </w:r>
      </w:ins>
      <w:r w:rsidR="00000000">
        <w:t xml:space="preserve">rankings </w:t>
      </w:r>
      <w:ins w:id="76" w:author="Sam Matthews" w:date="2026-10-26T15:11:00Z" w16du:dateUtc="2026-10-26T05:11:00Z">
        <w:r w:rsidR="007D69BF">
          <w:t xml:space="preserve">while comparing how many problematic dives (&gt;0.04) were retained </w:t>
        </w:r>
      </w:ins>
      <w:del w:id="77" w:author="Sam Matthews" w:date="2026-10-26T15:11:00Z" w16du:dateUtc="2026-10-26T05:11:00Z">
        <w:r w:rsidR="00000000" w:rsidDel="007D69BF">
          <w:delText xml:space="preserve">against dives above 0.04 CPUE. </w:delText>
        </w:r>
      </w:del>
      <w:r w:rsidR="00000000">
        <w:t>In the test over 2019–2026 (28,431 dives in 861 reef-years), retaining 80% of those dives required searching 66.6% (95% CI 62.0%–71.1%) of designated sites with habitat</w:t>
      </w:r>
      <w:ins w:id="78" w:author="Sam Matthews" w:date="2026-10-26T15:12:00Z" w16du:dateUtc="2026-10-26T05:12:00Z">
        <w:r w:rsidR="007D69BF">
          <w:t xml:space="preserve"> estimates</w:t>
        </w:r>
      </w:ins>
      <w:r w:rsidR="00000000">
        <w:t xml:space="preserve"> plus recent observations; retaining 90% required 80.1% (95% CI 73.9%–85.2%). Both required fewer sites than habitat alone or random selection at the same retention (</w:t>
      </w:r>
      <w:hyperlink w:anchor="tbl-search-highlights">
        <w:r w:rsidR="00000000">
          <w:rPr>
            <w:rStyle w:val="Hyperlink"/>
          </w:rPr>
          <w:t>Table 3</w:t>
        </w:r>
      </w:hyperlink>
      <w:r w:rsidR="00000000">
        <w:t xml:space="preserve">, </w:t>
      </w:r>
      <w:hyperlink w:anchor="fig-high-density">
        <w:r w:rsidR="00000000">
          <w:rPr>
            <w:rStyle w:val="Hyperlink"/>
          </w:rPr>
          <w:t>Figure 1</w:t>
        </w:r>
      </w:hyperlink>
      <w:r w:rsidR="00000000">
        <w:t xml:space="preserve">). </w:t>
      </w:r>
      <w:del w:id="79" w:author="Sam Matthews" w:date="2026-10-26T15:13:00Z" w16du:dateUtc="2026-10-26T05:13:00Z">
        <w:r w:rsidR="00000000" w:rsidDel="007D69BF">
          <w:delText>These comparisons used recalculated &gt;0.04 outcomes without retraining the rankings.</w:delText>
        </w:r>
      </w:del>
    </w:p>
    <w:p w14:paraId="107CBFC4" w14:textId="1B2F952E" w:rsidR="00AF7E86" w:rsidRDefault="00000000">
      <w:pPr>
        <w:pStyle w:val="BodyText"/>
      </w:pPr>
      <w:r>
        <w:t xml:space="preserve">The combined ranking avoided 28.7% of low-density cull dives </w:t>
      </w:r>
      <w:ins w:id="80" w:author="Sam Matthews" w:date="2026-10-26T15:13:00Z" w16du:dateUtc="2026-10-26T05:13:00Z">
        <w:r w:rsidR="007D69BF">
          <w:t xml:space="preserve">(&lt;0.02 CPUE) </w:t>
        </w:r>
      </w:ins>
      <w:r>
        <w:t xml:space="preserve">and 34.5% of ghost cull dives </w:t>
      </w:r>
      <w:ins w:id="81" w:author="Sam Matthews" w:date="2026-10-26T15:13:00Z" w16du:dateUtc="2026-10-26T05:13:00Z">
        <w:r w:rsidR="007D69BF">
          <w:t xml:space="preserve">(0 CPUE) </w:t>
        </w:r>
      </w:ins>
      <w:r>
        <w:t>at 80% retention. At 90% retention it avoided 17.5% and 21.8%, respectively</w:t>
      </w:r>
      <w:ins w:id="82" w:author="Sam Matthews" w:date="2026-10-26T15:14:00Z" w16du:dateUtc="2026-10-26T05:14:00Z">
        <w:r w:rsidR="007D69BF">
          <w:t xml:space="preserve"> (Table 3)</w:t>
        </w:r>
      </w:ins>
      <w:r>
        <w:t>.</w:t>
      </w:r>
      <w:del w:id="83" w:author="Sam Matthews" w:date="2026-10-26T15:14:00Z" w16du:dateUtc="2026-10-26T05:14:00Z">
        <w:r w:rsidDel="007D69BF">
          <w:delText xml:space="preserve"> Low-density dives found COTS below 0.02 CPUE; ghost dives found none. </w:delText>
        </w:r>
        <w:r w:rsidDel="007D69BF">
          <w:fldChar w:fldCharType="begin"/>
        </w:r>
        <w:r w:rsidDel="007D69BF">
          <w:delInstrText>HYPERLINK \l "tbl-search-highlights" \h</w:delInstrText>
        </w:r>
        <w:r w:rsidDel="007D69BF">
          <w:fldChar w:fldCharType="separate"/>
        </w:r>
        <w:r w:rsidDel="007D69BF">
          <w:rPr>
            <w:rStyle w:val="Hyperlink"/>
          </w:rPr>
          <w:delText>Table 3</w:delText>
        </w:r>
        <w:r w:rsidDel="007D69BF">
          <w:fldChar w:fldCharType="end"/>
        </w:r>
        <w:r w:rsidDel="007D69BF">
          <w:delText xml:space="preserve"> gives the uncertainty intervals and the corresponding habitat-only and random comparisons.</w:delText>
        </w:r>
      </w:del>
    </w:p>
    <w:p w14:paraId="1CD584F7" w14:textId="5FC133A3" w:rsidR="00AF7E86" w:rsidRDefault="00000000">
      <w:pPr>
        <w:pStyle w:val="BodyText"/>
      </w:pPr>
      <w:r>
        <w:t xml:space="preserve">Search reductions became smaller as retention increased. Retaining 95% required 90.2% (95% CI 85.4%–93.4%) of sites with the combined ranking, </w:t>
      </w:r>
      <w:del w:id="84" w:author="Sam Matthews" w:date="2026-10-26T15:14:00Z" w16du:dateUtc="2026-10-26T05:14:00Z">
        <w:r w:rsidDel="007D69BF">
          <w:delText>versus 94.0% (95% CI 89.7%–95.5%) with habitat alone and 95.6% (95% CI 95.3%–95.9%) at random. At that retention the combined ranking</w:delText>
        </w:r>
      </w:del>
      <w:r>
        <w:t xml:space="preserve"> avoid</w:t>
      </w:r>
      <w:ins w:id="85" w:author="Sam Matthews" w:date="2026-10-26T15:14:00Z" w16du:dateUtc="2026-10-26T05:14:00Z">
        <w:r w:rsidR="007D69BF">
          <w:t>ing</w:t>
        </w:r>
      </w:ins>
      <w:del w:id="86" w:author="Sam Matthews" w:date="2026-10-26T15:14:00Z" w16du:dateUtc="2026-10-26T05:14:00Z">
        <w:r w:rsidDel="007D69BF">
          <w:delText>ed</w:delText>
        </w:r>
      </w:del>
      <w:r>
        <w:t xml:space="preserve"> 8.9% of low-density dives and 11.2% of ghost dives. Retaining 99% required 98.2% (95% CI 97.2%–98.7%) of sites and avoided only 1.8% and 2.2% of those dive classes, respectively.</w:t>
      </w:r>
    </w:p>
    <w:p w14:paraId="465ACB80" w14:textId="5931CEF0" w:rsidR="00AF7E86" w:rsidRDefault="00000000">
      <w:pPr>
        <w:pStyle w:val="BodyText"/>
        <w:rPr>
          <w:ins w:id="87" w:author="Sam Matthews" w:date="2026-10-26T15:17:00Z" w16du:dateUtc="2026-10-26T05:17:00Z"/>
        </w:rPr>
      </w:pPr>
      <w:del w:id="88" w:author="Sam Matthews" w:date="2026-10-26T15:15:00Z" w16du:dateUtc="2026-10-26T05:15:00Z">
        <w:r w:rsidDel="007D69BF">
          <w:delText xml:space="preserve">The 80%, 90%, 95% and 99% targets allow 20%, 10%, 5% and 1% of observed high-density dives, respectively, to fall outside the initial selection. They describe alternative search trade-offs, not agreed safe stopping rules. </w:delText>
        </w:r>
      </w:del>
      <w:r>
        <w:t xml:space="preserve">The evaluation did not test whether annual full surveys or later checks would recover those missed populations; proposed follow-up measures are discussed in </w:t>
      </w:r>
      <w:hyperlink w:anchor="sec-monitoring">
        <w:r>
          <w:rPr>
            <w:rStyle w:val="Hyperlink"/>
          </w:rPr>
          <w:t>Section 4.5</w:t>
        </w:r>
      </w:hyperlink>
      <w:r>
        <w:t xml:space="preserve">. </w:t>
      </w:r>
      <w:del w:id="89" w:author="Sam Matthews" w:date="2026-10-26T15:16:00Z" w16du:dateUtc="2026-10-26T05:16:00Z">
        <w:r w:rsidDel="007D69BF">
          <w:delText>The 10–15% adoption targets therefore remain subject to field assessment, an agreed omission allowance and accounting for follow-up effort.</w:delText>
        </w:r>
      </w:del>
    </w:p>
    <w:p w14:paraId="27DD8692" w14:textId="77777777" w:rsidR="007D69BF" w:rsidRDefault="007D69BF" w:rsidP="007D69BF">
      <w:pPr>
        <w:pStyle w:val="FirstParagraph"/>
        <w:rPr>
          <w:ins w:id="90" w:author="Sam Matthews" w:date="2026-10-26T15:17:00Z" w16du:dateUtc="2026-10-26T05:17:00Z"/>
        </w:rPr>
      </w:pPr>
      <w:ins w:id="91" w:author="Sam Matthews" w:date="2026-10-26T15:17:00Z" w16du:dateUtc="2026-10-26T05:17:00Z">
        <w:r>
          <w: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ins>
    </w:p>
    <w:p w14:paraId="26DA6245" w14:textId="77777777" w:rsidR="007D69BF" w:rsidRDefault="007D69BF">
      <w:pPr>
        <w:pStyle w:val="BodyText"/>
      </w:pPr>
    </w:p>
    <w:p w14:paraId="74C4303A" w14:textId="77777777" w:rsidR="008225BC" w:rsidRDefault="008225BC" w:rsidP="008225BC">
      <w:pPr>
        <w:pStyle w:val="ImageCaption"/>
        <w:spacing w:before="200"/>
      </w:pPr>
      <w:bookmarkStart w:id="92" w:name="tbl-search-highlights"/>
      <w:r>
        <w:t xml:space="preserve">Table 3: Designated sites searched and low-density or ghost cull dives avoided at matched retention of dives above 0.04 CPUE, 2019–2026. All values are percentages; brackets give 95% reef-year bootstrap intervals. Low-density means positive CPUE below 0.02; ghost dives found no COTS. Intermediate dives (0.02–0.04 inclusive) are separate. Existing </w:t>
      </w:r>
      <w:r>
        <w:lastRenderedPageBreak/>
        <w:t>rankings were reassessed without refitting: habitat models were withheld by reef and the evidence model used earlier seasons. Follow-up surveys and annual effort are not included.</w:t>
      </w:r>
    </w:p>
    <w:tbl>
      <w:tblPr>
        <w:tblStyle w:val="Table"/>
        <w:tblW w:w="5000" w:type="pct"/>
        <w:tblLayout w:type="fixed"/>
        <w:tblLook w:val="0020" w:firstRow="1" w:lastRow="0" w:firstColumn="0" w:lastColumn="0" w:noHBand="0" w:noVBand="0"/>
      </w:tblPr>
      <w:tblGrid>
        <w:gridCol w:w="1594"/>
        <w:gridCol w:w="1916"/>
        <w:gridCol w:w="2126"/>
        <w:gridCol w:w="1803"/>
        <w:gridCol w:w="1803"/>
      </w:tblGrid>
      <w:tr w:rsidR="008225BC" w14:paraId="50481982" w14:textId="77777777" w:rsidTr="008225BC">
        <w:trPr>
          <w:cnfStyle w:val="100000000000" w:firstRow="1" w:lastRow="0" w:firstColumn="0" w:lastColumn="0" w:oddVBand="0" w:evenVBand="0" w:oddHBand="0" w:evenHBand="0" w:firstRowFirstColumn="0" w:firstRowLastColumn="0" w:lastRowFirstColumn="0" w:lastRowLastColumn="0"/>
          <w:tblHeader/>
        </w:trPr>
        <w:tc>
          <w:tcPr>
            <w:tcW w:w="1594" w:type="dxa"/>
          </w:tcPr>
          <w:p w14:paraId="257B11EA" w14:textId="77777777" w:rsidR="008225BC" w:rsidRDefault="008225BC" w:rsidP="00EC13D3">
            <w:pPr>
              <w:pStyle w:val="Compact"/>
              <w:jc w:val="center"/>
            </w:pPr>
            <w:r>
              <w:t>High-density retained (%)</w:t>
            </w:r>
          </w:p>
        </w:tc>
        <w:tc>
          <w:tcPr>
            <w:tcW w:w="1916" w:type="dxa"/>
          </w:tcPr>
          <w:p w14:paraId="7D6B06C2" w14:textId="77777777" w:rsidR="008225BC" w:rsidRDefault="008225BC" w:rsidP="00EC13D3">
            <w:pPr>
              <w:pStyle w:val="Compact"/>
              <w:jc w:val="center"/>
            </w:pPr>
            <w:r>
              <w:t>Ranking</w:t>
            </w:r>
          </w:p>
        </w:tc>
        <w:tc>
          <w:tcPr>
            <w:tcW w:w="2126" w:type="dxa"/>
          </w:tcPr>
          <w:p w14:paraId="0DEF4EFE" w14:textId="77777777" w:rsidR="008225BC" w:rsidRDefault="008225BC" w:rsidP="00EC13D3">
            <w:pPr>
              <w:pStyle w:val="Compact"/>
              <w:jc w:val="center"/>
            </w:pPr>
            <w:r>
              <w:t>Sites searched (%)</w:t>
            </w:r>
          </w:p>
        </w:tc>
        <w:tc>
          <w:tcPr>
            <w:tcW w:w="1803" w:type="dxa"/>
          </w:tcPr>
          <w:p w14:paraId="30B62C55" w14:textId="77777777" w:rsidR="008225BC" w:rsidRDefault="008225BC" w:rsidP="00EC13D3">
            <w:pPr>
              <w:pStyle w:val="Compact"/>
              <w:jc w:val="center"/>
            </w:pPr>
            <w:r>
              <w:t>Low-density avoided (%)</w:t>
            </w:r>
          </w:p>
        </w:tc>
        <w:tc>
          <w:tcPr>
            <w:tcW w:w="1803" w:type="dxa"/>
          </w:tcPr>
          <w:p w14:paraId="57CF8C59" w14:textId="77777777" w:rsidR="008225BC" w:rsidRDefault="008225BC" w:rsidP="00EC13D3">
            <w:pPr>
              <w:pStyle w:val="Compact"/>
              <w:jc w:val="center"/>
            </w:pPr>
            <w:r>
              <w:t>Ghost dives avoided (%)</w:t>
            </w:r>
          </w:p>
        </w:tc>
      </w:tr>
      <w:tr w:rsidR="008225BC" w14:paraId="0755E451" w14:textId="77777777" w:rsidTr="008225BC">
        <w:tc>
          <w:tcPr>
            <w:tcW w:w="1594" w:type="dxa"/>
          </w:tcPr>
          <w:p w14:paraId="79076EA2" w14:textId="77777777" w:rsidR="008225BC" w:rsidRDefault="008225BC" w:rsidP="00EC13D3">
            <w:pPr>
              <w:pStyle w:val="Compact"/>
              <w:jc w:val="center"/>
            </w:pPr>
            <w:r>
              <w:t>80</w:t>
            </w:r>
          </w:p>
        </w:tc>
        <w:tc>
          <w:tcPr>
            <w:tcW w:w="1916" w:type="dxa"/>
          </w:tcPr>
          <w:p w14:paraId="2D2C37F6" w14:textId="13EC46B2" w:rsidR="008225BC" w:rsidRDefault="008225BC" w:rsidP="00EC13D3">
            <w:pPr>
              <w:pStyle w:val="Compact"/>
              <w:jc w:val="center"/>
            </w:pPr>
            <w:r>
              <w:t xml:space="preserve">Habitat + recent </w:t>
            </w:r>
            <w:del w:id="93" w:author="Sam Matthews" w:date="2026-10-26T15:04:00Z" w16du:dateUtc="2026-10-26T05:04:00Z">
              <w:r w:rsidDel="008225BC">
                <w:delText>observations</w:delText>
              </w:r>
            </w:del>
          </w:p>
        </w:tc>
        <w:tc>
          <w:tcPr>
            <w:tcW w:w="2126" w:type="dxa"/>
          </w:tcPr>
          <w:p w14:paraId="146B9CA1" w14:textId="77777777" w:rsidR="008225BC" w:rsidRDefault="008225BC" w:rsidP="00EC13D3">
            <w:pPr>
              <w:pStyle w:val="Compact"/>
              <w:jc w:val="center"/>
            </w:pPr>
            <w:r>
              <w:t>66.6 [62.0–71.1]</w:t>
            </w:r>
          </w:p>
        </w:tc>
        <w:tc>
          <w:tcPr>
            <w:tcW w:w="1803" w:type="dxa"/>
          </w:tcPr>
          <w:p w14:paraId="7F64922B" w14:textId="77777777" w:rsidR="008225BC" w:rsidRDefault="008225BC" w:rsidP="00EC13D3">
            <w:pPr>
              <w:pStyle w:val="Compact"/>
              <w:jc w:val="center"/>
            </w:pPr>
            <w:r>
              <w:t>28.7 [24.5–32.8]</w:t>
            </w:r>
          </w:p>
        </w:tc>
        <w:tc>
          <w:tcPr>
            <w:tcW w:w="1803" w:type="dxa"/>
          </w:tcPr>
          <w:p w14:paraId="504878FA" w14:textId="77777777" w:rsidR="008225BC" w:rsidRDefault="008225BC" w:rsidP="00EC13D3">
            <w:pPr>
              <w:pStyle w:val="Compact"/>
              <w:jc w:val="center"/>
            </w:pPr>
            <w:r>
              <w:t>34.5 [30.3–39.2]</w:t>
            </w:r>
          </w:p>
        </w:tc>
      </w:tr>
      <w:tr w:rsidR="008225BC" w14:paraId="35E65BB9" w14:textId="77777777" w:rsidTr="008225BC">
        <w:tc>
          <w:tcPr>
            <w:tcW w:w="1594" w:type="dxa"/>
          </w:tcPr>
          <w:p w14:paraId="0524B492" w14:textId="77777777" w:rsidR="008225BC" w:rsidRDefault="008225BC" w:rsidP="00EC13D3">
            <w:pPr>
              <w:pStyle w:val="Compact"/>
              <w:jc w:val="center"/>
            </w:pPr>
            <w:r>
              <w:t>80</w:t>
            </w:r>
          </w:p>
        </w:tc>
        <w:tc>
          <w:tcPr>
            <w:tcW w:w="1916" w:type="dxa"/>
          </w:tcPr>
          <w:p w14:paraId="6C3000E8" w14:textId="77777777" w:rsidR="008225BC" w:rsidRDefault="008225BC" w:rsidP="00EC13D3">
            <w:pPr>
              <w:pStyle w:val="Compact"/>
              <w:jc w:val="center"/>
            </w:pPr>
            <w:r>
              <w:t>Habitat alone</w:t>
            </w:r>
          </w:p>
        </w:tc>
        <w:tc>
          <w:tcPr>
            <w:tcW w:w="2126" w:type="dxa"/>
          </w:tcPr>
          <w:p w14:paraId="089FA325" w14:textId="77777777" w:rsidR="008225BC" w:rsidRDefault="008225BC" w:rsidP="00EC13D3">
            <w:pPr>
              <w:pStyle w:val="Compact"/>
              <w:jc w:val="center"/>
            </w:pPr>
            <w:r>
              <w:t>72.6 [67.1–77.2]</w:t>
            </w:r>
          </w:p>
        </w:tc>
        <w:tc>
          <w:tcPr>
            <w:tcW w:w="1803" w:type="dxa"/>
          </w:tcPr>
          <w:p w14:paraId="6F42746B" w14:textId="77777777" w:rsidR="008225BC" w:rsidRDefault="008225BC" w:rsidP="00EC13D3">
            <w:pPr>
              <w:pStyle w:val="Compact"/>
              <w:jc w:val="center"/>
            </w:pPr>
            <w:r>
              <w:t>21.6 [17.7–26.5]</w:t>
            </w:r>
          </w:p>
        </w:tc>
        <w:tc>
          <w:tcPr>
            <w:tcW w:w="1803" w:type="dxa"/>
          </w:tcPr>
          <w:p w14:paraId="63790CA1" w14:textId="77777777" w:rsidR="008225BC" w:rsidRDefault="008225BC" w:rsidP="00EC13D3">
            <w:pPr>
              <w:pStyle w:val="Compact"/>
              <w:jc w:val="center"/>
            </w:pPr>
            <w:r>
              <w:t>25.3 [20.9–30.6]</w:t>
            </w:r>
          </w:p>
        </w:tc>
      </w:tr>
      <w:tr w:rsidR="008225BC" w14:paraId="7CEFC1B7" w14:textId="77777777" w:rsidTr="008225BC">
        <w:tc>
          <w:tcPr>
            <w:tcW w:w="1594" w:type="dxa"/>
          </w:tcPr>
          <w:p w14:paraId="61599CE0" w14:textId="77777777" w:rsidR="008225BC" w:rsidRDefault="008225BC" w:rsidP="00EC13D3">
            <w:pPr>
              <w:pStyle w:val="Compact"/>
              <w:jc w:val="center"/>
            </w:pPr>
            <w:r>
              <w:t>80</w:t>
            </w:r>
          </w:p>
        </w:tc>
        <w:tc>
          <w:tcPr>
            <w:tcW w:w="1916" w:type="dxa"/>
          </w:tcPr>
          <w:p w14:paraId="45E420F4" w14:textId="77777777" w:rsidR="008225BC" w:rsidRDefault="008225BC" w:rsidP="00EC13D3">
            <w:pPr>
              <w:pStyle w:val="Compact"/>
              <w:jc w:val="center"/>
            </w:pPr>
            <w:r>
              <w:t>Random selection</w:t>
            </w:r>
          </w:p>
        </w:tc>
        <w:tc>
          <w:tcPr>
            <w:tcW w:w="2126" w:type="dxa"/>
          </w:tcPr>
          <w:p w14:paraId="5BD119D7" w14:textId="77777777" w:rsidR="008225BC" w:rsidRDefault="008225BC" w:rsidP="00EC13D3">
            <w:pPr>
              <w:pStyle w:val="Compact"/>
              <w:jc w:val="center"/>
            </w:pPr>
            <w:r>
              <w:t>80.4 [80.1–80.8]</w:t>
            </w:r>
          </w:p>
        </w:tc>
        <w:tc>
          <w:tcPr>
            <w:tcW w:w="1803" w:type="dxa"/>
          </w:tcPr>
          <w:p w14:paraId="7FD927D7" w14:textId="77777777" w:rsidR="008225BC" w:rsidRDefault="008225BC" w:rsidP="00EC13D3">
            <w:pPr>
              <w:pStyle w:val="Compact"/>
              <w:jc w:val="center"/>
            </w:pPr>
            <w:r>
              <w:t>20.0 [19.7–20.3]</w:t>
            </w:r>
          </w:p>
        </w:tc>
        <w:tc>
          <w:tcPr>
            <w:tcW w:w="1803" w:type="dxa"/>
          </w:tcPr>
          <w:p w14:paraId="48DA6209" w14:textId="77777777" w:rsidR="008225BC" w:rsidRDefault="008225BC" w:rsidP="00EC13D3">
            <w:pPr>
              <w:pStyle w:val="Compact"/>
              <w:jc w:val="center"/>
            </w:pPr>
            <w:r>
              <w:t>20.0 [19.6–20.3]</w:t>
            </w:r>
          </w:p>
        </w:tc>
      </w:tr>
      <w:tr w:rsidR="008225BC" w14:paraId="0E60673E" w14:textId="77777777" w:rsidTr="008225BC">
        <w:tc>
          <w:tcPr>
            <w:tcW w:w="1594" w:type="dxa"/>
          </w:tcPr>
          <w:p w14:paraId="14E79081" w14:textId="77777777" w:rsidR="008225BC" w:rsidRDefault="008225BC" w:rsidP="00EC13D3">
            <w:pPr>
              <w:pStyle w:val="Compact"/>
              <w:jc w:val="center"/>
            </w:pPr>
            <w:r>
              <w:t>90</w:t>
            </w:r>
          </w:p>
        </w:tc>
        <w:tc>
          <w:tcPr>
            <w:tcW w:w="1916" w:type="dxa"/>
          </w:tcPr>
          <w:p w14:paraId="129F64A1" w14:textId="67A0C6B8" w:rsidR="008225BC" w:rsidRDefault="008225BC" w:rsidP="00EC13D3">
            <w:pPr>
              <w:pStyle w:val="Compact"/>
              <w:jc w:val="center"/>
            </w:pPr>
            <w:r>
              <w:t xml:space="preserve">Habitat + recent </w:t>
            </w:r>
            <w:del w:id="94" w:author="Sam Matthews" w:date="2026-10-26T15:04:00Z" w16du:dateUtc="2026-10-26T05:04:00Z">
              <w:r w:rsidDel="008225BC">
                <w:delText>observations</w:delText>
              </w:r>
            </w:del>
          </w:p>
        </w:tc>
        <w:tc>
          <w:tcPr>
            <w:tcW w:w="2126" w:type="dxa"/>
          </w:tcPr>
          <w:p w14:paraId="07E43E12" w14:textId="77777777" w:rsidR="008225BC" w:rsidRDefault="008225BC" w:rsidP="00EC13D3">
            <w:pPr>
              <w:pStyle w:val="Compact"/>
              <w:jc w:val="center"/>
            </w:pPr>
            <w:r>
              <w:t>80.1 [73.9–85.2]</w:t>
            </w:r>
          </w:p>
        </w:tc>
        <w:tc>
          <w:tcPr>
            <w:tcW w:w="1803" w:type="dxa"/>
          </w:tcPr>
          <w:p w14:paraId="5A2DFA40" w14:textId="77777777" w:rsidR="008225BC" w:rsidRDefault="008225BC" w:rsidP="00EC13D3">
            <w:pPr>
              <w:pStyle w:val="Compact"/>
              <w:jc w:val="center"/>
            </w:pPr>
            <w:r>
              <w:t>17.5 [13.5–22.3]</w:t>
            </w:r>
          </w:p>
        </w:tc>
        <w:tc>
          <w:tcPr>
            <w:tcW w:w="1803" w:type="dxa"/>
          </w:tcPr>
          <w:p w14:paraId="30E64E8E" w14:textId="77777777" w:rsidR="008225BC" w:rsidRDefault="008225BC" w:rsidP="00EC13D3">
            <w:pPr>
              <w:pStyle w:val="Compact"/>
              <w:jc w:val="center"/>
            </w:pPr>
            <w:r>
              <w:t>21.8 [17.0–27.9]</w:t>
            </w:r>
          </w:p>
        </w:tc>
      </w:tr>
      <w:tr w:rsidR="008225BC" w14:paraId="026620AE" w14:textId="77777777" w:rsidTr="008225BC">
        <w:tc>
          <w:tcPr>
            <w:tcW w:w="1594" w:type="dxa"/>
          </w:tcPr>
          <w:p w14:paraId="23657E35" w14:textId="77777777" w:rsidR="008225BC" w:rsidRDefault="008225BC" w:rsidP="00EC13D3">
            <w:pPr>
              <w:pStyle w:val="Compact"/>
              <w:jc w:val="center"/>
            </w:pPr>
            <w:r>
              <w:t>90</w:t>
            </w:r>
          </w:p>
        </w:tc>
        <w:tc>
          <w:tcPr>
            <w:tcW w:w="1916" w:type="dxa"/>
          </w:tcPr>
          <w:p w14:paraId="07A77214" w14:textId="77777777" w:rsidR="008225BC" w:rsidRDefault="008225BC" w:rsidP="00EC13D3">
            <w:pPr>
              <w:pStyle w:val="Compact"/>
              <w:jc w:val="center"/>
            </w:pPr>
            <w:r>
              <w:t>Habitat alone</w:t>
            </w:r>
          </w:p>
        </w:tc>
        <w:tc>
          <w:tcPr>
            <w:tcW w:w="2126" w:type="dxa"/>
          </w:tcPr>
          <w:p w14:paraId="3DD00CEF" w14:textId="77777777" w:rsidR="008225BC" w:rsidRDefault="008225BC" w:rsidP="00EC13D3">
            <w:pPr>
              <w:pStyle w:val="Compact"/>
              <w:jc w:val="center"/>
            </w:pPr>
            <w:r>
              <w:t>85.8 [81.4–88.7]</w:t>
            </w:r>
          </w:p>
        </w:tc>
        <w:tc>
          <w:tcPr>
            <w:tcW w:w="1803" w:type="dxa"/>
          </w:tcPr>
          <w:p w14:paraId="718CF1FB" w14:textId="77777777" w:rsidR="008225BC" w:rsidRDefault="008225BC" w:rsidP="00EC13D3">
            <w:pPr>
              <w:pStyle w:val="Compact"/>
              <w:jc w:val="center"/>
            </w:pPr>
            <w:r>
              <w:t>11.1 [9.0–14.4]</w:t>
            </w:r>
          </w:p>
        </w:tc>
        <w:tc>
          <w:tcPr>
            <w:tcW w:w="1803" w:type="dxa"/>
          </w:tcPr>
          <w:p w14:paraId="472C1D20" w14:textId="77777777" w:rsidR="008225BC" w:rsidRDefault="008225BC" w:rsidP="00EC13D3">
            <w:pPr>
              <w:pStyle w:val="Compact"/>
              <w:jc w:val="center"/>
            </w:pPr>
            <w:r>
              <w:t>13.4 [10.9–17.2]</w:t>
            </w:r>
          </w:p>
        </w:tc>
      </w:tr>
      <w:tr w:rsidR="008225BC" w14:paraId="62FB53B2" w14:textId="77777777" w:rsidTr="008225BC">
        <w:tc>
          <w:tcPr>
            <w:tcW w:w="1594" w:type="dxa"/>
          </w:tcPr>
          <w:p w14:paraId="230074B3" w14:textId="77777777" w:rsidR="008225BC" w:rsidRDefault="008225BC" w:rsidP="00EC13D3">
            <w:pPr>
              <w:pStyle w:val="Compact"/>
              <w:jc w:val="center"/>
            </w:pPr>
            <w:r>
              <w:t>90</w:t>
            </w:r>
          </w:p>
        </w:tc>
        <w:tc>
          <w:tcPr>
            <w:tcW w:w="1916" w:type="dxa"/>
          </w:tcPr>
          <w:p w14:paraId="6389C76D" w14:textId="77777777" w:rsidR="008225BC" w:rsidRDefault="008225BC" w:rsidP="00EC13D3">
            <w:pPr>
              <w:pStyle w:val="Compact"/>
              <w:jc w:val="center"/>
            </w:pPr>
            <w:r>
              <w:t>Random selection</w:t>
            </w:r>
          </w:p>
        </w:tc>
        <w:tc>
          <w:tcPr>
            <w:tcW w:w="2126" w:type="dxa"/>
          </w:tcPr>
          <w:p w14:paraId="37B48D9F" w14:textId="77777777" w:rsidR="008225BC" w:rsidRDefault="008225BC" w:rsidP="00EC13D3">
            <w:pPr>
              <w:pStyle w:val="Compact"/>
              <w:jc w:val="center"/>
            </w:pPr>
            <w:r>
              <w:t>90.5 [90.1–91.0]</w:t>
            </w:r>
          </w:p>
        </w:tc>
        <w:tc>
          <w:tcPr>
            <w:tcW w:w="1803" w:type="dxa"/>
          </w:tcPr>
          <w:p w14:paraId="24A9CB41" w14:textId="77777777" w:rsidR="008225BC" w:rsidRDefault="008225BC" w:rsidP="00EC13D3">
            <w:pPr>
              <w:pStyle w:val="Compact"/>
              <w:jc w:val="center"/>
            </w:pPr>
            <w:r>
              <w:t>10.0 [9.6–10.4]</w:t>
            </w:r>
          </w:p>
        </w:tc>
        <w:tc>
          <w:tcPr>
            <w:tcW w:w="1803" w:type="dxa"/>
          </w:tcPr>
          <w:p w14:paraId="20E742D3" w14:textId="77777777" w:rsidR="008225BC" w:rsidRDefault="008225BC" w:rsidP="00EC13D3">
            <w:pPr>
              <w:pStyle w:val="Compact"/>
              <w:jc w:val="center"/>
            </w:pPr>
            <w:r>
              <w:t>10.5 [10.0–10.9]</w:t>
            </w:r>
          </w:p>
        </w:tc>
      </w:tr>
      <w:tr w:rsidR="008225BC" w14:paraId="6C8D1711" w14:textId="77777777" w:rsidTr="008225BC">
        <w:tc>
          <w:tcPr>
            <w:tcW w:w="1594" w:type="dxa"/>
          </w:tcPr>
          <w:p w14:paraId="5EC6B299" w14:textId="77777777" w:rsidR="008225BC" w:rsidRDefault="008225BC" w:rsidP="00EC13D3">
            <w:pPr>
              <w:pStyle w:val="Compact"/>
              <w:jc w:val="center"/>
            </w:pPr>
            <w:r>
              <w:t>95</w:t>
            </w:r>
          </w:p>
        </w:tc>
        <w:tc>
          <w:tcPr>
            <w:tcW w:w="1916" w:type="dxa"/>
          </w:tcPr>
          <w:p w14:paraId="07BE76BF" w14:textId="1B1EE42C" w:rsidR="008225BC" w:rsidRDefault="008225BC" w:rsidP="00EC13D3">
            <w:pPr>
              <w:pStyle w:val="Compact"/>
              <w:jc w:val="center"/>
            </w:pPr>
            <w:r>
              <w:t xml:space="preserve">Habitat + recent </w:t>
            </w:r>
            <w:del w:id="95" w:author="Sam Matthews" w:date="2026-10-26T15:04:00Z" w16du:dateUtc="2026-10-26T05:04:00Z">
              <w:r w:rsidDel="008225BC">
                <w:delText>observations</w:delText>
              </w:r>
            </w:del>
          </w:p>
        </w:tc>
        <w:tc>
          <w:tcPr>
            <w:tcW w:w="2126" w:type="dxa"/>
          </w:tcPr>
          <w:p w14:paraId="30DE24BA" w14:textId="77777777" w:rsidR="008225BC" w:rsidRDefault="008225BC" w:rsidP="00EC13D3">
            <w:pPr>
              <w:pStyle w:val="Compact"/>
              <w:jc w:val="center"/>
            </w:pPr>
            <w:r>
              <w:t>90.2 [85.4–93.4]</w:t>
            </w:r>
          </w:p>
        </w:tc>
        <w:tc>
          <w:tcPr>
            <w:tcW w:w="1803" w:type="dxa"/>
          </w:tcPr>
          <w:p w14:paraId="5533B4E8" w14:textId="77777777" w:rsidR="008225BC" w:rsidRDefault="008225BC" w:rsidP="00EC13D3">
            <w:pPr>
              <w:pStyle w:val="Compact"/>
              <w:jc w:val="center"/>
            </w:pPr>
            <w:r>
              <w:t>8.9 [6.2–12.9]</w:t>
            </w:r>
          </w:p>
        </w:tc>
        <w:tc>
          <w:tcPr>
            <w:tcW w:w="1803" w:type="dxa"/>
          </w:tcPr>
          <w:p w14:paraId="3BB0111B" w14:textId="77777777" w:rsidR="008225BC" w:rsidRDefault="008225BC" w:rsidP="00EC13D3">
            <w:pPr>
              <w:pStyle w:val="Compact"/>
              <w:jc w:val="center"/>
            </w:pPr>
            <w:r>
              <w:t>11.2 [8.0–16.8]</w:t>
            </w:r>
          </w:p>
        </w:tc>
      </w:tr>
      <w:tr w:rsidR="008225BC" w14:paraId="44B42B24" w14:textId="77777777" w:rsidTr="008225BC">
        <w:tc>
          <w:tcPr>
            <w:tcW w:w="1594" w:type="dxa"/>
          </w:tcPr>
          <w:p w14:paraId="7BBAD458" w14:textId="77777777" w:rsidR="008225BC" w:rsidRDefault="008225BC" w:rsidP="00EC13D3">
            <w:pPr>
              <w:pStyle w:val="Compact"/>
              <w:jc w:val="center"/>
            </w:pPr>
            <w:r>
              <w:t>95</w:t>
            </w:r>
          </w:p>
        </w:tc>
        <w:tc>
          <w:tcPr>
            <w:tcW w:w="1916" w:type="dxa"/>
          </w:tcPr>
          <w:p w14:paraId="497126D5" w14:textId="77777777" w:rsidR="008225BC" w:rsidRDefault="008225BC" w:rsidP="00EC13D3">
            <w:pPr>
              <w:pStyle w:val="Compact"/>
              <w:jc w:val="center"/>
            </w:pPr>
            <w:r>
              <w:t>Habitat alone</w:t>
            </w:r>
          </w:p>
        </w:tc>
        <w:tc>
          <w:tcPr>
            <w:tcW w:w="2126" w:type="dxa"/>
          </w:tcPr>
          <w:p w14:paraId="14EBA4C1" w14:textId="77777777" w:rsidR="008225BC" w:rsidRDefault="008225BC" w:rsidP="00EC13D3">
            <w:pPr>
              <w:pStyle w:val="Compact"/>
              <w:jc w:val="center"/>
            </w:pPr>
            <w:r>
              <w:t>94.0 [89.7–95.5]</w:t>
            </w:r>
          </w:p>
        </w:tc>
        <w:tc>
          <w:tcPr>
            <w:tcW w:w="1803" w:type="dxa"/>
          </w:tcPr>
          <w:p w14:paraId="2F1C3EC1" w14:textId="77777777" w:rsidR="008225BC" w:rsidRDefault="008225BC" w:rsidP="00EC13D3">
            <w:pPr>
              <w:pStyle w:val="Compact"/>
              <w:jc w:val="center"/>
            </w:pPr>
            <w:r>
              <w:t>4.9 [3.7–8.2]</w:t>
            </w:r>
          </w:p>
        </w:tc>
        <w:tc>
          <w:tcPr>
            <w:tcW w:w="1803" w:type="dxa"/>
          </w:tcPr>
          <w:p w14:paraId="69A04641" w14:textId="77777777" w:rsidR="008225BC" w:rsidRDefault="008225BC" w:rsidP="00EC13D3">
            <w:pPr>
              <w:pStyle w:val="Compact"/>
              <w:jc w:val="center"/>
            </w:pPr>
            <w:r>
              <w:t>6.8 [4.9–10.5]</w:t>
            </w:r>
          </w:p>
        </w:tc>
      </w:tr>
      <w:tr w:rsidR="008225BC" w14:paraId="40DF5E57" w14:textId="77777777" w:rsidTr="008225BC">
        <w:tc>
          <w:tcPr>
            <w:tcW w:w="1594" w:type="dxa"/>
          </w:tcPr>
          <w:p w14:paraId="4EE7E3C3" w14:textId="77777777" w:rsidR="008225BC" w:rsidRDefault="008225BC" w:rsidP="00EC13D3">
            <w:pPr>
              <w:pStyle w:val="Compact"/>
              <w:jc w:val="center"/>
            </w:pPr>
            <w:r>
              <w:t>95</w:t>
            </w:r>
          </w:p>
        </w:tc>
        <w:tc>
          <w:tcPr>
            <w:tcW w:w="1916" w:type="dxa"/>
          </w:tcPr>
          <w:p w14:paraId="311987F5" w14:textId="77777777" w:rsidR="008225BC" w:rsidRDefault="008225BC" w:rsidP="00EC13D3">
            <w:pPr>
              <w:pStyle w:val="Compact"/>
              <w:jc w:val="center"/>
            </w:pPr>
            <w:r>
              <w:t>Random selection</w:t>
            </w:r>
          </w:p>
        </w:tc>
        <w:tc>
          <w:tcPr>
            <w:tcW w:w="2126" w:type="dxa"/>
          </w:tcPr>
          <w:p w14:paraId="3B818CDC" w14:textId="77777777" w:rsidR="008225BC" w:rsidRDefault="008225BC" w:rsidP="00EC13D3">
            <w:pPr>
              <w:pStyle w:val="Compact"/>
              <w:jc w:val="center"/>
            </w:pPr>
            <w:r>
              <w:t>95.6 [95.3–95.9]</w:t>
            </w:r>
          </w:p>
        </w:tc>
        <w:tc>
          <w:tcPr>
            <w:tcW w:w="1803" w:type="dxa"/>
          </w:tcPr>
          <w:p w14:paraId="74059901" w14:textId="77777777" w:rsidR="008225BC" w:rsidRDefault="008225BC" w:rsidP="00EC13D3">
            <w:pPr>
              <w:pStyle w:val="Compact"/>
              <w:jc w:val="center"/>
            </w:pPr>
            <w:r>
              <w:t>4.9 [4.6–5.2]</w:t>
            </w:r>
          </w:p>
        </w:tc>
        <w:tc>
          <w:tcPr>
            <w:tcW w:w="1803" w:type="dxa"/>
          </w:tcPr>
          <w:p w14:paraId="15CBA756" w14:textId="77777777" w:rsidR="008225BC" w:rsidRDefault="008225BC" w:rsidP="00EC13D3">
            <w:pPr>
              <w:pStyle w:val="Compact"/>
              <w:jc w:val="center"/>
            </w:pPr>
            <w:r>
              <w:t>5.3 [4.9–5.8]</w:t>
            </w:r>
          </w:p>
        </w:tc>
      </w:tr>
      <w:tr w:rsidR="008225BC" w14:paraId="5494AE37" w14:textId="77777777" w:rsidTr="008225BC">
        <w:tc>
          <w:tcPr>
            <w:tcW w:w="1594" w:type="dxa"/>
          </w:tcPr>
          <w:p w14:paraId="5433101D" w14:textId="77777777" w:rsidR="008225BC" w:rsidRDefault="008225BC" w:rsidP="00EC13D3">
            <w:pPr>
              <w:pStyle w:val="Compact"/>
              <w:jc w:val="center"/>
            </w:pPr>
            <w:r>
              <w:t>99</w:t>
            </w:r>
          </w:p>
        </w:tc>
        <w:tc>
          <w:tcPr>
            <w:tcW w:w="1916" w:type="dxa"/>
          </w:tcPr>
          <w:p w14:paraId="45FE0093" w14:textId="42E93CE0" w:rsidR="008225BC" w:rsidRDefault="008225BC" w:rsidP="00EC13D3">
            <w:pPr>
              <w:pStyle w:val="Compact"/>
              <w:jc w:val="center"/>
            </w:pPr>
            <w:r>
              <w:t xml:space="preserve">Habitat + recent </w:t>
            </w:r>
            <w:del w:id="96" w:author="Sam Matthews" w:date="2026-10-26T15:04:00Z" w16du:dateUtc="2026-10-26T05:04:00Z">
              <w:r w:rsidDel="008225BC">
                <w:delText>observations</w:delText>
              </w:r>
            </w:del>
          </w:p>
        </w:tc>
        <w:tc>
          <w:tcPr>
            <w:tcW w:w="2126" w:type="dxa"/>
          </w:tcPr>
          <w:p w14:paraId="3C68F1A7" w14:textId="77777777" w:rsidR="008225BC" w:rsidRDefault="008225BC" w:rsidP="00EC13D3">
            <w:pPr>
              <w:pStyle w:val="Compact"/>
              <w:jc w:val="center"/>
            </w:pPr>
            <w:r>
              <w:t>98.2 [97.2–98.7]</w:t>
            </w:r>
          </w:p>
        </w:tc>
        <w:tc>
          <w:tcPr>
            <w:tcW w:w="1803" w:type="dxa"/>
          </w:tcPr>
          <w:p w14:paraId="210B5CE0" w14:textId="77777777" w:rsidR="008225BC" w:rsidRDefault="008225BC" w:rsidP="00EC13D3">
            <w:pPr>
              <w:pStyle w:val="Compact"/>
              <w:jc w:val="center"/>
            </w:pPr>
            <w:r>
              <w:t>1.8 [1.2–2.7]</w:t>
            </w:r>
          </w:p>
        </w:tc>
        <w:tc>
          <w:tcPr>
            <w:tcW w:w="1803" w:type="dxa"/>
          </w:tcPr>
          <w:p w14:paraId="4BF6C29C" w14:textId="77777777" w:rsidR="008225BC" w:rsidRDefault="008225BC" w:rsidP="00EC13D3">
            <w:pPr>
              <w:pStyle w:val="Compact"/>
              <w:jc w:val="center"/>
            </w:pPr>
            <w:r>
              <w:t>2.2 [1.6–3.6]</w:t>
            </w:r>
          </w:p>
        </w:tc>
      </w:tr>
      <w:tr w:rsidR="008225BC" w14:paraId="0A43179B" w14:textId="77777777" w:rsidTr="008225BC">
        <w:tc>
          <w:tcPr>
            <w:tcW w:w="1594" w:type="dxa"/>
          </w:tcPr>
          <w:p w14:paraId="66EC621F" w14:textId="77777777" w:rsidR="008225BC" w:rsidRDefault="008225BC" w:rsidP="00EC13D3">
            <w:pPr>
              <w:pStyle w:val="Compact"/>
              <w:jc w:val="center"/>
            </w:pPr>
            <w:r>
              <w:t>99</w:t>
            </w:r>
          </w:p>
        </w:tc>
        <w:tc>
          <w:tcPr>
            <w:tcW w:w="1916" w:type="dxa"/>
          </w:tcPr>
          <w:p w14:paraId="157D3FEB" w14:textId="77777777" w:rsidR="008225BC" w:rsidRDefault="008225BC" w:rsidP="00EC13D3">
            <w:pPr>
              <w:pStyle w:val="Compact"/>
              <w:jc w:val="center"/>
            </w:pPr>
            <w:r>
              <w:t>Habitat alone</w:t>
            </w:r>
          </w:p>
        </w:tc>
        <w:tc>
          <w:tcPr>
            <w:tcW w:w="2126" w:type="dxa"/>
          </w:tcPr>
          <w:p w14:paraId="0109C921" w14:textId="77777777" w:rsidR="008225BC" w:rsidRDefault="008225BC" w:rsidP="00EC13D3">
            <w:pPr>
              <w:pStyle w:val="Compact"/>
              <w:jc w:val="center"/>
            </w:pPr>
            <w:r>
              <w:t>98.8 [98.3–99.1]</w:t>
            </w:r>
          </w:p>
        </w:tc>
        <w:tc>
          <w:tcPr>
            <w:tcW w:w="1803" w:type="dxa"/>
          </w:tcPr>
          <w:p w14:paraId="6F75B7A6" w14:textId="77777777" w:rsidR="008225BC" w:rsidRDefault="008225BC" w:rsidP="00EC13D3">
            <w:pPr>
              <w:pStyle w:val="Compact"/>
              <w:jc w:val="center"/>
            </w:pPr>
            <w:r>
              <w:t>1.0 [0.7–1.4]</w:t>
            </w:r>
          </w:p>
        </w:tc>
        <w:tc>
          <w:tcPr>
            <w:tcW w:w="1803" w:type="dxa"/>
          </w:tcPr>
          <w:p w14:paraId="12135225" w14:textId="77777777" w:rsidR="008225BC" w:rsidRDefault="008225BC" w:rsidP="00EC13D3">
            <w:pPr>
              <w:pStyle w:val="Compact"/>
              <w:jc w:val="center"/>
            </w:pPr>
            <w:r>
              <w:t>1.4 [1.0–2.0]</w:t>
            </w:r>
          </w:p>
        </w:tc>
      </w:tr>
      <w:tr w:rsidR="008225BC" w14:paraId="4597F578" w14:textId="77777777" w:rsidTr="008225BC">
        <w:tc>
          <w:tcPr>
            <w:tcW w:w="1594" w:type="dxa"/>
          </w:tcPr>
          <w:p w14:paraId="4AED57B2" w14:textId="77777777" w:rsidR="008225BC" w:rsidRDefault="008225BC" w:rsidP="00EC13D3">
            <w:pPr>
              <w:pStyle w:val="Compact"/>
              <w:jc w:val="center"/>
            </w:pPr>
            <w:r>
              <w:t>99</w:t>
            </w:r>
          </w:p>
        </w:tc>
        <w:tc>
          <w:tcPr>
            <w:tcW w:w="1916" w:type="dxa"/>
          </w:tcPr>
          <w:p w14:paraId="0E4A1EF5" w14:textId="77777777" w:rsidR="008225BC" w:rsidRDefault="008225BC" w:rsidP="00EC13D3">
            <w:pPr>
              <w:pStyle w:val="Compact"/>
              <w:jc w:val="center"/>
            </w:pPr>
            <w:r>
              <w:t>Random selection</w:t>
            </w:r>
          </w:p>
        </w:tc>
        <w:tc>
          <w:tcPr>
            <w:tcW w:w="2126" w:type="dxa"/>
          </w:tcPr>
          <w:p w14:paraId="4C9267EF" w14:textId="77777777" w:rsidR="008225BC" w:rsidRDefault="008225BC" w:rsidP="00EC13D3">
            <w:pPr>
              <w:pStyle w:val="Compact"/>
              <w:jc w:val="center"/>
            </w:pPr>
            <w:r>
              <w:t>99.1 [99.1–99.2]</w:t>
            </w:r>
          </w:p>
        </w:tc>
        <w:tc>
          <w:tcPr>
            <w:tcW w:w="1803" w:type="dxa"/>
          </w:tcPr>
          <w:p w14:paraId="27AA07E1" w14:textId="77777777" w:rsidR="008225BC" w:rsidRDefault="008225BC" w:rsidP="00EC13D3">
            <w:pPr>
              <w:pStyle w:val="Compact"/>
              <w:jc w:val="center"/>
            </w:pPr>
            <w:r>
              <w:t>1.0 [0.9–1.0]</w:t>
            </w:r>
          </w:p>
        </w:tc>
        <w:tc>
          <w:tcPr>
            <w:tcW w:w="1803" w:type="dxa"/>
          </w:tcPr>
          <w:p w14:paraId="40FD043A" w14:textId="77777777" w:rsidR="008225BC" w:rsidRDefault="008225BC" w:rsidP="00EC13D3">
            <w:pPr>
              <w:pStyle w:val="Compact"/>
              <w:jc w:val="center"/>
            </w:pPr>
            <w:r>
              <w:t>1.1 [1.0–1.2]</w:t>
            </w:r>
          </w:p>
        </w:tc>
      </w:tr>
    </w:tbl>
    <w:bookmarkEnd w:id="92"/>
    <w:p w14:paraId="2252F401"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6F40DEDF" w14:textId="77777777">
        <w:tc>
          <w:tcPr>
            <w:tcW w:w="7920" w:type="dxa"/>
          </w:tcPr>
          <w:p w14:paraId="6367A207" w14:textId="77777777" w:rsidR="00AF7E86" w:rsidRDefault="00000000">
            <w:pPr>
              <w:pStyle w:val="Compact"/>
              <w:jc w:val="center"/>
            </w:pPr>
            <w:bookmarkStart w:id="97" w:name="fig-high-density"/>
            <w:r>
              <w:rPr>
                <w:noProof/>
              </w:rPr>
              <w:lastRenderedPageBreak/>
              <w:drawing>
                <wp:inline distT="0" distB="0" distL="0" distR="0" wp14:anchorId="258E4DDB" wp14:editId="5F4D806E">
                  <wp:extent cx="5727700" cy="381846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figures/fig20_high_density_retention.png"/>
                          <pic:cNvPicPr>
                            <a:picLocks noChangeAspect="1" noChangeArrowheads="1"/>
                          </pic:cNvPicPr>
                        </pic:nvPicPr>
                        <pic:blipFill>
                          <a:blip r:embed="rId13"/>
                          <a:stretch>
                            <a:fillRect/>
                          </a:stretch>
                        </pic:blipFill>
                        <pic:spPr bwMode="auto">
                          <a:xfrm>
                            <a:off x="0" y="0"/>
                            <a:ext cx="5727700" cy="3818466"/>
                          </a:xfrm>
                          <a:prstGeom prst="rect">
                            <a:avLst/>
                          </a:prstGeom>
                          <a:noFill/>
                          <a:ln w="9525">
                            <a:noFill/>
                            <a:headEnd/>
                            <a:tailEnd/>
                          </a:ln>
                        </pic:spPr>
                      </pic:pic>
                    </a:graphicData>
                  </a:graphic>
                </wp:inline>
              </w:drawing>
            </w:r>
          </w:p>
          <w:p w14:paraId="19BFD451" w14:textId="77777777" w:rsidR="00AF7E86" w:rsidRDefault="00000000">
            <w:pPr>
              <w:pStyle w:val="ImageCaption"/>
              <w:spacing w:before="200"/>
            </w:pPr>
            <w:r>
              <w:t>Figure 1: Retention of observed dives above 0.04 CPUE against actual designated site-years searched, using the existing forward evidence rankings. Random selection has the same site count on each reef. Shading shows 95% reef-year bootstrap intervals; dotted horizontal lines mark 80%, 90%, 95% and 99% retention. Habitat fits were held out by reef, while the evidence regression used earlier seasons. Follow-up surveys were not evaluated.</w:t>
            </w:r>
          </w:p>
        </w:tc>
        <w:bookmarkEnd w:id="97"/>
      </w:tr>
    </w:tbl>
    <w:p w14:paraId="26B2FABD" w14:textId="02CE10F0" w:rsidR="00AF7E86" w:rsidDel="008225BC" w:rsidRDefault="00000000">
      <w:pPr>
        <w:pStyle w:val="Heading3"/>
        <w:rPr>
          <w:del w:id="98" w:author="Sam Matthews" w:date="2026-10-26T15:08:00Z" w16du:dateUtc="2026-10-26T05:08:00Z"/>
        </w:rPr>
      </w:pPr>
      <w:bookmarkStart w:id="99" w:name="sec-sources"/>
      <w:bookmarkStart w:id="100" w:name="_Toc243919274"/>
      <w:bookmarkEnd w:id="62"/>
      <w:del w:id="101" w:author="Sam Matthews" w:date="2026-10-26T15:08:00Z" w16du:dateUtc="2026-10-26T05:08:00Z">
        <w:r w:rsidDel="008225BC">
          <w:delText>3.1.2 Habitat supplies a first search order where recent observations are missing</w:delText>
        </w:r>
        <w:bookmarkEnd w:id="100"/>
      </w:del>
    </w:p>
    <w:p w14:paraId="3B49E387" w14:textId="5A9F0692" w:rsidR="00AF7E86" w:rsidDel="007D69BF" w:rsidRDefault="00000000">
      <w:pPr>
        <w:pStyle w:val="FirstParagraph"/>
        <w:rPr>
          <w:del w:id="102" w:author="Sam Matthews" w:date="2026-10-26T15:17:00Z" w16du:dateUtc="2026-10-26T05:17:00Z"/>
        </w:rPr>
      </w:pPr>
      <w:del w:id="103" w:author="Sam Matthews" w:date="2026-10-26T15:17:00Z" w16du:dateUtc="2026-10-26T05:17:00Z">
        <w:r w:rsidDel="007D69BF">
          <w:delTex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delText>
        </w:r>
      </w:del>
    </w:p>
    <w:p w14:paraId="1CAA74BB" w14:textId="77777777" w:rsidR="00AF7E86" w:rsidRDefault="00000000">
      <w:pPr>
        <w:pStyle w:val="Heading2"/>
      </w:pPr>
      <w:bookmarkStart w:id="104" w:name="sec-manta"/>
      <w:bookmarkStart w:id="105" w:name="_Toc243919275"/>
      <w:bookmarkEnd w:id="31"/>
      <w:bookmarkEnd w:id="99"/>
      <w:commentRangeStart w:id="106"/>
      <w:r>
        <w:t>3.2 Evenly spaced manta tows retain better coverage</w:t>
      </w:r>
      <w:bookmarkEnd w:id="105"/>
    </w:p>
    <w:p w14:paraId="524CF6BC" w14:textId="77777777" w:rsidR="00AF7E86" w:rsidRDefault="00000000">
      <w:pPr>
        <w:pStyle w:val="FirstParagraph"/>
      </w:pPr>
      <w:r>
        <w:t>Evenly spaced thinning retained more observed aggregations than selecting tows by habitat rank (</w:t>
      </w:r>
      <w:hyperlink w:anchor="fig-aggregations">
        <w:r>
          <w:rPr>
            <w:rStyle w:val="Hyperlink"/>
          </w:rPr>
          <w:t>Figure 2</w:t>
        </w:r>
      </w:hyperlink>
      <w:r>
        <w:t>). With 60% of tows kept, it detected 96.6% (95% CI 96.2%–97.0%) of 1,900 aggregations in 1,082 surveys. Random selection detected 94.0% (95% CI 93.7%–94.4%), and the habitat ranking fitted to cull records detected 88.1% (95% CI 86.6%–89.5%).</w:t>
      </w:r>
    </w:p>
    <w:p w14:paraId="6DA26B1A" w14:textId="4D108F00" w:rsidR="00AF7E86" w:rsidRDefault="00000000">
      <w:pPr>
        <w:pStyle w:val="BodyText"/>
        <w:rPr>
          <w:ins w:id="107" w:author="Sam Matthews" w:date="2026-10-26T15:21:00Z" w16du:dateUtc="2026-10-26T05:21:00Z"/>
        </w:rPr>
      </w:pPr>
      <w:r>
        <w:t xml:space="preserve">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w:t>
      </w:r>
      <w:r>
        <w:lastRenderedPageBreak/>
        <w:t>surveys; they do not establish the performance of a new route. The alternative models and full thinning curves are documented in Appendix H.</w:t>
      </w:r>
      <w:ins w:id="108" w:author="Sam Matthews" w:date="2026-10-26T15:21:00Z" w16du:dateUtc="2026-10-26T05:21:00Z">
        <w:r w:rsidR="007D69BF">
          <w:t xml:space="preserve"> </w:t>
        </w:r>
      </w:ins>
      <w:commentRangeEnd w:id="106"/>
      <w:r w:rsidR="00DC22FA">
        <w:rPr>
          <w:rStyle w:val="CommentReference"/>
          <w:sz w:val="22"/>
          <w:szCs w:val="22"/>
        </w:rPr>
        <w:commentReference w:id="106"/>
      </w:r>
    </w:p>
    <w:p w14:paraId="15BA2548" w14:textId="77777777" w:rsidR="007D69BF" w:rsidRDefault="007D69BF">
      <w:pPr>
        <w:pStyle w:val="BodyText"/>
      </w:pPr>
    </w:p>
    <w:tbl>
      <w:tblPr>
        <w:tblStyle w:val="Table"/>
        <w:tblW w:w="5000" w:type="pct"/>
        <w:tblLayout w:type="fixed"/>
        <w:tblLook w:val="0000" w:firstRow="0" w:lastRow="0" w:firstColumn="0" w:lastColumn="0" w:noHBand="0" w:noVBand="0"/>
      </w:tblPr>
      <w:tblGrid>
        <w:gridCol w:w="9242"/>
      </w:tblGrid>
      <w:tr w:rsidR="00AF7E86" w14:paraId="38298B03" w14:textId="77777777">
        <w:tc>
          <w:tcPr>
            <w:tcW w:w="7920" w:type="dxa"/>
          </w:tcPr>
          <w:p w14:paraId="0AF3B85D" w14:textId="77777777" w:rsidR="00AF7E86" w:rsidRDefault="00000000">
            <w:pPr>
              <w:pStyle w:val="Compact"/>
              <w:jc w:val="center"/>
            </w:pPr>
            <w:bookmarkStart w:id="109" w:name="fig-aggregations"/>
            <w:commentRangeStart w:id="110"/>
            <w:r>
              <w:rPr>
                <w:noProof/>
              </w:rPr>
              <w:drawing>
                <wp:inline distT="0" distB="0" distL="0" distR="0" wp14:anchorId="3B44ECCE" wp14:editId="5E3D6371">
                  <wp:extent cx="5727700" cy="3665727"/>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outputs/figures/fig21_manta_surveillance_highlight.png"/>
                          <pic:cNvPicPr>
                            <a:picLocks noChangeAspect="1" noChangeArrowheads="1"/>
                          </pic:cNvPicPr>
                        </pic:nvPicPr>
                        <pic:blipFill>
                          <a:blip r:embed="rId14"/>
                          <a:stretch>
                            <a:fillRect/>
                          </a:stretch>
                        </pic:blipFill>
                        <pic:spPr bwMode="auto">
                          <a:xfrm>
                            <a:off x="0" y="0"/>
                            <a:ext cx="5727700" cy="3665727"/>
                          </a:xfrm>
                          <a:prstGeom prst="rect">
                            <a:avLst/>
                          </a:prstGeom>
                          <a:noFill/>
                          <a:ln w="9525">
                            <a:noFill/>
                            <a:headEnd/>
                            <a:tailEnd/>
                          </a:ln>
                        </pic:spPr>
                      </pic:pic>
                    </a:graphicData>
                  </a:graphic>
                </wp:inline>
              </w:drawing>
            </w:r>
          </w:p>
          <w:p w14:paraId="42F47B43" w14:textId="77777777" w:rsidR="00AF7E86" w:rsidRDefault="00000000">
            <w:pPr>
              <w:pStyle w:val="ImageCaption"/>
              <w:spacing w:before="200"/>
            </w:pPr>
            <w:r>
              <w:t>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commentRangeEnd w:id="110"/>
            <w:r w:rsidR="0078349E">
              <w:rPr>
                <w:rStyle w:val="CommentReference"/>
                <w:sz w:val="22"/>
                <w:szCs w:val="22"/>
              </w:rPr>
              <w:commentReference w:id="110"/>
            </w:r>
          </w:p>
        </w:tc>
        <w:bookmarkEnd w:id="109"/>
      </w:tr>
    </w:tbl>
    <w:p w14:paraId="2CC6CB7B" w14:textId="77777777" w:rsidR="00AF7E86" w:rsidRDefault="00000000">
      <w:pPr>
        <w:pStyle w:val="Heading2"/>
      </w:pPr>
      <w:bookmarkStart w:id="111" w:name="X336895b4d6b592c937cb720f85ebb3ecf86b9ac"/>
      <w:bookmarkStart w:id="112" w:name="_Toc243919276"/>
      <w:bookmarkEnd w:id="104"/>
      <w:r>
        <w:t>3.3 The 2027 products combine priorities with exploration</w:t>
      </w:r>
      <w:bookmarkEnd w:id="112"/>
    </w:p>
    <w:p w14:paraId="6178FBE8" w14:textId="72E9FDE9" w:rsidR="00AF7E86" w:rsidDel="00DC22FA" w:rsidRDefault="00000000">
      <w:pPr>
        <w:pStyle w:val="FirstParagraph"/>
        <w:rPr>
          <w:del w:id="113" w:author="Sam Matthews" w:date="2026-10-26T15:26:00Z" w16du:dateUtc="2026-10-26T05:26:00Z"/>
        </w:rPr>
      </w:pPr>
      <w:r>
        <w:t xml:space="preserve">The delivered ranking covers 15,884 designated sites on 576 reefs. Its map shows search priority and the recent evidence behind each site. </w:t>
      </w:r>
      <w:del w:id="114" w:author="Sam Matthews" w:date="2026-10-26T15:26:00Z" w16du:dateUtc="2026-10-26T05:26:00Z">
        <w:r w:rsidDel="00DC22FA">
          <w:delText>Four classes organise the search order; they do not establish when it is safe to stop. In the retrospective test, stopping after the highest-ranked 80% retained 89.7% (95% CI 86.4%–92.7%) of &gt;0.04 dives. Appendix H gives outcomes for every class cutoff.</w:delText>
        </w:r>
      </w:del>
    </w:p>
    <w:p w14:paraId="7964E565" w14:textId="0B16A369" w:rsidR="00AF7E86" w:rsidRDefault="00000000" w:rsidP="00DC22FA">
      <w:pPr>
        <w:pStyle w:val="FirstParagraph"/>
        <w:pPrChange w:id="115" w:author="Sam Matthews" w:date="2026-10-26T15:26:00Z" w16du:dateUtc="2026-10-26T05:26:00Z">
          <w:pPr>
            <w:pStyle w:val="BodyText"/>
          </w:pPr>
        </w:pPrChange>
      </w:pPr>
      <w:r>
        <w:t>The product also identifies 3,807 exploration areas on 488 reefs, outside designated sites and recent tow paths (</w:t>
      </w:r>
      <w:r>
        <w:fldChar w:fldCharType="begin"/>
      </w:r>
      <w:r>
        <w:instrText>HYPERLINK \l "fig-2027" \h</w:instrText>
      </w:r>
      <w:r>
        <w:fldChar w:fldCharType="separate"/>
      </w:r>
      <w:r>
        <w:rPr>
          <w:rStyle w:val="Hyperlink"/>
        </w:rPr>
        <w:t>Figure 3</w:t>
      </w:r>
      <w:r>
        <w:fldChar w:fldCharType="end"/>
      </w:r>
      <w:r>
        <w:t xml:space="preserve">). These allow </w:t>
      </w:r>
      <w:del w:id="116" w:author="Sam Matthews" w:date="2026-10-26T15:27:00Z" w16du:dateUtc="2026-10-26T05:27:00Z">
        <w:r w:rsidDel="00DC22FA">
          <w:delText xml:space="preserve">planners </w:delText>
        </w:r>
      </w:del>
      <w:ins w:id="117" w:author="Sam Matthews" w:date="2026-10-26T15:27:00Z" w16du:dateUtc="2026-10-26T05:27:00Z">
        <w:r w:rsidR="00DC22FA">
          <w:t>operators</w:t>
        </w:r>
        <w:r w:rsidR="00DC22FA">
          <w:t xml:space="preserve"> </w:t>
        </w:r>
      </w:ins>
      <w:r>
        <w:t xml:space="preserve">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w:t>
      </w:r>
      <w:del w:id="118" w:author="Sam Matthews" w:date="2026-10-26T15:27:00Z" w16du:dateUtc="2026-10-26T05:27:00Z">
        <w:r w:rsidDel="00DC22FA">
          <w:delText>measured.</w:delText>
        </w:r>
      </w:del>
      <w:ins w:id="119" w:author="Sam Matthews" w:date="2026-10-26T15:27:00Z" w16du:dateUtc="2026-10-26T05:27:00Z">
        <w:r w:rsidR="00DC22FA">
          <w:t>estimated or measured.</w:t>
        </w:r>
      </w:ins>
    </w:p>
    <w:tbl>
      <w:tblPr>
        <w:tblStyle w:val="Table"/>
        <w:tblW w:w="5000" w:type="pct"/>
        <w:tblLayout w:type="fixed"/>
        <w:tblLook w:val="0000" w:firstRow="0" w:lastRow="0" w:firstColumn="0" w:lastColumn="0" w:noHBand="0" w:noVBand="0"/>
      </w:tblPr>
      <w:tblGrid>
        <w:gridCol w:w="9242"/>
      </w:tblGrid>
      <w:tr w:rsidR="00AF7E86" w14:paraId="268DB6A5" w14:textId="77777777">
        <w:tc>
          <w:tcPr>
            <w:tcW w:w="7920" w:type="dxa"/>
          </w:tcPr>
          <w:p w14:paraId="2EC14609" w14:textId="77777777" w:rsidR="00AF7E86" w:rsidRDefault="00000000">
            <w:pPr>
              <w:pStyle w:val="Compact"/>
              <w:jc w:val="center"/>
            </w:pPr>
            <w:bookmarkStart w:id="120" w:name="fig-2027"/>
            <w:r>
              <w:rPr>
                <w:noProof/>
              </w:rPr>
              <w:lastRenderedPageBreak/>
              <w:drawing>
                <wp:inline distT="0" distB="0" distL="0" distR="0" wp14:anchorId="741CC043" wp14:editId="0E08BEDB">
                  <wp:extent cx="5727700" cy="412394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outputs/figures/fig17_search_2027_exploration.png"/>
                          <pic:cNvPicPr>
                            <a:picLocks noChangeAspect="1" noChangeArrowheads="1"/>
                          </pic:cNvPicPr>
                        </pic:nvPicPr>
                        <pic:blipFill>
                          <a:blip r:embed="rId15"/>
                          <a:stretch>
                            <a:fillRect/>
                          </a:stretch>
                        </pic:blipFill>
                        <pic:spPr bwMode="auto">
                          <a:xfrm>
                            <a:off x="0" y="0"/>
                            <a:ext cx="5727700" cy="4123944"/>
                          </a:xfrm>
                          <a:prstGeom prst="rect">
                            <a:avLst/>
                          </a:prstGeom>
                          <a:noFill/>
                          <a:ln w="9525">
                            <a:noFill/>
                            <a:headEnd/>
                            <a:tailEnd/>
                          </a:ln>
                        </pic:spPr>
                      </pic:pic>
                    </a:graphicData>
                  </a:graphic>
                </wp:inline>
              </w:drawing>
            </w:r>
          </w:p>
          <w:p w14:paraId="47A881F0" w14:textId="77777777" w:rsidR="00AF7E86" w:rsidRDefault="00000000">
            <w:pPr>
              <w:pStyle w:val="ImageCaption"/>
              <w:spacing w:before="200"/>
            </w:pPr>
            <w:r>
              <w:t>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120"/>
      </w:tr>
    </w:tbl>
    <w:p w14:paraId="25A4A558" w14:textId="77777777" w:rsidR="00AF7E86" w:rsidRDefault="00000000">
      <w:pPr>
        <w:pStyle w:val="Heading2"/>
      </w:pPr>
      <w:bookmarkStart w:id="121" w:name="sec-hydro-connectivity-results"/>
      <w:bookmarkStart w:id="122" w:name="_Toc243919277"/>
      <w:bookmarkEnd w:id="111"/>
      <w:r>
        <w:t>3.4 Preliminary larval dispersal patterns vary across the reef cluster</w:t>
      </w:r>
      <w:bookmarkEnd w:id="122"/>
    </w:p>
    <w:p w14:paraId="3867ECCC" w14:textId="2BE1B1E0" w:rsidR="00AF7E86" w:rsidRDefault="00000000">
      <w:pPr>
        <w:pStyle w:val="FirstParagraph"/>
      </w:pPr>
      <w:r>
        <w:t>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w:t>
      </w:r>
      <w:hyperlink w:anchor="fig-larval-hotspots">
        <w:r>
          <w:rPr>
            <w:rStyle w:val="Hyperlink"/>
          </w:rPr>
          <w:t>Figure 4</w:t>
        </w:r>
      </w:hyperlink>
      <w:r>
        <w:t xml:space="preserve">). Reefs toward the northern end of the domain generally ranked lower. </w:t>
      </w:r>
      <w:del w:id="123" w:author="Sam Matthews" w:date="2026-10-26T15:33:00Z" w16du:dateUtc="2026-10-26T05:33:00Z">
        <w:r w:rsidDel="00D35E89">
          <w:delText>The maps identify places where larvae accumulated, but do not identify their sources or establish settlement success.</w:delText>
        </w:r>
      </w:del>
    </w:p>
    <w:p w14:paraId="05F4210F" w14:textId="5290520C" w:rsidR="00AF7E86" w:rsidRDefault="00000000">
      <w:pPr>
        <w:pStyle w:val="BodyText"/>
      </w:pPr>
      <w:r>
        <w:t>The Lizard Island group was not a persistent concentration hotspot at the later larval ages examined. Some releases produced higher concentrations around Lizard earlier in development, but these peaks generally did not persist (Appendix K)</w:t>
      </w:r>
      <w:ins w:id="124" w:author="Sam Matthews" w:date="2026-10-26T15:34:00Z" w16du:dateUtc="2026-10-26T05:34:00Z">
        <w:r w:rsidR="00D35E89">
          <w:t xml:space="preserve">, </w:t>
        </w:r>
        <w:r w:rsidR="00D35E89">
          <w:t>but this may be due to a boundary effect where larvae cannot enter the system from reefs outside the domain</w:t>
        </w:r>
      </w:ins>
      <w:r>
        <w:t xml:space="preserve">. </w:t>
      </w:r>
      <w:del w:id="125" w:author="Sam Matthews" w:date="2026-10-26T15:34:00Z" w16du:dateUtc="2026-10-26T05:34:00Z">
        <w:r w:rsidDel="00D35E89">
          <w:delText>This variation identifies releases worth examining in the source-to-destination matrices; it does not demonstrate local retention.</w:delText>
        </w:r>
      </w:del>
    </w:p>
    <w:p w14:paraId="01A4F2DA" w14:textId="429ABEF2" w:rsidR="00AF7E86" w:rsidRDefault="00000000">
      <w:pPr>
        <w:pStyle w:val="BodyText"/>
      </w:pPr>
      <w:r>
        <w:t xml:space="preserve">Cross-shelf patterns also differed along the domain. In its central part, later-age concentrations were generally higher on mid-shelf reefs than on the Ribbon Reefs at similar latitudes. The southern Ribbon Reefs did not show the same consistent deficit. These patterns suggest spatial differences in larval exposure, but cannot yet establish which reefs supply others or how isolated particular reef groups are. They describe one spawning </w:t>
      </w:r>
      <w:r>
        <w:lastRenderedPageBreak/>
        <w:t xml:space="preserve">season, and the strong north–south gradient could reflect transport, missing sources beyond the domain boundary, or both. </w:t>
      </w:r>
      <w:commentRangeStart w:id="126"/>
      <w:ins w:id="127" w:author="Sam Matthews" w:date="2026-10-26T15:35:00Z" w16du:dateUtc="2026-10-26T05:35:00Z">
        <w:r w:rsidR="00D35E89">
          <w:t>These preliminary results of greater concentration in the mid</w:t>
        </w:r>
      </w:ins>
      <w:ins w:id="128" w:author="Sam Matthews" w:date="2026-10-26T15:36:00Z" w16du:dateUtc="2026-10-26T05:36:00Z">
        <w:r w:rsidR="00D35E89">
          <w:t xml:space="preserve">shelf and lower concentrations among the Ribbon reefs does align with long term monitoring and modelled </w:t>
        </w:r>
      </w:ins>
      <w:ins w:id="129" w:author="Sam Matthews" w:date="2026-10-26T15:37:00Z" w16du:dateUtc="2026-10-26T05:37:00Z">
        <w:r w:rsidR="00D35E89">
          <w:t xml:space="preserve">estimates of COTS outbreaks probability. This approach </w:t>
        </w:r>
      </w:ins>
      <w:ins w:id="130" w:author="Sam Matthews" w:date="2026-10-26T15:38:00Z" w16du:dateUtc="2026-10-26T05:38:00Z">
        <w:r w:rsidR="00D35E89">
          <w:t>shows significant promise in terms of identifying periods/locations of larval concentration that could help identify when/where</w:t>
        </w:r>
      </w:ins>
      <w:ins w:id="131" w:author="Sam Matthews" w:date="2026-10-26T15:39:00Z" w16du:dateUtc="2026-10-26T05:39:00Z">
        <w:r w:rsidR="00D35E89">
          <w:t xml:space="preserve"> conditions are right for outbreak initiation/escalation</w:t>
        </w:r>
      </w:ins>
      <w:commentRangeEnd w:id="126"/>
      <w:r w:rsidR="0078349E">
        <w:rPr>
          <w:rStyle w:val="CommentReference"/>
          <w:sz w:val="22"/>
          <w:szCs w:val="22"/>
        </w:rPr>
        <w:commentReference w:id="126"/>
      </w:r>
      <w:ins w:id="132" w:author="Sam Matthews" w:date="2026-10-26T15:39:00Z" w16du:dateUtc="2026-10-26T05:39:00Z">
        <w:r w:rsidR="00D35E89">
          <w:t>.</w:t>
        </w:r>
      </w:ins>
      <w:ins w:id="133" w:author="Sam Matthews" w:date="2026-10-26T15:40:00Z" w16du:dateUtc="2026-10-26T05:40:00Z">
        <w:r w:rsidR="0078349E">
          <w:t>FOllwoing this project we plan to assess the network characteristic</w:t>
        </w:r>
      </w:ins>
      <w:ins w:id="134" w:author="Sam Matthews" w:date="2026-10-26T15:41:00Z" w16du:dateUtc="2026-10-26T05:41:00Z">
        <w:r w:rsidR="0078349E">
          <w:t>s for this region to investigate where significant clustering or isolation make occur in initation box ne</w:t>
        </w:r>
      </w:ins>
      <w:ins w:id="135" w:author="Sam Matthews" w:date="2026-10-26T15:42:00Z" w16du:dateUtc="2026-10-26T05:42:00Z">
        <w:r w:rsidR="0078349E">
          <w:t xml:space="preserve">twork. </w:t>
        </w:r>
      </w:ins>
      <w:del w:id="136" w:author="Sam Matthews" w:date="2026-10-26T15:35:00Z" w16du:dateUtc="2026-10-26T05:35:00Z">
        <w:r w:rsidDel="00D35E89">
          <w:delText>The planned matrix analysis will examine these alternatives before interpreting the patterns as larval connectivity.</w:delText>
        </w:r>
      </w:del>
    </w:p>
    <w:tbl>
      <w:tblPr>
        <w:tblStyle w:val="Table"/>
        <w:tblW w:w="5000" w:type="pct"/>
        <w:tblLayout w:type="fixed"/>
        <w:tblLook w:val="0000" w:firstRow="0" w:lastRow="0" w:firstColumn="0" w:lastColumn="0" w:noHBand="0" w:noVBand="0"/>
      </w:tblPr>
      <w:tblGrid>
        <w:gridCol w:w="9242"/>
      </w:tblGrid>
      <w:tr w:rsidR="00AF7E86" w14:paraId="16CE56A4" w14:textId="77777777">
        <w:tc>
          <w:tcPr>
            <w:tcW w:w="7920" w:type="dxa"/>
          </w:tcPr>
          <w:p w14:paraId="300543BA" w14:textId="77777777" w:rsidR="00AF7E86" w:rsidRDefault="00000000">
            <w:pPr>
              <w:pStyle w:val="Compact"/>
              <w:jc w:val="center"/>
            </w:pPr>
            <w:bookmarkStart w:id="137" w:name="fig-larval-hotspots"/>
            <w:r>
              <w:rPr>
                <w:noProof/>
              </w:rPr>
              <w:drawing>
                <wp:inline distT="0" distB="0" distL="0" distR="0" wp14:anchorId="008E9C6C" wp14:editId="7A138BEF">
                  <wp:extent cx="5727700" cy="603878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outputs/figures/fig28_larval_hotspot_persistence.png"/>
                          <pic:cNvPicPr>
                            <a:picLocks noChangeAspect="1" noChangeArrowheads="1"/>
                          </pic:cNvPicPr>
                        </pic:nvPicPr>
                        <pic:blipFill>
                          <a:blip r:embed="rId16"/>
                          <a:stretch>
                            <a:fillRect/>
                          </a:stretch>
                        </pic:blipFill>
                        <pic:spPr bwMode="auto">
                          <a:xfrm>
                            <a:off x="0" y="0"/>
                            <a:ext cx="5727700" cy="6038789"/>
                          </a:xfrm>
                          <a:prstGeom prst="rect">
                            <a:avLst/>
                          </a:prstGeom>
                          <a:noFill/>
                          <a:ln w="9525">
                            <a:noFill/>
                            <a:headEnd/>
                            <a:tailEnd/>
                          </a:ln>
                        </pic:spPr>
                      </pic:pic>
                    </a:graphicData>
                  </a:graphic>
                </wp:inline>
              </w:drawing>
            </w:r>
          </w:p>
          <w:p w14:paraId="550408B1" w14:textId="77777777" w:rsidR="00AF7E86" w:rsidRDefault="00000000">
            <w:pPr>
              <w:pStyle w:val="ImageCaption"/>
              <w:spacing w:before="200"/>
            </w:pPr>
            <w:r>
              <w:t xml:space="preserve">Figure 4: Persistence of simulated larval-concentration hotspots at day 10, across the model domain (A) and around Lizard Island (B). Colour shows the proportion of releases in which a sub-reef site ranked in the highest fifth of concentration within that release. The dashed box </w:t>
            </w:r>
            <w:r>
              <w:lastRenderedPageBreak/>
              <w:t>marks the enlarged area; grey shows land. This reformats concentration figure lc2 from the project analysis. High concentration does not by itself establish local retention, source strength or settlement.</w:t>
            </w:r>
          </w:p>
        </w:tc>
        <w:bookmarkEnd w:id="137"/>
      </w:tr>
    </w:tbl>
    <w:p w14:paraId="04DE95C4" w14:textId="77777777" w:rsidR="00AF7E86" w:rsidRDefault="00000000">
      <w:pPr>
        <w:pStyle w:val="Heading2"/>
      </w:pPr>
      <w:bookmarkStart w:id="138" w:name="sec-metacommunity-results"/>
      <w:bookmarkStart w:id="139" w:name="_Toc243919278"/>
      <w:bookmarkEnd w:id="121"/>
      <w:r>
        <w:lastRenderedPageBreak/>
        <w:t>3.5 Historical COTS and coral dynamics provide a basis for testing control strategies</w:t>
      </w:r>
      <w:bookmarkEnd w:id="139"/>
    </w:p>
    <w:p w14:paraId="6A243EEA" w14:textId="0C7E1D4A" w:rsidR="00AF7E86" w:rsidRDefault="00000000">
      <w:pPr>
        <w:pStyle w:val="FirstParagraph"/>
      </w:pPr>
      <w:r>
        <w:t>The updated metacommunity model reproduced the broad sequence of historical irruption waves and coral decline and recovery on the four calibration reefs (</w:t>
      </w:r>
      <w:hyperlink w:anchor="fig-metacommunity-cots-coral">
        <w:r>
          <w:rPr>
            <w:rStyle w:val="Hyperlink"/>
          </w:rPr>
          <w:t>Figure 5</w:t>
        </w:r>
      </w:hyperlink>
      <w:r>
        <w:t xml:space="preserve">). </w:t>
      </w:r>
      <w:del w:id="140" w:author="Sam Matthews" w:date="2026-10-26T15:43:00Z" w16du:dateUtc="2026-10-26T05:43:00Z">
        <w:r w:rsidDel="002E4AFD">
          <w:delText xml:space="preserve">The 21 October runs incorporated revised coral responses, wave-dependent larval settlement and a larger initial share of fast-growing coral at Lizard Island. </w:delText>
        </w:r>
      </w:del>
      <w:r>
        <w:t xml:space="preserve">The comparison used 5 random-seed pairs, with additional parameter tests giving 65 runs each with and without recorded culling. Lizard Island’s first </w:t>
      </w:r>
      <w:ins w:id="141" w:author="Sam Matthews" w:date="2026-10-26T15:43:00Z" w16du:dateUtc="2026-10-26T05:43:00Z">
        <w:r w:rsidR="00321B08">
          <w:t xml:space="preserve">(1990s) </w:t>
        </w:r>
      </w:ins>
      <w:r>
        <w:t xml:space="preserve">COTS peak </w:t>
      </w:r>
      <w:del w:id="142" w:author="Sam Matthews" w:date="2026-10-26T15:43:00Z" w16du:dateUtc="2026-10-26T05:43:00Z">
        <w:r w:rsidDel="00321B08">
          <w:delText xml:space="preserve">remained </w:delText>
        </w:r>
      </w:del>
      <w:ins w:id="143" w:author="Sam Matthews" w:date="2026-10-26T15:43:00Z" w16du:dateUtc="2026-10-26T05:43:00Z">
        <w:r w:rsidR="00321B08">
          <w:t>remain</w:t>
        </w:r>
        <w:r w:rsidR="00321B08">
          <w:t>s</w:t>
        </w:r>
        <w:r w:rsidR="00321B08">
          <w:t xml:space="preserve"> </w:t>
        </w:r>
      </w:ins>
      <w:r>
        <w:t>too small, and coral trajectories differed from the surveys in some periods. Manta and photo-transect coral estimates also differed because they sampled different parts of the reef.</w:t>
      </w:r>
    </w:p>
    <w:p w14:paraId="0B8E987D" w14:textId="3CB2AAD7" w:rsidR="00AF7E86" w:rsidRDefault="00000000">
      <w:pPr>
        <w:pStyle w:val="BodyText"/>
      </w:pPr>
      <w:del w:id="144" w:author="Sam Matthews" w:date="2026-10-26T15:44:00Z" w16du:dateUtc="2026-10-26T05:44:00Z">
        <w:r w:rsidDel="00321B08">
          <w:delText xml:space="preserve">Recent simulated densities were closer to diver observations than in the earlier calibration, although agreement varied among reefs. </w:delText>
        </w:r>
      </w:del>
      <w:r>
        <w:t>The model</w:t>
      </w:r>
      <w:ins w:id="145" w:author="Sam Matthews" w:date="2026-10-26T16:06:00Z" w16du:dateUtc="2026-10-26T06:06:00Z">
        <w:r w:rsidR="00535AAF">
          <w:t xml:space="preserve"> successfully propogates the 5</w:t>
        </w:r>
        <w:r w:rsidR="00535AAF" w:rsidRPr="00535AAF">
          <w:rPr>
            <w:vertAlign w:val="superscript"/>
            <w:rPrChange w:id="146" w:author="Sam Matthews" w:date="2026-10-26T16:06:00Z" w16du:dateUtc="2026-10-26T06:06:00Z">
              <w:rPr/>
            </w:rPrChange>
          </w:rPr>
          <w:t>th</w:t>
        </w:r>
        <w:r w:rsidR="00535AAF">
          <w:t xml:space="preserve"> outbreak wave, however it</w:t>
        </w:r>
      </w:ins>
      <w:r>
        <w:t xml:space="preserve"> </w:t>
      </w:r>
      <w:del w:id="147" w:author="Sam Matthews" w:date="2026-10-26T16:06:00Z" w16du:dateUtc="2026-10-26T06:06:00Z">
        <w:r w:rsidDel="00535AAF">
          <w:delText xml:space="preserve">still </w:delText>
        </w:r>
      </w:del>
      <w:del w:id="148" w:author="Sam Matthews" w:date="2026-10-26T15:44:00Z" w16du:dateUtc="2026-10-26T05:44:00Z">
        <w:r w:rsidDel="00321B08">
          <w:delText xml:space="preserve">exceeded </w:delText>
        </w:r>
      </w:del>
      <w:ins w:id="149" w:author="Sam Matthews" w:date="2026-10-26T15:44:00Z" w16du:dateUtc="2026-10-26T05:44:00Z">
        <w:r w:rsidR="00321B08">
          <w:t>exceed</w:t>
        </w:r>
        <w:r w:rsidR="00321B08">
          <w:t>s</w:t>
        </w:r>
        <w:r w:rsidR="00321B08">
          <w:t xml:space="preserve"> </w:t>
        </w:r>
      </w:ins>
      <w:del w:id="150" w:author="Sam Matthews" w:date="2026-10-26T16:06:00Z" w16du:dateUtc="2026-10-26T06:06:00Z">
        <w:r w:rsidDel="00535AAF">
          <w:delText>recent manta observations</w:delText>
        </w:r>
      </w:del>
      <w:ins w:id="151" w:author="Sam Matthews" w:date="2026-10-26T16:06:00Z" w16du:dateUtc="2026-10-26T06:06:00Z">
        <w:r w:rsidR="00535AAF">
          <w:t>observed densities</w:t>
        </w:r>
      </w:ins>
      <w:r>
        <w:t xml:space="preserve"> on several reefs</w:t>
      </w:r>
      <w:ins w:id="152" w:author="Sam Matthews" w:date="2026-10-26T16:06:00Z" w16du:dateUtc="2026-10-26T06:06:00Z">
        <w:r w:rsidR="00535AAF">
          <w:t xml:space="preserve"> leading to an oversh</w:t>
        </w:r>
      </w:ins>
      <w:ins w:id="153" w:author="Sam Matthews" w:date="2026-10-26T16:07:00Z" w16du:dateUtc="2026-10-26T06:07:00Z">
        <w:r w:rsidR="00535AAF">
          <w:t xml:space="preserve">oot and an underestimate of the impact of contemporalry culling may have on the outbreak progression. </w:t>
        </w:r>
      </w:ins>
      <w:del w:id="154" w:author="Sam Matthews" w:date="2026-10-26T16:07:00Z" w16du:dateUtc="2026-10-26T06:07:00Z">
        <w:r w:rsidDel="00535AAF">
          <w:delText xml:space="preserve">, and the corrected outside larval supply shared evidence with the diver-based assessment. </w:delText>
        </w:r>
      </w:del>
      <w:r>
        <w:t>The paired culling trajectories therefore demonstrate the model’s response to recorded removals; they do not yet provide an independently validated estimate of the program’s impact since 2012.</w:t>
      </w:r>
    </w:p>
    <w:p w14:paraId="787CA216" w14:textId="23D88847" w:rsidR="00AF7E86" w:rsidRDefault="00000000">
      <w:pPr>
        <w:pStyle w:val="BodyText"/>
      </w:pPr>
      <w:r>
        <w:t>Exploratory projections now compare continued, increased and reallocated diver effort through 2050</w:t>
      </w:r>
      <w:ins w:id="155" w:author="Sam Matthews" w:date="2026-10-26T16:07:00Z" w16du:dateUtc="2026-10-26T06:07:00Z">
        <w:r w:rsidR="00535AAF">
          <w:t xml:space="preserve"> as a</w:t>
        </w:r>
      </w:ins>
      <w:ins w:id="156" w:author="Sam Matthews" w:date="2026-10-26T16:08:00Z" w16du:dateUtc="2026-10-26T06:08:00Z">
        <w:r w:rsidR="00535AAF">
          <w:t xml:space="preserve"> means to demonstrate some of the potential capability of the new modelling capability</w:t>
        </w:r>
      </w:ins>
      <w:r>
        <w:t xml:space="preserve">. Increased effort reduced the simulated near-term COTS peaks, but coral gains varied with reef and climate pathway. Appendix I presents these scenarios alongside recent-density and additional-reef checks. </w:t>
      </w:r>
      <w:ins w:id="157" w:author="Sam Matthews" w:date="2026-10-26T16:08:00Z" w16du:dateUtc="2026-10-26T06:08:00Z">
        <w:r w:rsidR="00535AAF">
          <w:t xml:space="preserve">These scenarios are not to be interpreted as </w:t>
        </w:r>
      </w:ins>
      <w:ins w:id="158" w:author="Sam Matthews" w:date="2026-10-26T16:09:00Z" w16du:dateUtc="2026-10-26T06:09:00Z">
        <w:r w:rsidR="00535AAF">
          <w:t>likely outcomes, but as a demonstration of the capability of the model.</w:t>
        </w:r>
      </w:ins>
      <w:del w:id="159" w:author="Sam Matthews" w:date="2026-10-26T16:08:00Z" w16du:dateUtc="2026-10-26T06:08:00Z">
        <w:r w:rsidDel="00535AAF">
          <w:delText>The near-term projections inherit uncertainty in the 2026 population and outside larval supply; they support refining fifth-wave suppression experiments, rather than choosing an operational strategy yet.</w:delText>
        </w:r>
      </w:del>
    </w:p>
    <w:tbl>
      <w:tblPr>
        <w:tblStyle w:val="Table"/>
        <w:tblW w:w="5000" w:type="pct"/>
        <w:tblLayout w:type="fixed"/>
        <w:tblLook w:val="0000" w:firstRow="0" w:lastRow="0" w:firstColumn="0" w:lastColumn="0" w:noHBand="0" w:noVBand="0"/>
      </w:tblPr>
      <w:tblGrid>
        <w:gridCol w:w="9242"/>
      </w:tblGrid>
      <w:tr w:rsidR="00AF7E86" w14:paraId="710888CC" w14:textId="77777777">
        <w:tc>
          <w:tcPr>
            <w:tcW w:w="7920" w:type="dxa"/>
          </w:tcPr>
          <w:p w14:paraId="60632C69" w14:textId="77777777" w:rsidR="00AF7E86" w:rsidRDefault="00000000">
            <w:pPr>
              <w:pStyle w:val="Compact"/>
              <w:jc w:val="center"/>
            </w:pPr>
            <w:bookmarkStart w:id="160" w:name="fig-metacommunity-cots-coral"/>
            <w:r>
              <w:rPr>
                <w:noProof/>
              </w:rPr>
              <w:lastRenderedPageBreak/>
              <w:drawing>
                <wp:inline distT="0" distB="0" distL="0" distR="0" wp14:anchorId="5AEC5293" wp14:editId="3728B56F">
                  <wp:extent cx="5727700" cy="632022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outputs/figures/fig22_metacommunity_cots_coral.png"/>
                          <pic:cNvPicPr>
                            <a:picLocks noChangeAspect="1" noChangeArrowheads="1"/>
                          </pic:cNvPicPr>
                        </pic:nvPicPr>
                        <pic:blipFill>
                          <a:blip r:embed="rId17"/>
                          <a:stretch>
                            <a:fillRect/>
                          </a:stretch>
                        </pic:blipFill>
                        <pic:spPr bwMode="auto">
                          <a:xfrm>
                            <a:off x="0" y="0"/>
                            <a:ext cx="5727700" cy="6320220"/>
                          </a:xfrm>
                          <a:prstGeom prst="rect">
                            <a:avLst/>
                          </a:prstGeom>
                          <a:noFill/>
                          <a:ln w="9525">
                            <a:noFill/>
                            <a:headEnd/>
                            <a:tailEnd/>
                          </a:ln>
                        </pic:spPr>
                      </pic:pic>
                    </a:graphicData>
                  </a:graphic>
                </wp:inline>
              </w:drawing>
            </w:r>
          </w:p>
          <w:p w14:paraId="57ABB340" w14:textId="77777777" w:rsidR="00AF7E86" w:rsidRDefault="00000000">
            <w:pPr>
              <w:pStyle w:val="ImageCaption"/>
              <w:spacing w:before="200"/>
            </w:pPr>
            <w:r>
              <w:t>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p>
        </w:tc>
        <w:bookmarkEnd w:id="160"/>
      </w:tr>
    </w:tbl>
    <w:p w14:paraId="6F74DF2F" w14:textId="77777777" w:rsidR="00AF7E86" w:rsidRDefault="00000000">
      <w:pPr>
        <w:pStyle w:val="Heading1"/>
      </w:pPr>
      <w:bookmarkStart w:id="161" w:name="implications-for-management"/>
      <w:bookmarkStart w:id="162" w:name="_Toc243919279"/>
      <w:bookmarkEnd w:id="28"/>
      <w:bookmarkEnd w:id="138"/>
      <w:r>
        <w:lastRenderedPageBreak/>
        <w:t>4</w:t>
      </w:r>
      <w:commentRangeStart w:id="163"/>
      <w:commentRangeStart w:id="164"/>
      <w:r>
        <w:t>. Implications for management</w:t>
      </w:r>
      <w:bookmarkEnd w:id="162"/>
      <w:commentRangeEnd w:id="163"/>
      <w:r w:rsidR="008F17AE">
        <w:rPr>
          <w:rStyle w:val="CommentReference"/>
          <w:sz w:val="32"/>
          <w:szCs w:val="32"/>
        </w:rPr>
        <w:commentReference w:id="163"/>
      </w:r>
      <w:commentRangeEnd w:id="164"/>
      <w:r w:rsidR="008F17AE">
        <w:rPr>
          <w:rStyle w:val="CommentReference"/>
          <w:sz w:val="32"/>
          <w:szCs w:val="32"/>
        </w:rPr>
        <w:commentReference w:id="164"/>
      </w:r>
    </w:p>
    <w:p w14:paraId="71A30F9F" w14:textId="77777777" w:rsidR="00AF7E86" w:rsidRDefault="00000000">
      <w:pPr>
        <w:pStyle w:val="Heading2"/>
      </w:pPr>
      <w:bookmarkStart w:id="165" w:name="X2696bbca2743e08c61000bf15a55102e6fa613b"/>
      <w:bookmarkStart w:id="166" w:name="_Toc243919280"/>
      <w:r>
        <w:t>4.1 Combining recent observations with habitat for daily searches</w:t>
      </w:r>
      <w:bookmarkEnd w:id="166"/>
    </w:p>
    <w:p w14:paraId="179B4937" w14:textId="77777777" w:rsidR="00AF7E86"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3B547F99" w14:textId="77777777" w:rsidR="00AF7E86"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33AFE866" w14:textId="77777777" w:rsidR="00AF7E86" w:rsidRDefault="00000000">
      <w:pPr>
        <w:pStyle w:val="BodyText"/>
      </w:pPr>
      <w:r>
        <w:t>The &gt;0.04 evaluation shows a benefit from ranking sites, with its size depending on the retention required. At 80% and 90% retention, the combined ranking searched 66.6% and 80.1% of sites, respectively, compared with 80.4% and 90.5% at random (</w:t>
      </w:r>
      <w:hyperlink w:anchor="tbl-search-highlights">
        <w:r>
          <w:rPr>
            <w:rStyle w:val="Hyperlink"/>
          </w:rPr>
          <w:t>Table 3</w:t>
        </w:r>
      </w:hyperlink>
      <w:r>
        <w:t>).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14:paraId="7E736665" w14:textId="77777777" w:rsidR="00AF7E86" w:rsidRDefault="00000000">
      <w:pPr>
        <w:pStyle w:val="BodyText"/>
      </w:pPr>
      <w:r>
        <w:t>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 Their effort, detection limits and the ecological consequences of delayed control must be included when judging the overall benefit (</w:t>
      </w:r>
      <w:hyperlink w:anchor="sec-monitoring">
        <w:r>
          <w:rPr>
            <w:rStyle w:val="Hyperlink"/>
          </w:rPr>
          <w:t>Section 4.5</w:t>
        </w:r>
      </w:hyperlink>
      <w:r>
        <w:t>).</w:t>
      </w:r>
    </w:p>
    <w:p w14:paraId="2C2C2CA0" w14:textId="77777777" w:rsidR="00AF7E86"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p w14:paraId="35B8BA63" w14:textId="77777777" w:rsidR="00AF7E86" w:rsidRDefault="00000000">
      <w:pPr>
        <w:pStyle w:val="Heading2"/>
      </w:pPr>
      <w:bookmarkStart w:id="167" w:name="X7497e235b87c30b1ddd93229eda15ea3a5c01ce"/>
      <w:bookmarkStart w:id="168" w:name="_Toc243919281"/>
      <w:bookmarkEnd w:id="165"/>
      <w:r>
        <w:lastRenderedPageBreak/>
        <w:t>4.2 Maintaining coverage during manta surveillance</w:t>
      </w:r>
      <w:bookmarkEnd w:id="168"/>
    </w:p>
    <w:p w14:paraId="0AD32DA7" w14:textId="77777777" w:rsidR="00AF7E86" w:rsidRDefault="00000000">
      <w:pPr>
        <w:pStyle w:val="FirstParagraph"/>
      </w:pPr>
      <w:r>
        <w:t>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p w14:paraId="628B104B" w14:textId="77777777" w:rsidR="00AF7E86" w:rsidRDefault="00000000">
      <w:pPr>
        <w:pStyle w:val="Heading2"/>
      </w:pPr>
      <w:bookmarkStart w:id="169" w:name="X35258626f5ae2d2ff52ed9b174e3ca7bb32dffa"/>
      <w:bookmarkStart w:id="170" w:name="_Toc243919282"/>
      <w:bookmarkEnd w:id="167"/>
      <w:r>
        <w:t>4.3 Assessing the culling program from 2012 to the present and beyond</w:t>
      </w:r>
      <w:bookmarkEnd w:id="170"/>
    </w:p>
    <w:p w14:paraId="0BFD0908" w14:textId="77777777" w:rsidR="00AF7E86" w:rsidRDefault="00000000">
      <w:pPr>
        <w:pStyle w:val="FirstParagraph"/>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05502E15" w14:textId="77777777" w:rsidR="00AF7E86" w:rsidRDefault="00000000">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70049B9D" w14:textId="77777777" w:rsidR="00AF7E86" w:rsidRDefault="00000000">
      <w:pPr>
        <w:pStyle w:val="BodyText"/>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7BD2DAE1" w14:textId="77777777" w:rsidR="00AF7E86" w:rsidRDefault="00000000">
      <w:pPr>
        <w:pStyle w:val="BodyText"/>
      </w:pPr>
      <w:r>
        <w:t xml:space="preserve">Larvae arriving from reefs outside the Lizard Island model domain also affect this comparison. Their supply is currently informed by the GBR-wide irruption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w:t>
      </w:r>
      <w:r>
        <w:lastRenderedPageBreak/>
        <w:t>conditions on outside reefs unchanged. Any estimate of coral protected must state which of these questions it answers.</w:t>
      </w:r>
    </w:p>
    <w:p w14:paraId="6323EBE3" w14:textId="77777777" w:rsidR="00AF7E86" w:rsidRDefault="00000000">
      <w:pPr>
        <w:pStyle w:val="Heading2"/>
      </w:pPr>
      <w:bookmarkStart w:id="171" w:name="Xb39c15292b69b3d2f8a89f499d855851bf0aceb"/>
      <w:bookmarkStart w:id="172" w:name="_Toc243919283"/>
      <w:bookmarkEnd w:id="169"/>
      <w:r>
        <w:t>4.4 Projecting suppression of the fifth primary irruption wave</w:t>
      </w:r>
      <w:bookmarkEnd w:id="172"/>
    </w:p>
    <w:p w14:paraId="741D50EF" w14:textId="77777777" w:rsidR="00AF7E86" w:rsidRDefault="00000000">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 (Morello et al., 2014; Matthews et al., 2020b; Condie et al., 2021; Bozec et al., 2022). </w:t>
      </w:r>
    </w:p>
    <w:p w14:paraId="23B6C920" w14:textId="77777777" w:rsidR="00AF7E86" w:rsidRDefault="00000000">
      <w:pPr>
        <w:pStyle w:val="BodyText"/>
      </w:pPr>
      <w:r>
        <w:t>The scenario comparisons will focus on what increased effort from now can achieve in suppressing the primary irruption. This question differs from protecting coral at individual reefs after secondary irruptions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14:paraId="364EA478" w14:textId="77777777" w:rsidR="00AF7E86" w:rsidRDefault="00000000">
      <w:pPr>
        <w:pStyle w:val="BodyText"/>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02087341" w14:textId="77777777" w:rsidR="00AF7E86" w:rsidRDefault="00000000">
      <w:pPr>
        <w:pStyle w:val="BodyText"/>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193A280F" w14:textId="77777777" w:rsidR="00AF7E86" w:rsidRDefault="00000000">
      <w:pPr>
        <w:pStyle w:val="BodyText"/>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w:t>
      </w:r>
      <w:r>
        <w:lastRenderedPageBreak/>
        <w:t>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p w14:paraId="671F77B4" w14:textId="77777777" w:rsidR="00AF7E86" w:rsidRDefault="00000000">
      <w:pPr>
        <w:pStyle w:val="Heading2"/>
      </w:pPr>
      <w:bookmarkStart w:id="173" w:name="sec-monitoring"/>
      <w:bookmarkStart w:id="174" w:name="_Toc243919284"/>
      <w:bookmarkEnd w:id="171"/>
      <w:r>
        <w:t>4.5 Monitoring operational performance</w:t>
      </w:r>
      <w:bookmarkEnd w:id="174"/>
    </w:p>
    <w:p w14:paraId="3D402455" w14:textId="77777777" w:rsidR="00AF7E86" w:rsidRDefault="00000000">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 </w:t>
      </w:r>
      <w:hyperlink w:anchor="tbl-classes">
        <w:r>
          <w:rPr>
            <w:rStyle w:val="Hyperlink"/>
          </w:rPr>
          <w:t>Table 17</w:t>
        </w:r>
      </w:hyperlink>
      <w:r>
        <w:t>. The original class expectations use ≥0.02 COTS per minute of bottom time. The separate &gt;0.04 reassessment (</w:t>
      </w:r>
      <w:hyperlink w:anchor="sec-high-density">
        <w:r>
          <w:rPr>
            <w:rStyle w:val="Hyperlink"/>
          </w:rPr>
          <w:t>Section 3.1.1</w:t>
        </w:r>
      </w:hyperlink>
      <w:r>
        <w:t>) supplies the more relevant high-density trade-offs, but neither retrospective test establishes what will be found in the trial or at unvisited sites.</w:t>
      </w:r>
    </w:p>
    <w:p w14:paraId="60BEB8F4" w14:textId="77777777" w:rsidR="00AF7E86" w:rsidRDefault="00000000">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 </w:t>
      </w:r>
    </w:p>
    <w:p w14:paraId="0FCA4DF2" w14:textId="77777777" w:rsidR="00AF7E86" w:rsidRDefault="00000000">
      <w:pPr>
        <w:pStyle w:val="BodyText"/>
      </w:pPr>
      <w:r>
        <w:t>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rank as evidence that COTS are absent.</w:t>
      </w:r>
    </w:p>
    <w:p w14:paraId="5F1D0691" w14:textId="77777777" w:rsidR="00AF7E86" w:rsidRDefault="00000000">
      <w:pPr>
        <w:pStyle w:val="BodyText"/>
      </w:pPr>
      <w:r>
        <w:t>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false negatives, without guaranteeing complete detection or coral protection during the delay. The 80% and 90% options therefore need assessment with an agreed maximum delay and omission allowance, rather than assuming later coverage makes their initial 20% or 10% omissions negligible.</w:t>
      </w:r>
    </w:p>
    <w:p w14:paraId="7791D7B7" w14:textId="77777777" w:rsidR="00AF7E86" w:rsidRDefault="00000000">
      <w:pPr>
        <w:pStyle w:val="BodyText"/>
      </w:pPr>
      <w:r>
        <w:t xml:space="preserve">Full-season effort must include annual full surveys, pre-closure and triggered checks, repeat dives and exploration visits. Sites deferred on one visit may be searched later, so the initial </w:t>
      </w:r>
      <w:r>
        <w:lastRenderedPageBreak/>
        <w:t xml:space="preserve">site reductions in </w:t>
      </w:r>
      <w:hyperlink w:anchor="tbl-search-highlights">
        <w:r>
          <w:rPr>
            <w:rStyle w:val="Hyperlink"/>
          </w:rPr>
          <w:t>Table 3</w:t>
        </w:r>
      </w:hyperlink>
      <w:r>
        <w:t xml:space="preserve"> 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14:paraId="310D8F07" w14:textId="77777777" w:rsidR="00AF7E86" w:rsidRDefault="00000000">
      <w:pPr>
        <w:pStyle w:val="BodyText"/>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7034C9A5" w14:textId="77777777" w:rsidR="00AF7E86" w:rsidRDefault="00000000">
      <w:pPr>
        <w:pStyle w:val="Heading1"/>
      </w:pPr>
      <w:bookmarkStart w:id="175" w:name="limitations"/>
      <w:bookmarkStart w:id="176" w:name="_Toc243919285"/>
      <w:bookmarkEnd w:id="161"/>
      <w:bookmarkEnd w:id="173"/>
      <w:r>
        <w:t>5. Limitations</w:t>
      </w:r>
      <w:bookmarkEnd w:id="176"/>
    </w:p>
    <w:p w14:paraId="3428B16F" w14:textId="77777777" w:rsidR="00AF7E86" w:rsidRDefault="00000000">
      <w:pPr>
        <w:pStyle w:val="FirstParagraph"/>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182BB7C8" w14:textId="77777777" w:rsidR="00AF7E86" w:rsidRDefault="00000000">
      <w:pPr>
        <w:pStyle w:val="BodyText"/>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60363FEE" w14:textId="77777777" w:rsidR="00AF7E86" w:rsidRDefault="00000000">
      <w:pPr>
        <w:pStyle w:val="BodyText"/>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14:paraId="1C3F8A38" w14:textId="77777777" w:rsidR="00AF7E86" w:rsidRDefault="00000000">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w:t>
      </w:r>
      <w:r>
        <w:lastRenderedPageBreak/>
        <w:t>among sites. Uncertainty in that transport, external larval pressure and coral disturbance must accompany any assessment of downstream control benefits.</w:t>
      </w:r>
    </w:p>
    <w:p w14:paraId="4CA64A61" w14:textId="77777777" w:rsidR="00AF7E86" w:rsidRDefault="00000000">
      <w:pPr>
        <w:pStyle w:val="Heading1"/>
      </w:pPr>
      <w:bookmarkStart w:id="177" w:name="recommendations-and-next-steps"/>
      <w:bookmarkStart w:id="178" w:name="_Toc243919286"/>
      <w:bookmarkEnd w:id="175"/>
      <w:r>
        <w:t>6. Recommendations and next steps</w:t>
      </w:r>
      <w:bookmarkEnd w:id="178"/>
    </w:p>
    <w:p w14:paraId="22804262" w14:textId="77777777" w:rsidR="00AF7E86" w:rsidRDefault="00000000">
      <w:pPr>
        <w:pStyle w:val="Compact"/>
        <w:numPr>
          <w:ilvl w:val="0"/>
          <w:numId w:val="8"/>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2D7F6698" w14:textId="77777777" w:rsidR="00AF7E86" w:rsidRDefault="00000000">
      <w:pPr>
        <w:pStyle w:val="Compact"/>
        <w:numPr>
          <w:ilvl w:val="0"/>
          <w:numId w:val="8"/>
        </w:numPr>
      </w:pPr>
      <w:r>
        <w:t>If manta effort must be reduced, preserve coverage through evenly distributed tows and assess the approach in the field. Use habitat to propose additional searches, with extrapolated areas identified.</w:t>
      </w:r>
    </w:p>
    <w:p w14:paraId="0B8FA984" w14:textId="77777777" w:rsidR="00AF7E86" w:rsidRDefault="00000000">
      <w:pPr>
        <w:pStyle w:val="Compact"/>
        <w:numPr>
          <w:ilvl w:val="0"/>
          <w:numId w:val="8"/>
        </w:numPr>
      </w:pPr>
      <w:r>
        <w:t>Trial a small number of exploration areas per reef visit and record outcomes, including nil results, so that the evidence base can expand beyond familiar sites.</w:t>
      </w:r>
    </w:p>
    <w:p w14:paraId="2166EDB2" w14:textId="77777777" w:rsidR="00AF7E86" w:rsidRDefault="00000000">
      <w:pPr>
        <w:pStyle w:val="Compact"/>
        <w:numPr>
          <w:ilvl w:val="0"/>
          <w:numId w:val="8"/>
        </w:numPr>
      </w:pPr>
      <w:r>
        <w:t>Refresh the ranking each season and repeat its temporal evaluation as new observations arrive. Compare the product with current crew practice as well as a no-information baseline.</w:t>
      </w:r>
    </w:p>
    <w:p w14:paraId="04B976BF" w14:textId="77777777" w:rsidR="00AF7E86" w:rsidRDefault="00000000">
      <w:pPr>
        <w:pStyle w:val="Compact"/>
        <w:numPr>
          <w:ilvl w:val="0"/>
          <w:numId w:val="8"/>
        </w:numPr>
      </w:pPr>
      <w:r>
        <w:t>Complete expert review with GBRMPA, vessel crews and Traditional Owner operators, and agree ownership of monitoring and integration into Field Maps and the COTS Dashboards. [TO CONFIRM: participants, timing and operational owner.]</w:t>
      </w:r>
    </w:p>
    <w:p w14:paraId="5A0D2FE3" w14:textId="77777777" w:rsidR="00AF7E86" w:rsidRDefault="00000000">
      <w:pPr>
        <w:pStyle w:val="Compact"/>
        <w:numPr>
          <w:ilvl w:val="0"/>
          <w:numId w:val="8"/>
        </w:numPr>
      </w:pPr>
      <w:r>
        <w:t>Obtain survey-effort information for additional observation sources, including ReefScan, to support independent assessment beyond places selected for cull dives.</w:t>
      </w:r>
    </w:p>
    <w:p w14:paraId="46F301A3" w14:textId="77777777" w:rsidR="00AF7E86" w:rsidRDefault="00000000">
      <w:pPr>
        <w:pStyle w:val="Compact"/>
        <w:numPr>
          <w:ilvl w:val="0"/>
          <w:numId w:val="8"/>
        </w:numPr>
      </w:pPr>
      <w:r>
        <w:t>Resolve the recent COTS population mismatch and complete independent validation of the metacommunity model before estimating the program’s impact from 2012 to the present.</w:t>
      </w:r>
    </w:p>
    <w:p w14:paraId="7392B2D0" w14:textId="77777777" w:rsidR="00AF7E86" w:rsidRDefault="00000000">
      <w:pPr>
        <w:pStyle w:val="Compact"/>
        <w:numPr>
          <w:ilvl w:val="0"/>
          <w:numId w:val="8"/>
        </w:numPr>
      </w:pPr>
      <w:r>
        <w:t>Extend the paired historical culling diagnostics to a complete program-impact assessment, reporting effects on COTS populations, larval export and coral trajectories, with the limits imposed by the external boundary stated explicitly.</w:t>
      </w:r>
    </w:p>
    <w:p w14:paraId="5DE2C547" w14:textId="77777777" w:rsidR="00AF7E86" w:rsidRDefault="00000000">
      <w:pPr>
        <w:pStyle w:val="Compact"/>
        <w:numPr>
          <w:ilvl w:val="0"/>
          <w:numId w:val="8"/>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5FB72E66" w14:textId="77777777" w:rsidR="00AF7E86" w:rsidRDefault="00000000">
      <w:pPr>
        <w:pStyle w:val="Compact"/>
        <w:numPr>
          <w:ilvl w:val="0"/>
          <w:numId w:val="8"/>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117BF7B1" w14:textId="77777777" w:rsidR="00AF7E86" w:rsidRDefault="00000000">
      <w:pPr>
        <w:pStyle w:val="Heading1"/>
      </w:pPr>
      <w:bookmarkStart w:id="179" w:name="acknowledgements"/>
      <w:bookmarkStart w:id="180" w:name="_Toc243919287"/>
      <w:bookmarkEnd w:id="177"/>
      <w:r>
        <w:t>Acknowledgements</w:t>
      </w:r>
      <w:bookmarkEnd w:id="180"/>
    </w:p>
    <w:p w14:paraId="5BDA05B5" w14:textId="77777777" w:rsidR="00AF7E86" w:rsidRDefault="00000000">
      <w:pPr>
        <w:pStyle w:val="FirstParagraph"/>
      </w:pPr>
      <w:r>
        <w:t>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p w14:paraId="5619EABC" w14:textId="77777777" w:rsidR="00AF7E86" w:rsidRDefault="00000000">
      <w:pPr>
        <w:pStyle w:val="Heading1"/>
      </w:pPr>
      <w:bookmarkStart w:id="181" w:name="references"/>
      <w:bookmarkStart w:id="182" w:name="_Toc243919288"/>
      <w:bookmarkEnd w:id="179"/>
      <w:r>
        <w:lastRenderedPageBreak/>
        <w:t>References</w:t>
      </w:r>
      <w:bookmarkEnd w:id="182"/>
    </w:p>
    <w:p w14:paraId="3B4F2369" w14:textId="77777777" w:rsidR="00AF7E86" w:rsidRDefault="00000000">
      <w:pPr>
        <w:pStyle w:val="Bibliography"/>
      </w:pPr>
      <w:bookmarkStart w:id="183" w:name="ref-bainbridge2024reefscan"/>
      <w:bookmarkStart w:id="184" w:name="refs"/>
      <w:r>
        <w:t xml:space="preserve">Bainbridge, S., and Coleman, G. (2024). ReefScan transom. Standard operating procedure number 15 (v1.08). Townsville: Australian Institute of Marine Science. doi: </w:t>
      </w:r>
      <w:hyperlink r:id="rId18">
        <w:r>
          <w:rPr>
            <w:rStyle w:val="Hyperlink"/>
          </w:rPr>
          <w:t>10.25845/HD2Z-KM55</w:t>
        </w:r>
      </w:hyperlink>
    </w:p>
    <w:p w14:paraId="660E494F" w14:textId="77777777" w:rsidR="00AF7E86" w:rsidRDefault="00000000">
      <w:pPr>
        <w:pStyle w:val="Bibliography"/>
      </w:pPr>
      <w:bookmarkStart w:id="185" w:name="ref-beeden2014rhis"/>
      <w:bookmarkEnd w:id="183"/>
      <w:r>
        <w:t xml:space="preserve">Beeden, R. J., Turner, M. A., Dryden, J., Merida, F., Goudkamp, K., Malone, C., et al. (2014). Rapid survey protocol that provides dynamic information on reef condition to managers of the great barrier reef. </w:t>
      </w:r>
      <w:r>
        <w:rPr>
          <w:i/>
          <w:iCs/>
        </w:rPr>
        <w:t>Environmental Monitoring and Assessment</w:t>
      </w:r>
      <w:r>
        <w:t xml:space="preserve"> 186, 8527–8540. doi: </w:t>
      </w:r>
      <w:hyperlink r:id="rId19">
        <w:r>
          <w:rPr>
            <w:rStyle w:val="Hyperlink"/>
          </w:rPr>
          <w:t>10.1007/s10661-014-4022-0</w:t>
        </w:r>
      </w:hyperlink>
    </w:p>
    <w:p w14:paraId="4D1F578E" w14:textId="77777777" w:rsidR="00AF7E86" w:rsidRDefault="00000000">
      <w:pPr>
        <w:pStyle w:val="Bibliography"/>
      </w:pPr>
      <w:bookmarkStart w:id="186" w:name="ref-bozec2022cumulative"/>
      <w:bookmarkEnd w:id="185"/>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20">
        <w:r>
          <w:rPr>
            <w:rStyle w:val="Hyperlink"/>
          </w:rPr>
          <w:t>10.1002/ecm.1494</w:t>
        </w:r>
      </w:hyperlink>
    </w:p>
    <w:p w14:paraId="466EC617" w14:textId="77777777" w:rsidR="00AF7E86" w:rsidRDefault="00000000">
      <w:pPr>
        <w:pStyle w:val="Bibliography"/>
      </w:pPr>
      <w:bookmarkStart w:id="187" w:name="ref-chandler2023densities"/>
      <w:bookmarkEnd w:id="186"/>
      <w:r>
        <w:t xml:space="preserve">Chandler, J. F., Burn, D., Caballes, C. F., Doll, P. C., Kwong, S. L. T., Lang, B. J., et al. (2023). Increasing densities of pacific crown-of-thorns starfish (acanthaster cf. Solaris) at lizard island, northern great barrier reef, resolved using a novel survey method. </w:t>
      </w:r>
      <w:r>
        <w:rPr>
          <w:i/>
          <w:iCs/>
        </w:rPr>
        <w:t>Scientific Reports</w:t>
      </w:r>
      <w:r>
        <w:t xml:space="preserve"> 13, 19306. doi: </w:t>
      </w:r>
      <w:hyperlink r:id="rId21">
        <w:r>
          <w:rPr>
            <w:rStyle w:val="Hyperlink"/>
          </w:rPr>
          <w:t>10.1038/s41598-023-46749-x</w:t>
        </w:r>
      </w:hyperlink>
    </w:p>
    <w:p w14:paraId="22B24297" w14:textId="77777777" w:rsidR="00AF7E86" w:rsidRDefault="00000000">
      <w:pPr>
        <w:pStyle w:val="Bibliography"/>
      </w:pPr>
      <w:bookmarkStart w:id="188" w:name="ref-chen2016xgboost"/>
      <w:bookmarkEnd w:id="187"/>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22">
        <w:r>
          <w:rPr>
            <w:rStyle w:val="Hyperlink"/>
          </w:rPr>
          <w:t>10.1145/2939672.2939785</w:t>
        </w:r>
      </w:hyperlink>
    </w:p>
    <w:p w14:paraId="2BB1535A" w14:textId="77777777" w:rsidR="00AF7E86" w:rsidRDefault="00000000">
      <w:pPr>
        <w:pStyle w:val="Bibliography"/>
      </w:pPr>
      <w:bookmarkStart w:id="189" w:name="ref-condie2021interventions"/>
      <w:bookmarkEnd w:id="188"/>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3">
        <w:r>
          <w:rPr>
            <w:rStyle w:val="Hyperlink"/>
          </w:rPr>
          <w:t>10.1098/rsos.201296</w:t>
        </w:r>
      </w:hyperlink>
    </w:p>
    <w:p w14:paraId="4CD77BE3" w14:textId="77777777" w:rsidR="00AF7E86" w:rsidRDefault="00000000">
      <w:pPr>
        <w:pStyle w:val="Bibliography"/>
      </w:pPr>
      <w:bookmarkStart w:id="190" w:name="ref-dealmeida2026coralblox"/>
      <w:bookmarkEnd w:id="189"/>
      <w:r>
        <w:t xml:space="preserve">de Almeida, P. R., Crocker, R., Tan, D., Bairos-Novak, K. R., Ani, C. J., Benthuysen, J. A., et al. (2026). CoralBlox: A computationally efficient coral model for decision support. </w:t>
      </w:r>
      <w:r>
        <w:rPr>
          <w:i/>
          <w:iCs/>
        </w:rPr>
        <w:t>bioRxiv [Preprint]</w:t>
      </w:r>
      <w:r>
        <w:t xml:space="preserve">. doi: </w:t>
      </w:r>
      <w:hyperlink r:id="rId24">
        <w:r>
          <w:rPr>
            <w:rStyle w:val="Hyperlink"/>
          </w:rPr>
          <w:t>10.64898/2026.04.13.718315</w:t>
        </w:r>
      </w:hyperlink>
    </w:p>
    <w:p w14:paraId="01B8854A" w14:textId="77777777" w:rsidR="00AF7E86" w:rsidRDefault="00000000">
      <w:pPr>
        <w:pStyle w:val="Bibliography"/>
      </w:pPr>
      <w:bookmarkStart w:id="191" w:name="ref-death2012decline"/>
      <w:bookmarkEnd w:id="190"/>
      <w:r>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5">
        <w:r>
          <w:rPr>
            <w:rStyle w:val="Hyperlink"/>
          </w:rPr>
          <w:t>10.1073/pnas.1208909109</w:t>
        </w:r>
      </w:hyperlink>
    </w:p>
    <w:p w14:paraId="1EDE28D9" w14:textId="77777777" w:rsidR="00AF7E86" w:rsidRDefault="00000000">
      <w:pPr>
        <w:pStyle w:val="Bibliography"/>
      </w:pPr>
      <w:bookmarkStart w:id="192" w:name="ref-fletcher2020strategy"/>
      <w:bookmarkEnd w:id="191"/>
      <w:r>
        <w:t xml:space="preserve">Fletcher, C. S., Bonin, M. C., and Westcott, D. A. (2020). An ecologically-based operational strategy for COTS control: Integrated decision making from the site to the regional scale. Cairns: Reef; Rainforest Research Centre Limited. Available at: </w:t>
      </w:r>
      <w:hyperlink r:id="rId26">
        <w:r>
          <w:rPr>
            <w:rStyle w:val="Hyperlink"/>
          </w:rPr>
          <w:t>https://nesptropical.edu.au/wp-content/uploads/2020/04/NESP-TWQ-Project-3.1.1-Technical-Report-2.pdf</w:t>
        </w:r>
      </w:hyperlink>
    </w:p>
    <w:p w14:paraId="4BD1D2D1" w14:textId="77777777" w:rsidR="00AF7E86" w:rsidRDefault="00000000">
      <w:pPr>
        <w:pStyle w:val="Bibliography"/>
      </w:pPr>
      <w:bookmarkStart w:id="193" w:name="ref-gbrmpabathymetry2021"/>
      <w:bookmarkEnd w:id="192"/>
      <w:r>
        <w:t xml:space="preserve">Great Barrier Reef Marine Park Authority (2021a). GBR10 GBRMP Bathymetry. Available at: </w:t>
      </w:r>
      <w:hyperlink r:id="rId27">
        <w:r>
          <w:rPr>
            <w:rStyle w:val="Hyperlink"/>
          </w:rPr>
          <w:t>https://tiles-ap1.arcgis.com/8gXWSCxaJlFIfiTr/arcgis/rest/services/GBR10_GBRMP_Bathymetry/MapServer</w:t>
        </w:r>
      </w:hyperlink>
    </w:p>
    <w:p w14:paraId="4B917F6E" w14:textId="77777777" w:rsidR="00AF7E86" w:rsidRDefault="00000000">
      <w:pPr>
        <w:pStyle w:val="Bibliography"/>
      </w:pPr>
      <w:bookmarkStart w:id="194" w:name="ref-gbrmpageomorphic2021"/>
      <w:bookmarkEnd w:id="193"/>
      <w:r>
        <w:t xml:space="preserve">Great Barrier Reef Marine Park Authority (2021b). GBR10 GBRMP Geomorphic. Available at: </w:t>
      </w:r>
      <w:hyperlink r:id="rId28">
        <w:r>
          <w:rPr>
            <w:rStyle w:val="Hyperlink"/>
          </w:rPr>
          <w:t>https://reef-geohub-ext-geohubgbrmpa.hub.arcgis.com/maps/2621ac24d749409395d7bb1dfdec5d5c/explore</w:t>
        </w:r>
      </w:hyperlink>
    </w:p>
    <w:p w14:paraId="27D28132" w14:textId="77777777" w:rsidR="00AF7E86" w:rsidRDefault="00000000">
      <w:pPr>
        <w:pStyle w:val="Bibliography"/>
      </w:pPr>
      <w:bookmarkStart w:id="195" w:name="ref-gbrmpadashboard2026"/>
      <w:bookmarkEnd w:id="194"/>
      <w:r>
        <w:t xml:space="preserve">Great Barrier Reef Marine Park Authority (2026). Crown-of-thorns starfish control program dashboard. Available at: </w:t>
      </w:r>
      <w:hyperlink r:id="rId29">
        <w:r>
          <w:rPr>
            <w:rStyle w:val="Hyperlink"/>
          </w:rPr>
          <w:t>https://www.gbrmpa.gov.au/our-work/programs-and-projects/crown-</w:t>
        </w:r>
        <w:r>
          <w:rPr>
            <w:rStyle w:val="Hyperlink"/>
          </w:rPr>
          <w:lastRenderedPageBreak/>
          <w:t>thorns-starfish-management/crown-thorns-starfish-control-program-dashboard</w:t>
        </w:r>
      </w:hyperlink>
      <w:r>
        <w:t xml:space="preserve"> (Accessed October 16, 2026).</w:t>
      </w:r>
    </w:p>
    <w:p w14:paraId="51B313A9" w14:textId="77777777" w:rsidR="00AF7E86" w:rsidRDefault="00000000">
      <w:pPr>
        <w:pStyle w:val="Bibliography"/>
      </w:pPr>
      <w:bookmarkStart w:id="196" w:name="ref-guillaume2025coral"/>
      <w:bookmarkEnd w:id="195"/>
      <w:r>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30">
        <w:r>
          <w:rPr>
            <w:rStyle w:val="Hyperlink"/>
          </w:rPr>
          <w:t>10.1002/ece3.71292</w:t>
        </w:r>
      </w:hyperlink>
    </w:p>
    <w:p w14:paraId="5E061295" w14:textId="77777777" w:rsidR="00AF7E86" w:rsidRDefault="00000000">
      <w:pPr>
        <w:pStyle w:val="Bibliography"/>
      </w:pPr>
      <w:bookmarkStart w:id="197" w:name="ref-matthews2025intelligence"/>
      <w:bookmarkEnd w:id="196"/>
      <w:r>
        <w:t xml:space="preserve">Matthews, S. A., Beeden, R., Bonin, M. C., Mellin, C., Pratchett, M. S., Ryan, I., et al. (2025). From business intelligence to conservation intelligence: Operationalising adaptive pest control to protect the resilience of the great barrier reef. doi: </w:t>
      </w:r>
      <w:hyperlink r:id="rId31">
        <w:r>
          <w:rPr>
            <w:rStyle w:val="Hyperlink"/>
          </w:rPr>
          <w:t>10.32942/X2HD3J</w:t>
        </w:r>
      </w:hyperlink>
    </w:p>
    <w:p w14:paraId="2A03D651" w14:textId="77777777" w:rsidR="00AF7E86" w:rsidRDefault="00000000">
      <w:pPr>
        <w:pStyle w:val="Bibliography"/>
      </w:pPr>
      <w:bookmarkStart w:id="198" w:name="ref-matthews2020connectivity"/>
      <w:bookmarkEnd w:id="197"/>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32">
        <w:r>
          <w:rPr>
            <w:rStyle w:val="Hyperlink"/>
          </w:rPr>
          <w:t>10.1016/bs.amb.2020.08.007</w:t>
        </w:r>
      </w:hyperlink>
    </w:p>
    <w:p w14:paraId="7041A263" w14:textId="77777777" w:rsidR="00AF7E86" w:rsidRDefault="00000000">
      <w:pPr>
        <w:pStyle w:val="Bibliography"/>
      </w:pPr>
      <w:bookmarkStart w:id="199" w:name="ref-matthews2020cotsmod"/>
      <w:bookmarkEnd w:id="198"/>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33">
        <w:r>
          <w:rPr>
            <w:rStyle w:val="Hyperlink"/>
          </w:rPr>
          <w:t>10.1016/bs.amb.2020.09.001</w:t>
        </w:r>
      </w:hyperlink>
    </w:p>
    <w:p w14:paraId="20FF9C50" w14:textId="77777777" w:rsidR="00AF7E86" w:rsidRDefault="00000000">
      <w:pPr>
        <w:pStyle w:val="Bibliography"/>
      </w:pPr>
      <w:bookmarkStart w:id="200" w:name="ref-matthews2024protecting"/>
      <w:bookmarkEnd w:id="199"/>
      <w:r>
        <w:t xml:space="preserve">Matthews, S. A., Williamson, D. H., Beeden, R., Emslie, M. J., Abom, R. T. M., Beard, D., et al. (2024). Protecting Great Barrier Reef resilience through effective management of crown-of-thorns starfish outbreaks. </w:t>
      </w:r>
      <w:r>
        <w:rPr>
          <w:i/>
          <w:iCs/>
        </w:rPr>
        <w:t>PLOS ONE</w:t>
      </w:r>
      <w:r>
        <w:t xml:space="preserve"> 19, e0298073. doi: </w:t>
      </w:r>
      <w:hyperlink r:id="rId34">
        <w:r>
          <w:rPr>
            <w:rStyle w:val="Hyperlink"/>
          </w:rPr>
          <w:t>10.1371/journal.pone.0298073</w:t>
        </w:r>
      </w:hyperlink>
    </w:p>
    <w:p w14:paraId="091C75B8" w14:textId="77777777" w:rsidR="00AF7E86" w:rsidRDefault="00000000">
      <w:pPr>
        <w:pStyle w:val="Bibliography"/>
      </w:pPr>
      <w:bookmarkStart w:id="201" w:name="ref-morello2014model"/>
      <w:bookmarkEnd w:id="200"/>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5">
        <w:r>
          <w:rPr>
            <w:rStyle w:val="Hyperlink"/>
          </w:rPr>
          <w:t>10.3354/meps10858</w:t>
        </w:r>
      </w:hyperlink>
    </w:p>
    <w:p w14:paraId="23DCC05A" w14:textId="77777777" w:rsidR="00AF7E86" w:rsidRDefault="00000000">
      <w:pPr>
        <w:pStyle w:val="Bibliography"/>
      </w:pPr>
      <w:bookmarkStart w:id="202" w:name="ref-adriacalibrationreport2026"/>
      <w:bookmarkEnd w:id="201"/>
      <w:r>
        <w:t xml:space="preserve">open-AIMS (2026a). ADRIA.jl: COTS calibration and exploratory effort-based projections. Available at: </w:t>
      </w:r>
      <w:hyperlink r:id="rId36">
        <w:r>
          <w:rPr>
            <w:rStyle w:val="Hyperlink"/>
          </w:rPr>
          <w:t>https://github.com/open-AIMS/ADRIA.jl</w:t>
        </w:r>
      </w:hyperlink>
    </w:p>
    <w:p w14:paraId="66CC127C" w14:textId="77777777" w:rsidR="00AF7E86" w:rsidRDefault="00000000">
      <w:pPr>
        <w:pStyle w:val="Bibliography"/>
      </w:pPr>
      <w:bookmarkStart w:id="203" w:name="ref-adriamethods2026"/>
      <w:bookmarkEnd w:id="202"/>
      <w:r>
        <w:t xml:space="preserve">open-AIMS (2026b). ADRIA.jl: COTS calibration and historical culling workflow. Available at: </w:t>
      </w:r>
      <w:hyperlink r:id="rId37">
        <w:r>
          <w:rPr>
            <w:rStyle w:val="Hyperlink"/>
          </w:rPr>
          <w:t>https://github.com/open-AIMS/ADRIA.jl</w:t>
        </w:r>
      </w:hyperlink>
    </w:p>
    <w:p w14:paraId="3DEE1E6D" w14:textId="77777777" w:rsidR="00AF7E86" w:rsidRDefault="00000000">
      <w:pPr>
        <w:pStyle w:val="Bibliography"/>
      </w:pPr>
      <w:bookmarkStart w:id="204" w:name="ref-cotsmodmethods2026"/>
      <w:bookmarkEnd w:id="203"/>
      <w:r>
        <w:t xml:space="preserve">open-AIMS (2026c). COTSMod.jl: Population dynamics and observed cull removals. Available at: </w:t>
      </w:r>
      <w:hyperlink r:id="rId38">
        <w:r>
          <w:rPr>
            <w:rStyle w:val="Hyperlink"/>
          </w:rPr>
          <w:t>https://github.com/open-AIMS/COTSMod.jl</w:t>
        </w:r>
      </w:hyperlink>
    </w:p>
    <w:p w14:paraId="73120D57" w14:textId="77777777" w:rsidR="00AF7E86" w:rsidRDefault="00000000">
      <w:pPr>
        <w:pStyle w:val="Bibliography"/>
      </w:pPr>
      <w:bookmarkStart w:id="205" w:name="ref-reefguide2026"/>
      <w:bookmarkEnd w:id="204"/>
      <w:r>
        <w:t xml:space="preserve">open-AIMS (n.d.). ReefGuide.jl: Regional and suitability assessment functions. Available at: </w:t>
      </w:r>
      <w:hyperlink r:id="rId39">
        <w:r>
          <w:rPr>
            <w:rStyle w:val="Hyperlink"/>
          </w:rPr>
          <w:t>https://github.com/open-AIMS/ReefGuide.jl</w:t>
        </w:r>
      </w:hyperlink>
    </w:p>
    <w:p w14:paraId="1696C954" w14:textId="77777777" w:rsidR="00AF7E86" w:rsidRDefault="00000000">
      <w:pPr>
        <w:pStyle w:val="Bibliography"/>
      </w:pPr>
      <w:bookmarkStart w:id="206" w:name="ref-ovaskainen2017hmsc"/>
      <w:bookmarkEnd w:id="205"/>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40">
        <w:r>
          <w:rPr>
            <w:rStyle w:val="Hyperlink"/>
          </w:rPr>
          <w:t>10.1111/ele.12757</w:t>
        </w:r>
      </w:hyperlink>
    </w:p>
    <w:p w14:paraId="31B665C5" w14:textId="77777777" w:rsidR="00AF7E86" w:rsidRDefault="00000000">
      <w:pPr>
        <w:pStyle w:val="Bibliography"/>
      </w:pPr>
      <w:bookmarkStart w:id="207" w:name="ref-plaganyi2020targets"/>
      <w:bookmarkEnd w:id="206"/>
      <w:r>
        <w:t xml:space="preserve">Plagányi, É. E., Babcock, R. C., Rogers, J., Bonin, M., and Morello, E. B. (2020). Ecological analyses to inform management targets for the culling of crown-of-thorns starfish to prevent coral decline. </w:t>
      </w:r>
      <w:r>
        <w:rPr>
          <w:i/>
          <w:iCs/>
        </w:rPr>
        <w:t>Coral Reefs</w:t>
      </w:r>
      <w:r>
        <w:t xml:space="preserve"> 39, 1483–1499. doi: </w:t>
      </w:r>
      <w:hyperlink r:id="rId41">
        <w:r>
          <w:rPr>
            <w:rStyle w:val="Hyperlink"/>
          </w:rPr>
          <w:t>10.1007/s00338-020-01981-z</w:t>
        </w:r>
      </w:hyperlink>
    </w:p>
    <w:p w14:paraId="3D6B10A1" w14:textId="77777777" w:rsidR="00AF7E86" w:rsidRDefault="00000000">
      <w:pPr>
        <w:pStyle w:val="Bibliography"/>
      </w:pPr>
      <w:bookmarkStart w:id="208" w:name="ref-pratchett2022salad"/>
      <w:bookmarkEnd w:id="207"/>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 </w:t>
      </w:r>
      <w:hyperlink r:id="rId42">
        <w:r>
          <w:rPr>
            <w:rStyle w:val="Hyperlink"/>
          </w:rPr>
          <w:t>https://www.barrierreef.org/uploads/CCIP-EIP-02-Early-Investment-Project-COTS-Surveys-Final-Report.pdf</w:t>
        </w:r>
      </w:hyperlink>
    </w:p>
    <w:p w14:paraId="4F69D711" w14:textId="77777777" w:rsidR="00AF7E86" w:rsidRDefault="00000000">
      <w:pPr>
        <w:pStyle w:val="Bibliography"/>
      </w:pPr>
      <w:bookmarkStart w:id="209" w:name="ref-pratchett2017thirty"/>
      <w:bookmarkEnd w:id="208"/>
      <w:r>
        <w:lastRenderedPageBreak/>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43">
        <w:r>
          <w:rPr>
            <w:rStyle w:val="Hyperlink"/>
          </w:rPr>
          <w:t>10.3390/d9040041</w:t>
        </w:r>
      </w:hyperlink>
    </w:p>
    <w:p w14:paraId="2A6C7434" w14:textId="77777777" w:rsidR="00AF7E86" w:rsidRDefault="00000000">
      <w:pPr>
        <w:pStyle w:val="Bibliography"/>
      </w:pPr>
      <w:bookmarkStart w:id="210" w:name="ref-roberts2017cv"/>
      <w:bookmarkEnd w:id="209"/>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44">
        <w:r>
          <w:rPr>
            <w:rStyle w:val="Hyperlink"/>
          </w:rPr>
          <w:t>10.1111/ecog.02881</w:t>
        </w:r>
      </w:hyperlink>
    </w:p>
    <w:p w14:paraId="1DB2BE3E" w14:textId="77777777" w:rsidR="00AF7E86" w:rsidRDefault="00000000">
      <w:pPr>
        <w:pStyle w:val="Bibliography"/>
      </w:pPr>
      <w:bookmarkStart w:id="211" w:name="ref-roelfsema2021shallow"/>
      <w:bookmarkEnd w:id="210"/>
      <w:r>
        <w:t xml:space="preserve">Roelfsema, C. M., Lyons, M. B., Castro-Sanguino, C., Kovacs, E. M., Callaghan, D., Wettle, M., et al. (2021). How much shallow coral habitat is there on the great barrier reef? </w:t>
      </w:r>
      <w:r>
        <w:rPr>
          <w:i/>
          <w:iCs/>
        </w:rPr>
        <w:t>Remote Sensing</w:t>
      </w:r>
      <w:r>
        <w:t xml:space="preserve"> 13, 4343. doi: </w:t>
      </w:r>
      <w:hyperlink r:id="rId45">
        <w:r>
          <w:rPr>
            <w:rStyle w:val="Hyperlink"/>
          </w:rPr>
          <w:t>10.3390/rs13214343</w:t>
        </w:r>
      </w:hyperlink>
    </w:p>
    <w:p w14:paraId="6D3911B5" w14:textId="77777777" w:rsidR="00AF7E86" w:rsidRDefault="00000000">
      <w:pPr>
        <w:pStyle w:val="Bibliography"/>
      </w:pPr>
      <w:bookmarkStart w:id="212" w:name="ref-stewart2026hybrid"/>
      <w:bookmarkEnd w:id="211"/>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46">
        <w:r>
          <w:rPr>
            <w:rStyle w:val="Hyperlink"/>
          </w:rPr>
          <w:t>10.32942/X2J391</w:t>
        </w:r>
      </w:hyperlink>
    </w:p>
    <w:p w14:paraId="41694E01" w14:textId="77777777" w:rsidR="00AF7E86" w:rsidRDefault="00000000">
      <w:pPr>
        <w:pStyle w:val="Bibliography"/>
      </w:pPr>
      <w:bookmarkStart w:id="213" w:name="ref-tikhonov2020hmsc"/>
      <w:bookmarkEnd w:id="212"/>
      <w:r>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7">
        <w:r>
          <w:rPr>
            <w:rStyle w:val="Hyperlink"/>
          </w:rPr>
          <w:t>10.1111/2041-210X.13345</w:t>
        </w:r>
      </w:hyperlink>
    </w:p>
    <w:p w14:paraId="7FE262F0" w14:textId="77777777" w:rsidR="00AF7E86" w:rsidRDefault="00000000">
      <w:pPr>
        <w:pStyle w:val="Bibliography"/>
      </w:pPr>
      <w:bookmarkStart w:id="214" w:name="ref-uthicke2024edna"/>
      <w:bookmarkEnd w:id="213"/>
      <w:r>
        <w:t xml:space="preserve">Uthicke, S., Doyle, J. R., Gomez Cabrera, M., Patel, F., McLatchie, M. J., Doll, P. C., et al. (2024). eDNA monitoring detects new outbreak wave of corallivorous seastar (acanthaster cf. Solaris) at lizard island, great barrier reef. </w:t>
      </w:r>
      <w:r>
        <w:rPr>
          <w:i/>
          <w:iCs/>
        </w:rPr>
        <w:t>Coral Reefs</w:t>
      </w:r>
      <w:r>
        <w:t xml:space="preserve"> 43, 857–866. doi: </w:t>
      </w:r>
      <w:hyperlink r:id="rId48">
        <w:r>
          <w:rPr>
            <w:rStyle w:val="Hyperlink"/>
          </w:rPr>
          <w:t>10.1007/s00338-024-02506-8</w:t>
        </w:r>
      </w:hyperlink>
    </w:p>
    <w:p w14:paraId="2AFA8494" w14:textId="77777777" w:rsidR="00AF7E86" w:rsidRDefault="00000000">
      <w:pPr>
        <w:pStyle w:val="Bibliography"/>
      </w:pPr>
      <w:bookmarkStart w:id="215" w:name="ref-zurell2020odmap"/>
      <w:bookmarkEnd w:id="214"/>
      <w:r>
        <w:t xml:space="preserve">Zurell, D., Franklin, J., König, C., Bouchet, P. J., Dormann, C. F., Elith, J., et al. (2020). A standard protocol for reporting species distribution models. </w:t>
      </w:r>
      <w:r>
        <w:rPr>
          <w:i/>
          <w:iCs/>
        </w:rPr>
        <w:t>Ecography</w:t>
      </w:r>
      <w:r>
        <w:t xml:space="preserve"> 43, 1261–1277. doi: </w:t>
      </w:r>
      <w:hyperlink r:id="rId49">
        <w:r>
          <w:rPr>
            <w:rStyle w:val="Hyperlink"/>
          </w:rPr>
          <w:t>10.1111/ecog.04960</w:t>
        </w:r>
      </w:hyperlink>
    </w:p>
    <w:bookmarkEnd w:id="184"/>
    <w:bookmarkEnd w:id="215"/>
    <w:p w14:paraId="67BCF11D" w14:textId="77777777" w:rsidR="00AF7E86" w:rsidRDefault="00000000">
      <w:r>
        <w:br w:type="page"/>
      </w:r>
    </w:p>
    <w:p w14:paraId="567ACD16" w14:textId="77777777" w:rsidR="00AF7E86" w:rsidRDefault="00000000">
      <w:pPr>
        <w:pStyle w:val="Heading1"/>
      </w:pPr>
      <w:bookmarkStart w:id="216" w:name="appendices"/>
      <w:bookmarkStart w:id="217" w:name="_Toc243919289"/>
      <w:bookmarkEnd w:id="181"/>
      <w:r>
        <w:lastRenderedPageBreak/>
        <w:t>Appendices</w:t>
      </w:r>
      <w:bookmarkEnd w:id="217"/>
    </w:p>
    <w:p w14:paraId="401A9FE1" w14:textId="77777777" w:rsidR="00AF7E86" w:rsidRDefault="00000000">
      <w:pPr>
        <w:pStyle w:val="Heading2"/>
      </w:pPr>
      <w:bookmarkStart w:id="218" w:name="appendix-a-delivered-layers-and-products"/>
      <w:bookmarkStart w:id="219" w:name="_Toc243919290"/>
      <w:r>
        <w:t>Appendix A: Delivered layers and products</w:t>
      </w:r>
      <w:bookmarkEnd w:id="219"/>
    </w:p>
    <w:p w14:paraId="5874613D" w14:textId="77777777" w:rsidR="00AF7E86"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AF7E86" w14:paraId="4AA6EA93" w14:textId="77777777">
        <w:tc>
          <w:tcPr>
            <w:tcW w:w="7920" w:type="dxa"/>
          </w:tcPr>
          <w:p w14:paraId="03C34D96" w14:textId="77777777" w:rsidR="00AF7E86" w:rsidRDefault="00000000">
            <w:pPr>
              <w:pStyle w:val="ImageCaption"/>
              <w:spacing w:before="200"/>
            </w:pPr>
            <w:bookmarkStart w:id="220" w:name="tbl-layers"/>
            <w:r>
              <w:t>Table 4: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AF7E86" w14:paraId="63C4CEB1"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842099" w14:textId="77777777" w:rsidR="00AF7E86" w:rsidRDefault="00000000">
                  <w:pPr>
                    <w:pStyle w:val="Compact"/>
                    <w:jc w:val="center"/>
                  </w:pPr>
                  <w:r>
                    <w:t>Role</w:t>
                  </w:r>
                </w:p>
              </w:tc>
              <w:tc>
                <w:tcPr>
                  <w:tcW w:w="1980" w:type="dxa"/>
                </w:tcPr>
                <w:p w14:paraId="45E374C2" w14:textId="77777777" w:rsidR="00AF7E86" w:rsidRDefault="00000000">
                  <w:pPr>
                    <w:pStyle w:val="Compact"/>
                    <w:jc w:val="center"/>
                  </w:pPr>
                  <w:r>
                    <w:t>File</w:t>
                  </w:r>
                </w:p>
              </w:tc>
              <w:tc>
                <w:tcPr>
                  <w:tcW w:w="1980" w:type="dxa"/>
                </w:tcPr>
                <w:p w14:paraId="420314F6" w14:textId="77777777" w:rsidR="00AF7E86" w:rsidRDefault="00000000">
                  <w:pPr>
                    <w:pStyle w:val="Compact"/>
                    <w:jc w:val="center"/>
                  </w:pPr>
                  <w:r>
                    <w:t>Resolution</w:t>
                  </w:r>
                </w:p>
              </w:tc>
              <w:tc>
                <w:tcPr>
                  <w:tcW w:w="1980" w:type="dxa"/>
                </w:tcPr>
                <w:p w14:paraId="0B47FD15" w14:textId="77777777" w:rsidR="00AF7E86" w:rsidRDefault="00000000">
                  <w:pPr>
                    <w:pStyle w:val="Compact"/>
                    <w:jc w:val="center"/>
                  </w:pPr>
                  <w:r>
                    <w:t>Contents</w:t>
                  </w:r>
                </w:p>
              </w:tc>
            </w:tr>
            <w:tr w:rsidR="00AF7E86" w14:paraId="0585645D" w14:textId="77777777">
              <w:tc>
                <w:tcPr>
                  <w:tcW w:w="1980" w:type="dxa"/>
                </w:tcPr>
                <w:p w14:paraId="103A41C2" w14:textId="77777777" w:rsidR="00AF7E86" w:rsidRDefault="00000000">
                  <w:pPr>
                    <w:pStyle w:val="Compact"/>
                    <w:jc w:val="center"/>
                  </w:pPr>
                  <w:r>
                    <w:t>Primary search-planning layer</w:t>
                  </w:r>
                </w:p>
              </w:tc>
              <w:tc>
                <w:tcPr>
                  <w:tcW w:w="1980" w:type="dxa"/>
                </w:tcPr>
                <w:p w14:paraId="25F960B5" w14:textId="77777777" w:rsidR="00AF7E86"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6AFFC031" w14:textId="77777777" w:rsidR="00AF7E86" w:rsidRDefault="00000000">
                  <w:pPr>
                    <w:pStyle w:val="Compact"/>
                    <w:jc w:val="center"/>
                  </w:pPr>
                  <w:r>
                    <w:t>30 m</w:t>
                  </w:r>
                </w:p>
              </w:tc>
              <w:tc>
                <w:tcPr>
                  <w:tcW w:w="1980" w:type="dxa"/>
                </w:tcPr>
                <w:p w14:paraId="707CF9BB" w14:textId="77777777" w:rsidR="00AF7E86" w:rsidRDefault="00000000">
                  <w:pPr>
                    <w:pStyle w:val="Compact"/>
                    <w:jc w:val="center"/>
                  </w:pPr>
                  <w:r>
                    <w:t>P(problematic site-year, 2026), RG + year with calibrated clean + year fallback; percentile within reef polygon; priority classes (top 10%, 10–20%, 20–30%)</w:t>
                  </w:r>
                </w:p>
              </w:tc>
            </w:tr>
            <w:tr w:rsidR="00AF7E86" w14:paraId="22580C38" w14:textId="77777777">
              <w:tc>
                <w:tcPr>
                  <w:tcW w:w="1980" w:type="dxa"/>
                </w:tcPr>
                <w:p w14:paraId="6967E6C6" w14:textId="77777777" w:rsidR="00AF7E86" w:rsidRDefault="00000000">
                  <w:pPr>
                    <w:pStyle w:val="Compact"/>
                    <w:jc w:val="center"/>
                  </w:pPr>
                  <w:r>
                    <w:t>Clean + year</w:t>
                  </w:r>
                </w:p>
              </w:tc>
              <w:tc>
                <w:tcPr>
                  <w:tcW w:w="1980" w:type="dxa"/>
                </w:tcPr>
                <w:p w14:paraId="520D3376" w14:textId="77777777" w:rsidR="00AF7E86" w:rsidRDefault="00000000">
                  <w:pPr>
                    <w:pStyle w:val="Compact"/>
                    <w:jc w:val="center"/>
                  </w:pPr>
                  <w:r>
                    <w:rPr>
                      <w:rStyle w:val="VerbatimChar"/>
                    </w:rPr>
                    <w:t>cots_legacy_clean_year2026_30m.tif</w:t>
                  </w:r>
                </w:p>
              </w:tc>
              <w:tc>
                <w:tcPr>
                  <w:tcW w:w="1980" w:type="dxa"/>
                </w:tcPr>
                <w:p w14:paraId="5F7C2788" w14:textId="77777777" w:rsidR="00AF7E86" w:rsidRDefault="00000000">
                  <w:pPr>
                    <w:pStyle w:val="Compact"/>
                    <w:jc w:val="center"/>
                  </w:pPr>
                  <w:r>
                    <w:t>30 m</w:t>
                  </w:r>
                </w:p>
              </w:tc>
              <w:tc>
                <w:tcPr>
                  <w:tcW w:w="1980" w:type="dxa"/>
                </w:tcPr>
                <w:p w14:paraId="39057B4D" w14:textId="77777777" w:rsidR="00AF7E86" w:rsidRDefault="00000000">
                  <w:pPr>
                    <w:pStyle w:val="Compact"/>
                    <w:jc w:val="center"/>
                  </w:pPr>
                  <w:r>
                    <w:t>P(problematic site-year, 2026) from the 12-layer clean stack + year</w:t>
                  </w:r>
                </w:p>
              </w:tc>
            </w:tr>
            <w:tr w:rsidR="00AF7E86" w14:paraId="0CEF1FE1" w14:textId="77777777">
              <w:tc>
                <w:tcPr>
                  <w:tcW w:w="1980" w:type="dxa"/>
                </w:tcPr>
                <w:p w14:paraId="26D9929E" w14:textId="77777777" w:rsidR="00AF7E86" w:rsidRDefault="00000000">
                  <w:pPr>
                    <w:pStyle w:val="Compact"/>
                    <w:jc w:val="center"/>
                  </w:pPr>
                  <w:r>
                    <w:t>RG + year</w:t>
                  </w:r>
                </w:p>
              </w:tc>
              <w:tc>
                <w:tcPr>
                  <w:tcW w:w="1980" w:type="dxa"/>
                </w:tcPr>
                <w:p w14:paraId="03DA7BD0" w14:textId="77777777" w:rsidR="00AF7E86" w:rsidRDefault="00000000">
                  <w:pPr>
                    <w:pStyle w:val="Compact"/>
                    <w:jc w:val="center"/>
                  </w:pPr>
                  <w:r>
                    <w:rPr>
                      <w:rStyle w:val="VerbatimChar"/>
                    </w:rPr>
                    <w:t>cots_legacy_rg_year2026_30m.tif</w:t>
                  </w:r>
                </w:p>
              </w:tc>
              <w:tc>
                <w:tcPr>
                  <w:tcW w:w="1980" w:type="dxa"/>
                </w:tcPr>
                <w:p w14:paraId="6FCC87D1" w14:textId="77777777" w:rsidR="00AF7E86" w:rsidRDefault="00000000">
                  <w:pPr>
                    <w:pStyle w:val="Compact"/>
                    <w:jc w:val="center"/>
                  </w:pPr>
                  <w:r>
                    <w:t>30 m</w:t>
                  </w:r>
                </w:p>
              </w:tc>
              <w:tc>
                <w:tcPr>
                  <w:tcW w:w="1980" w:type="dxa"/>
                </w:tcPr>
                <w:p w14:paraId="1483520B" w14:textId="77777777" w:rsidR="00AF7E86" w:rsidRDefault="00000000">
                  <w:pPr>
                    <w:pStyle w:val="Compact"/>
                    <w:jc w:val="center"/>
                  </w:pPr>
                  <w:r>
                    <w:t>As above with five ReefGuide layers; missing where ReefGuide layers are missing</w:t>
                  </w:r>
                </w:p>
              </w:tc>
            </w:tr>
            <w:tr w:rsidR="00AF7E86" w14:paraId="36DE1C84" w14:textId="77777777">
              <w:tc>
                <w:tcPr>
                  <w:tcW w:w="1980" w:type="dxa"/>
                </w:tcPr>
                <w:p w14:paraId="4CA6B0D6" w14:textId="77777777" w:rsidR="00AF7E86" w:rsidRDefault="00000000">
                  <w:pPr>
                    <w:pStyle w:val="Compact"/>
                    <w:jc w:val="center"/>
                  </w:pPr>
                  <w:r>
                    <w:t>Manta model</w:t>
                  </w:r>
                </w:p>
              </w:tc>
              <w:tc>
                <w:tcPr>
                  <w:tcW w:w="1980" w:type="dxa"/>
                </w:tcPr>
                <w:p w14:paraId="31DAE121" w14:textId="77777777" w:rsidR="00AF7E86" w:rsidRDefault="00000000">
                  <w:pPr>
                    <w:pStyle w:val="Compact"/>
                    <w:jc w:val="center"/>
                  </w:pPr>
                  <w:r>
                    <w:rPr>
                      <w:rStyle w:val="VerbatimChar"/>
                    </w:rPr>
                    <w:t>cots_manta_within_30m.tif</w:t>
                  </w:r>
                </w:p>
              </w:tc>
              <w:tc>
                <w:tcPr>
                  <w:tcW w:w="1980" w:type="dxa"/>
                </w:tcPr>
                <w:p w14:paraId="34FB6B3B" w14:textId="77777777" w:rsidR="00AF7E86" w:rsidRDefault="00000000">
                  <w:pPr>
                    <w:pStyle w:val="Compact"/>
                    <w:jc w:val="center"/>
                  </w:pPr>
                  <w:r>
                    <w:t>30 m</w:t>
                  </w:r>
                </w:p>
              </w:tc>
              <w:tc>
                <w:tcPr>
                  <w:tcW w:w="1980" w:type="dxa"/>
                </w:tcPr>
                <w:p w14:paraId="2C4D91C6" w14:textId="77777777" w:rsidR="00AF7E86" w:rsidRDefault="00000000">
                  <w:pPr>
                    <w:pStyle w:val="Compact"/>
                    <w:jc w:val="center"/>
                  </w:pPr>
                  <w:r>
                    <w:t>Relative log-odds of strong manta evidence against the reef-year average; percentile within reef</w:t>
                  </w:r>
                </w:p>
              </w:tc>
            </w:tr>
            <w:tr w:rsidR="00AF7E86" w14:paraId="620E7A77" w14:textId="77777777">
              <w:tc>
                <w:tcPr>
                  <w:tcW w:w="1980" w:type="dxa"/>
                </w:tcPr>
                <w:p w14:paraId="01F8C7A7" w14:textId="77777777" w:rsidR="00AF7E86" w:rsidRDefault="00000000">
                  <w:pPr>
                    <w:pStyle w:val="Compact"/>
                    <w:jc w:val="center"/>
                  </w:pPr>
                  <w:r>
                    <w:t>Exploration 2027</w:t>
                  </w:r>
                </w:p>
              </w:tc>
              <w:tc>
                <w:tcPr>
                  <w:tcW w:w="1980" w:type="dxa"/>
                </w:tcPr>
                <w:p w14:paraId="40100106" w14:textId="77777777" w:rsidR="00AF7E86" w:rsidRDefault="00000000">
                  <w:pPr>
                    <w:pStyle w:val="Compact"/>
                    <w:jc w:val="center"/>
                  </w:pPr>
                  <w:r>
                    <w:rPr>
                      <w:rStyle w:val="VerbatimChar"/>
                    </w:rPr>
                    <w:t>cots_exploration_2027_30m.tif</w:t>
                  </w:r>
                </w:p>
              </w:tc>
              <w:tc>
                <w:tcPr>
                  <w:tcW w:w="1980" w:type="dxa"/>
                </w:tcPr>
                <w:p w14:paraId="4104153B" w14:textId="77777777" w:rsidR="00AF7E86" w:rsidRDefault="00000000">
                  <w:pPr>
                    <w:pStyle w:val="Compact"/>
                    <w:jc w:val="center"/>
                  </w:pPr>
                  <w:r>
                    <w:t>30 m</w:t>
                  </w:r>
                </w:p>
              </w:tc>
              <w:tc>
                <w:tcPr>
                  <w:tcW w:w="1980" w:type="dxa"/>
                </w:tcPr>
                <w:p w14:paraId="54AF3EF1" w14:textId="77777777" w:rsidR="00AF7E86" w:rsidRDefault="00000000">
                  <w:pPr>
                    <w:pStyle w:val="Compact"/>
                    <w:jc w:val="center"/>
                  </w:pPr>
                  <w:r>
                    <w:t>Habitat percentile on eligible cells; distances to recent tows and cull sites</w:t>
                  </w:r>
                </w:p>
              </w:tc>
            </w:tr>
            <w:tr w:rsidR="00AF7E86" w14:paraId="5F3F493B" w14:textId="77777777">
              <w:tc>
                <w:tcPr>
                  <w:tcW w:w="1980" w:type="dxa"/>
                </w:tcPr>
                <w:p w14:paraId="607D1C0B" w14:textId="77777777" w:rsidR="00AF7E86" w:rsidRDefault="00000000">
                  <w:pPr>
                    <w:pStyle w:val="Compact"/>
                    <w:jc w:val="center"/>
                  </w:pPr>
                  <w:r>
                    <w:t>HMSC joint (explanatory)</w:t>
                  </w:r>
                </w:p>
              </w:tc>
              <w:tc>
                <w:tcPr>
                  <w:tcW w:w="1980" w:type="dxa"/>
                </w:tcPr>
                <w:p w14:paraId="3AA9B2A7" w14:textId="77777777" w:rsidR="00AF7E86" w:rsidRDefault="00000000">
                  <w:pPr>
                    <w:pStyle w:val="Compact"/>
                    <w:jc w:val="center"/>
                  </w:pPr>
                  <w:r>
                    <w:rPr>
                      <w:rStyle w:val="VerbatimChar"/>
                    </w:rPr>
                    <w:t>cots_hmsc_joint_120m.tif</w:t>
                  </w:r>
                  <w:r>
                    <w:t xml:space="preserve"> (+ uncertainty, source)</w:t>
                  </w:r>
                </w:p>
              </w:tc>
              <w:tc>
                <w:tcPr>
                  <w:tcW w:w="1980" w:type="dxa"/>
                </w:tcPr>
                <w:p w14:paraId="1B3796A6" w14:textId="77777777" w:rsidR="00AF7E86" w:rsidRDefault="00000000">
                  <w:pPr>
                    <w:pStyle w:val="Compact"/>
                    <w:jc w:val="center"/>
                  </w:pPr>
                  <w:r>
                    <w:t>120 m</w:t>
                  </w:r>
                </w:p>
              </w:tc>
              <w:tc>
                <w:tcPr>
                  <w:tcW w:w="1980" w:type="dxa"/>
                </w:tcPr>
                <w:p w14:paraId="3E9B19F3" w14:textId="77777777" w:rsidR="00AF7E86" w:rsidRDefault="00000000">
                  <w:pPr>
                    <w:pStyle w:val="Compact"/>
                    <w:jc w:val="center"/>
                  </w:pPr>
                  <w:r>
                    <w:t>Posterior mean P(problematic density given an active reef-year); posterior SD and 5th/95th percentiles</w:t>
                  </w:r>
                </w:p>
              </w:tc>
            </w:tr>
            <w:tr w:rsidR="00AF7E86" w14:paraId="4C28159D" w14:textId="77777777">
              <w:tc>
                <w:tcPr>
                  <w:tcW w:w="1980" w:type="dxa"/>
                </w:tcPr>
                <w:p w14:paraId="19E940FD" w14:textId="77777777" w:rsidR="00AF7E86" w:rsidRDefault="00000000">
                  <w:pPr>
                    <w:pStyle w:val="Compact"/>
                    <w:jc w:val="center"/>
                  </w:pPr>
                  <w:r>
                    <w:t>Known aggregation sites</w:t>
                  </w:r>
                </w:p>
              </w:tc>
              <w:tc>
                <w:tcPr>
                  <w:tcW w:w="1980" w:type="dxa"/>
                </w:tcPr>
                <w:p w14:paraId="246EFA9C" w14:textId="77777777" w:rsidR="00AF7E86"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5090FE33" w14:textId="77777777" w:rsidR="00AF7E86" w:rsidRDefault="00000000">
                  <w:pPr>
                    <w:pStyle w:val="Compact"/>
                    <w:jc w:val="center"/>
                  </w:pPr>
                  <w:r>
                    <w:lastRenderedPageBreak/>
                    <w:t>120 m</w:t>
                  </w:r>
                </w:p>
              </w:tc>
              <w:tc>
                <w:tcPr>
                  <w:tcW w:w="1980" w:type="dxa"/>
                </w:tcPr>
                <w:p w14:paraId="6574C7F6" w14:textId="77777777" w:rsidR="00AF7E86" w:rsidRDefault="00000000">
                  <w:pPr>
                    <w:pStyle w:val="Compact"/>
                    <w:jc w:val="center"/>
                  </w:pPr>
                  <w:r>
                    <w:t xml:space="preserve">Kernel-weighted prior problematic </w:t>
                  </w:r>
                  <w:r>
                    <w:lastRenderedPageBreak/>
                    <w:t>rate and evidence weight; habitat updated by history (forecast for 2027)</w:t>
                  </w:r>
                </w:p>
              </w:tc>
            </w:tr>
            <w:tr w:rsidR="00AF7E86" w14:paraId="74809CD6" w14:textId="77777777">
              <w:tc>
                <w:tcPr>
                  <w:tcW w:w="1980" w:type="dxa"/>
                </w:tcPr>
                <w:p w14:paraId="38D1FB6E" w14:textId="77777777" w:rsidR="00AF7E86" w:rsidRDefault="00000000">
                  <w:pPr>
                    <w:pStyle w:val="Compact"/>
                    <w:jc w:val="center"/>
                  </w:pPr>
                  <w:r>
                    <w:lastRenderedPageBreak/>
                    <w:t>2027 cull-site priority</w:t>
                  </w:r>
                </w:p>
              </w:tc>
              <w:tc>
                <w:tcPr>
                  <w:tcW w:w="1980" w:type="dxa"/>
                </w:tcPr>
                <w:p w14:paraId="6AA78B2B" w14:textId="77777777" w:rsidR="00AF7E86"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3892D327" w14:textId="77777777" w:rsidR="00AF7E86" w:rsidRDefault="00000000">
                  <w:pPr>
                    <w:pStyle w:val="Compact"/>
                    <w:jc w:val="center"/>
                  </w:pPr>
                  <w:r>
                    <w:t>site</w:t>
                  </w:r>
                </w:p>
              </w:tc>
              <w:tc>
                <w:tcPr>
                  <w:tcW w:w="1980" w:type="dxa"/>
                </w:tcPr>
                <w:p w14:paraId="73BB5389" w14:textId="77777777" w:rsidR="00AF7E86" w:rsidRDefault="00000000">
                  <w:pPr>
                    <w:pStyle w:val="Compact"/>
                    <w:jc w:val="center"/>
                  </w:pPr>
                  <w:r>
                    <w:t>Priority class, rank on reef, P(problematic if dived), evidence behind the score</w:t>
                  </w:r>
                </w:p>
              </w:tc>
            </w:tr>
            <w:tr w:rsidR="00AF7E86" w14:paraId="787CB5BC" w14:textId="77777777">
              <w:tc>
                <w:tcPr>
                  <w:tcW w:w="1980" w:type="dxa"/>
                </w:tcPr>
                <w:p w14:paraId="050DB781" w14:textId="77777777" w:rsidR="00AF7E86" w:rsidRDefault="00000000">
                  <w:pPr>
                    <w:pStyle w:val="Compact"/>
                    <w:jc w:val="center"/>
                  </w:pPr>
                  <w:r>
                    <w:t>Exploration areas 2027</w:t>
                  </w:r>
                </w:p>
              </w:tc>
              <w:tc>
                <w:tcPr>
                  <w:tcW w:w="1980" w:type="dxa"/>
                </w:tcPr>
                <w:p w14:paraId="7A4589C8" w14:textId="77777777" w:rsidR="00AF7E86"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58C3A727" w14:textId="77777777" w:rsidR="00AF7E86" w:rsidRDefault="00000000">
                  <w:pPr>
                    <w:pStyle w:val="Compact"/>
                    <w:jc w:val="center"/>
                  </w:pPr>
                  <w:r>
                    <w:t>area</w:t>
                  </w:r>
                </w:p>
              </w:tc>
              <w:tc>
                <w:tcPr>
                  <w:tcW w:w="1980" w:type="dxa"/>
                </w:tcPr>
                <w:p w14:paraId="64F079C7" w14:textId="77777777" w:rsidR="00AF7E86" w:rsidRDefault="00000000">
                  <w:pPr>
                    <w:pStyle w:val="Compact"/>
                    <w:jc w:val="center"/>
                  </w:pPr>
                  <w:r>
                    <w:t>Rank, area, habitat percentile, depth, distances to cull sites and recent tows</w:t>
                  </w:r>
                </w:p>
              </w:tc>
            </w:tr>
            <w:bookmarkEnd w:id="220"/>
          </w:tbl>
          <w:p w14:paraId="6354E375" w14:textId="77777777" w:rsidR="00AF7E86" w:rsidRDefault="00AF7E86"/>
        </w:tc>
      </w:tr>
    </w:tbl>
    <w:p w14:paraId="0081F8E6" w14:textId="77777777" w:rsidR="00AF7E86" w:rsidRDefault="00000000">
      <w:pPr>
        <w:pStyle w:val="Heading2"/>
      </w:pPr>
      <w:bookmarkStart w:id="221" w:name="appendix-b-predictors"/>
      <w:bookmarkStart w:id="222" w:name="_Toc243919291"/>
      <w:bookmarkEnd w:id="218"/>
      <w:r>
        <w:lastRenderedPageBreak/>
        <w:t>Appendix B: Predictors</w:t>
      </w:r>
      <w:bookmarkEnd w:id="222"/>
    </w:p>
    <w:tbl>
      <w:tblPr>
        <w:tblStyle w:val="Table"/>
        <w:tblW w:w="5000" w:type="pct"/>
        <w:tblLayout w:type="fixed"/>
        <w:tblLook w:val="0000" w:firstRow="0" w:lastRow="0" w:firstColumn="0" w:lastColumn="0" w:noHBand="0" w:noVBand="0"/>
      </w:tblPr>
      <w:tblGrid>
        <w:gridCol w:w="9242"/>
      </w:tblGrid>
      <w:tr w:rsidR="00AF7E86" w14:paraId="3128160D" w14:textId="77777777">
        <w:tc>
          <w:tcPr>
            <w:tcW w:w="7920" w:type="dxa"/>
          </w:tcPr>
          <w:p w14:paraId="15364DD3" w14:textId="77777777" w:rsidR="00AF7E86" w:rsidRDefault="00000000">
            <w:pPr>
              <w:pStyle w:val="ImageCaption"/>
              <w:spacing w:before="200"/>
            </w:pPr>
            <w:bookmarkStart w:id="223" w:name="tbl-predictors"/>
            <w:r>
              <w:t>Table 5: Predictor codes. The terrain and coral-habitat surfaces follow Guillaume et al. (2025); additional layers were accessed through ReefGuide (open-AIMS, n.d.). GBR10 mapping sources are Great Barrier Reef Marine Park Authority (2021a), Great Barrier Reef Marine Park Authority (2021b) and Roelfsema et al. (2021). [TO CONFIRM: exact predictor product versions and resampling methods.]</w:t>
            </w:r>
          </w:p>
          <w:tbl>
            <w:tblPr>
              <w:tblStyle w:val="Table"/>
              <w:tblW w:w="5000" w:type="pct"/>
              <w:tblLayout w:type="fixed"/>
              <w:tblLook w:val="0020" w:firstRow="1" w:lastRow="0" w:firstColumn="0" w:lastColumn="0" w:noHBand="0" w:noVBand="0"/>
            </w:tblPr>
            <w:tblGrid>
              <w:gridCol w:w="3006"/>
              <w:gridCol w:w="3005"/>
              <w:gridCol w:w="3005"/>
            </w:tblGrid>
            <w:tr w:rsidR="00AF7E86" w14:paraId="454C5384"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5448F4" w14:textId="77777777" w:rsidR="00AF7E86" w:rsidRDefault="00000000">
                  <w:pPr>
                    <w:pStyle w:val="Compact"/>
                    <w:jc w:val="center"/>
                  </w:pPr>
                  <w:r>
                    <w:t>Code</w:t>
                  </w:r>
                </w:p>
              </w:tc>
              <w:tc>
                <w:tcPr>
                  <w:tcW w:w="2640" w:type="dxa"/>
                </w:tcPr>
                <w:p w14:paraId="3F7FB1EA" w14:textId="77777777" w:rsidR="00AF7E86" w:rsidRDefault="00000000">
                  <w:pPr>
                    <w:pStyle w:val="Compact"/>
                    <w:jc w:val="center"/>
                  </w:pPr>
                  <w:r>
                    <w:t>Layer</w:t>
                  </w:r>
                </w:p>
              </w:tc>
              <w:tc>
                <w:tcPr>
                  <w:tcW w:w="2640" w:type="dxa"/>
                </w:tcPr>
                <w:p w14:paraId="20D92425" w14:textId="77777777" w:rsidR="00AF7E86" w:rsidRDefault="00000000">
                  <w:pPr>
                    <w:pStyle w:val="Compact"/>
                    <w:jc w:val="center"/>
                  </w:pPr>
                  <w:r>
                    <w:t>Stack</w:t>
                  </w:r>
                </w:p>
              </w:tc>
            </w:tr>
            <w:tr w:rsidR="00AF7E86" w14:paraId="78E74881" w14:textId="77777777">
              <w:tc>
                <w:tcPr>
                  <w:tcW w:w="2640" w:type="dxa"/>
                </w:tcPr>
                <w:p w14:paraId="1C2CD203" w14:textId="77777777" w:rsidR="00AF7E86" w:rsidRDefault="00000000">
                  <w:pPr>
                    <w:pStyle w:val="Compact"/>
                    <w:jc w:val="center"/>
                  </w:pPr>
                  <w:r>
                    <w:t>DEM</w:t>
                  </w:r>
                </w:p>
              </w:tc>
              <w:tc>
                <w:tcPr>
                  <w:tcW w:w="2640" w:type="dxa"/>
                </w:tcPr>
                <w:p w14:paraId="7E817582" w14:textId="77777777" w:rsidR="00AF7E86" w:rsidRDefault="00000000">
                  <w:pPr>
                    <w:pStyle w:val="Compact"/>
                    <w:jc w:val="center"/>
                  </w:pPr>
                  <w:r>
                    <w:t>Depth</w:t>
                  </w:r>
                </w:p>
              </w:tc>
              <w:tc>
                <w:tcPr>
                  <w:tcW w:w="2640" w:type="dxa"/>
                </w:tcPr>
                <w:p w14:paraId="4785F3D0" w14:textId="77777777" w:rsidR="00AF7E86" w:rsidRDefault="00000000">
                  <w:pPr>
                    <w:pStyle w:val="Compact"/>
                    <w:jc w:val="center"/>
                  </w:pPr>
                  <w:r>
                    <w:t>Clean</w:t>
                  </w:r>
                </w:p>
              </w:tc>
            </w:tr>
            <w:tr w:rsidR="00AF7E86" w14:paraId="51283461" w14:textId="77777777">
              <w:tc>
                <w:tcPr>
                  <w:tcW w:w="2640" w:type="dxa"/>
                </w:tcPr>
                <w:p w14:paraId="5BD563D0" w14:textId="77777777" w:rsidR="00AF7E86" w:rsidRDefault="00000000">
                  <w:pPr>
                    <w:pStyle w:val="Compact"/>
                    <w:jc w:val="center"/>
                  </w:pPr>
                  <w:r>
                    <w:t>SLO</w:t>
                  </w:r>
                </w:p>
              </w:tc>
              <w:tc>
                <w:tcPr>
                  <w:tcW w:w="2640" w:type="dxa"/>
                </w:tcPr>
                <w:p w14:paraId="24631295" w14:textId="77777777" w:rsidR="00AF7E86" w:rsidRDefault="00000000">
                  <w:pPr>
                    <w:pStyle w:val="Compact"/>
                    <w:jc w:val="center"/>
                  </w:pPr>
                  <w:r>
                    <w:t>Slope</w:t>
                  </w:r>
                </w:p>
              </w:tc>
              <w:tc>
                <w:tcPr>
                  <w:tcW w:w="2640" w:type="dxa"/>
                </w:tcPr>
                <w:p w14:paraId="07CCA6D0" w14:textId="77777777" w:rsidR="00AF7E86" w:rsidRDefault="00000000">
                  <w:pPr>
                    <w:pStyle w:val="Compact"/>
                    <w:jc w:val="center"/>
                  </w:pPr>
                  <w:r>
                    <w:t>Clean</w:t>
                  </w:r>
                </w:p>
              </w:tc>
            </w:tr>
            <w:tr w:rsidR="00AF7E86" w14:paraId="2C128C06" w14:textId="77777777">
              <w:tc>
                <w:tcPr>
                  <w:tcW w:w="2640" w:type="dxa"/>
                </w:tcPr>
                <w:p w14:paraId="0E6E5DA2" w14:textId="77777777" w:rsidR="00AF7E86" w:rsidRDefault="00000000">
                  <w:pPr>
                    <w:pStyle w:val="Compact"/>
                    <w:jc w:val="center"/>
                  </w:pPr>
                  <w:r>
                    <w:t>EAST, NORTH</w:t>
                  </w:r>
                </w:p>
              </w:tc>
              <w:tc>
                <w:tcPr>
                  <w:tcW w:w="2640" w:type="dxa"/>
                </w:tcPr>
                <w:p w14:paraId="3B0AD503" w14:textId="77777777" w:rsidR="00AF7E86" w:rsidRDefault="00000000">
                  <w:pPr>
                    <w:pStyle w:val="Compact"/>
                    <w:jc w:val="center"/>
                  </w:pPr>
                  <w:r>
                    <w:t>Eastness, northness (aspect)</w:t>
                  </w:r>
                </w:p>
              </w:tc>
              <w:tc>
                <w:tcPr>
                  <w:tcW w:w="2640" w:type="dxa"/>
                </w:tcPr>
                <w:p w14:paraId="299AA0AB" w14:textId="77777777" w:rsidR="00AF7E86" w:rsidRDefault="00000000">
                  <w:pPr>
                    <w:pStyle w:val="Compact"/>
                    <w:jc w:val="center"/>
                  </w:pPr>
                  <w:r>
                    <w:t>Clean</w:t>
                  </w:r>
                </w:p>
              </w:tc>
            </w:tr>
            <w:tr w:rsidR="00AF7E86" w14:paraId="10597FE7" w14:textId="77777777">
              <w:tc>
                <w:tcPr>
                  <w:tcW w:w="2640" w:type="dxa"/>
                </w:tcPr>
                <w:p w14:paraId="5E929C18" w14:textId="77777777" w:rsidR="00AF7E86" w:rsidRDefault="00000000">
                  <w:pPr>
                    <w:pStyle w:val="Compact"/>
                    <w:jc w:val="center"/>
                  </w:pPr>
                  <w:r>
                    <w:t>BPI</w:t>
                  </w:r>
                </w:p>
              </w:tc>
              <w:tc>
                <w:tcPr>
                  <w:tcW w:w="2640" w:type="dxa"/>
                </w:tcPr>
                <w:p w14:paraId="397B1D5C" w14:textId="77777777" w:rsidR="00AF7E86" w:rsidRDefault="00000000">
                  <w:pPr>
                    <w:pStyle w:val="Compact"/>
                    <w:jc w:val="center"/>
                  </w:pPr>
                  <w:r>
                    <w:t>Bathymetric position index</w:t>
                  </w:r>
                </w:p>
              </w:tc>
              <w:tc>
                <w:tcPr>
                  <w:tcW w:w="2640" w:type="dxa"/>
                </w:tcPr>
                <w:p w14:paraId="432227B1" w14:textId="77777777" w:rsidR="00AF7E86" w:rsidRDefault="00000000">
                  <w:pPr>
                    <w:pStyle w:val="Compact"/>
                    <w:jc w:val="center"/>
                  </w:pPr>
                  <w:r>
                    <w:t>Clean</w:t>
                  </w:r>
                </w:p>
              </w:tc>
            </w:tr>
            <w:tr w:rsidR="00AF7E86" w14:paraId="74AC31BC" w14:textId="77777777">
              <w:tc>
                <w:tcPr>
                  <w:tcW w:w="2640" w:type="dxa"/>
                </w:tcPr>
                <w:p w14:paraId="548C8926" w14:textId="77777777" w:rsidR="00AF7E86" w:rsidRDefault="00000000">
                  <w:pPr>
                    <w:pStyle w:val="Compact"/>
                    <w:jc w:val="center"/>
                  </w:pPr>
                  <w:r>
                    <w:t>VRM</w:t>
                  </w:r>
                </w:p>
              </w:tc>
              <w:tc>
                <w:tcPr>
                  <w:tcW w:w="2640" w:type="dxa"/>
                </w:tcPr>
                <w:p w14:paraId="2E76548B" w14:textId="77777777" w:rsidR="00AF7E86" w:rsidRDefault="00000000">
                  <w:pPr>
                    <w:pStyle w:val="Compact"/>
                    <w:jc w:val="center"/>
                  </w:pPr>
                  <w:r>
                    <w:t>Vector ruggedness measure</w:t>
                  </w:r>
                </w:p>
              </w:tc>
              <w:tc>
                <w:tcPr>
                  <w:tcW w:w="2640" w:type="dxa"/>
                </w:tcPr>
                <w:p w14:paraId="0C9614E4" w14:textId="77777777" w:rsidR="00AF7E86" w:rsidRDefault="00000000">
                  <w:pPr>
                    <w:pStyle w:val="Compact"/>
                    <w:jc w:val="center"/>
                  </w:pPr>
                  <w:r>
                    <w:t>Clean</w:t>
                  </w:r>
                </w:p>
              </w:tc>
            </w:tr>
            <w:tr w:rsidR="00AF7E86" w14:paraId="38D70064" w14:textId="77777777">
              <w:tc>
                <w:tcPr>
                  <w:tcW w:w="2640" w:type="dxa"/>
                </w:tcPr>
                <w:p w14:paraId="0CFD015F" w14:textId="77777777" w:rsidR="00AF7E86" w:rsidRDefault="00000000">
                  <w:pPr>
                    <w:pStyle w:val="Compact"/>
                    <w:jc w:val="center"/>
                  </w:pPr>
                  <w:r>
                    <w:t>SVF</w:t>
                  </w:r>
                </w:p>
              </w:tc>
              <w:tc>
                <w:tcPr>
                  <w:tcW w:w="2640" w:type="dxa"/>
                </w:tcPr>
                <w:p w14:paraId="612A4797" w14:textId="77777777" w:rsidR="00AF7E86" w:rsidRDefault="00000000">
                  <w:pPr>
                    <w:pStyle w:val="Compact"/>
                    <w:jc w:val="center"/>
                  </w:pPr>
                  <w:r>
                    <w:t>Sky-view factor</w:t>
                  </w:r>
                </w:p>
              </w:tc>
              <w:tc>
                <w:tcPr>
                  <w:tcW w:w="2640" w:type="dxa"/>
                </w:tcPr>
                <w:p w14:paraId="2E0960E5" w14:textId="77777777" w:rsidR="00AF7E86" w:rsidRDefault="00000000">
                  <w:pPr>
                    <w:pStyle w:val="Compact"/>
                    <w:jc w:val="center"/>
                  </w:pPr>
                  <w:r>
                    <w:t>Clean</w:t>
                  </w:r>
                </w:p>
              </w:tc>
            </w:tr>
            <w:tr w:rsidR="00AF7E86" w14:paraId="051D11FC" w14:textId="77777777">
              <w:tc>
                <w:tcPr>
                  <w:tcW w:w="2640" w:type="dxa"/>
                </w:tcPr>
                <w:p w14:paraId="2B36D5F2" w14:textId="77777777" w:rsidR="00AF7E86" w:rsidRDefault="00000000">
                  <w:pPr>
                    <w:pStyle w:val="Compact"/>
                    <w:jc w:val="center"/>
                  </w:pPr>
                  <w:r>
                    <w:t>HCU, VCU</w:t>
                  </w:r>
                </w:p>
              </w:tc>
              <w:tc>
                <w:tcPr>
                  <w:tcW w:w="2640" w:type="dxa"/>
                </w:tcPr>
                <w:p w14:paraId="71BA61AE" w14:textId="77777777" w:rsidR="00AF7E86" w:rsidRDefault="00000000">
                  <w:pPr>
                    <w:pStyle w:val="Compact"/>
                    <w:jc w:val="center"/>
                  </w:pPr>
                  <w:r>
                    <w:t>Horizontal and vertical curvature</w:t>
                  </w:r>
                </w:p>
              </w:tc>
              <w:tc>
                <w:tcPr>
                  <w:tcW w:w="2640" w:type="dxa"/>
                </w:tcPr>
                <w:p w14:paraId="164235F7" w14:textId="77777777" w:rsidR="00AF7E86" w:rsidRDefault="00000000">
                  <w:pPr>
                    <w:pStyle w:val="Compact"/>
                    <w:jc w:val="center"/>
                  </w:pPr>
                  <w:r>
                    <w:t>Clean</w:t>
                  </w:r>
                </w:p>
              </w:tc>
            </w:tr>
            <w:tr w:rsidR="00AF7E86" w14:paraId="7619ABE6" w14:textId="77777777">
              <w:tc>
                <w:tcPr>
                  <w:tcW w:w="2640" w:type="dxa"/>
                </w:tcPr>
                <w:p w14:paraId="4747AE70" w14:textId="77777777" w:rsidR="00AF7E86" w:rsidRDefault="00000000">
                  <w:pPr>
                    <w:pStyle w:val="Compact"/>
                    <w:jc w:val="center"/>
                  </w:pPr>
                  <w:r>
                    <w:t>AhyaD, Aspat, Aten</w:t>
                  </w:r>
                </w:p>
              </w:tc>
              <w:tc>
                <w:tcPr>
                  <w:tcW w:w="2640" w:type="dxa"/>
                </w:tcPr>
                <w:p w14:paraId="23FBD9E1" w14:textId="77777777" w:rsidR="00AF7E86" w:rsidRDefault="00000000">
                  <w:pPr>
                    <w:pStyle w:val="Compact"/>
                    <w:jc w:val="center"/>
                  </w:pPr>
                  <w:r>
                    <w:t xml:space="preserve">Coral habitat suitability for three </w:t>
                  </w:r>
                  <w:r>
                    <w:rPr>
                      <w:i/>
                      <w:iCs/>
                    </w:rPr>
                    <w:t>Acropora</w:t>
                  </w:r>
                  <w:r>
                    <w:t xml:space="preserve"> taxa</w:t>
                  </w:r>
                </w:p>
              </w:tc>
              <w:tc>
                <w:tcPr>
                  <w:tcW w:w="2640" w:type="dxa"/>
                </w:tcPr>
                <w:p w14:paraId="0FE24264" w14:textId="77777777" w:rsidR="00AF7E86" w:rsidRDefault="00000000">
                  <w:pPr>
                    <w:pStyle w:val="Compact"/>
                    <w:jc w:val="center"/>
                  </w:pPr>
                  <w:r>
                    <w:t>Clean</w:t>
                  </w:r>
                </w:p>
              </w:tc>
            </w:tr>
            <w:tr w:rsidR="00AF7E86" w14:paraId="657E33FD" w14:textId="77777777">
              <w:tc>
                <w:tcPr>
                  <w:tcW w:w="2640" w:type="dxa"/>
                </w:tcPr>
                <w:p w14:paraId="51E491E3" w14:textId="77777777" w:rsidR="00AF7E86" w:rsidRDefault="00000000">
                  <w:pPr>
                    <w:pStyle w:val="Compact"/>
                    <w:jc w:val="center"/>
                  </w:pPr>
                  <w:r>
                    <w:t>RG_bathy, RG_slope</w:t>
                  </w:r>
                </w:p>
              </w:tc>
              <w:tc>
                <w:tcPr>
                  <w:tcW w:w="2640" w:type="dxa"/>
                </w:tcPr>
                <w:p w14:paraId="48BD8AB4" w14:textId="77777777" w:rsidR="00AF7E86" w:rsidRDefault="00000000">
                  <w:pPr>
                    <w:pStyle w:val="Compact"/>
                    <w:jc w:val="center"/>
                  </w:pPr>
                  <w:r>
                    <w:t>ReefGuide bathymetry and slope</w:t>
                  </w:r>
                </w:p>
              </w:tc>
              <w:tc>
                <w:tcPr>
                  <w:tcW w:w="2640" w:type="dxa"/>
                </w:tcPr>
                <w:p w14:paraId="2A7F020B" w14:textId="77777777" w:rsidR="00AF7E86" w:rsidRDefault="00000000">
                  <w:pPr>
                    <w:pStyle w:val="Compact"/>
                    <w:jc w:val="center"/>
                  </w:pPr>
                  <w:r>
                    <w:t>ReefGuide</w:t>
                  </w:r>
                </w:p>
              </w:tc>
            </w:tr>
            <w:tr w:rsidR="00AF7E86" w14:paraId="766501C6" w14:textId="77777777">
              <w:tc>
                <w:tcPr>
                  <w:tcW w:w="2640" w:type="dxa"/>
                </w:tcPr>
                <w:p w14:paraId="359D6281" w14:textId="77777777" w:rsidR="00AF7E86" w:rsidRDefault="00000000">
                  <w:pPr>
                    <w:pStyle w:val="Compact"/>
                    <w:jc w:val="center"/>
                  </w:pPr>
                  <w:r>
                    <w:t>RG_turbid</w:t>
                  </w:r>
                </w:p>
              </w:tc>
              <w:tc>
                <w:tcPr>
                  <w:tcW w:w="2640" w:type="dxa"/>
                </w:tcPr>
                <w:p w14:paraId="71D8B06C" w14:textId="77777777" w:rsidR="00AF7E86" w:rsidRDefault="00000000">
                  <w:pPr>
                    <w:pStyle w:val="Compact"/>
                    <w:jc w:val="center"/>
                  </w:pPr>
                  <w:r>
                    <w:t>ReefGuide turbidity</w:t>
                  </w:r>
                </w:p>
              </w:tc>
              <w:tc>
                <w:tcPr>
                  <w:tcW w:w="2640" w:type="dxa"/>
                </w:tcPr>
                <w:p w14:paraId="20F51CF7" w14:textId="77777777" w:rsidR="00AF7E86" w:rsidRDefault="00000000">
                  <w:pPr>
                    <w:pStyle w:val="Compact"/>
                    <w:jc w:val="center"/>
                  </w:pPr>
                  <w:r>
                    <w:t>ReefGuide</w:t>
                  </w:r>
                </w:p>
              </w:tc>
            </w:tr>
            <w:tr w:rsidR="00AF7E86" w14:paraId="4620324D" w14:textId="77777777">
              <w:tc>
                <w:tcPr>
                  <w:tcW w:w="2640" w:type="dxa"/>
                </w:tcPr>
                <w:p w14:paraId="1C02052A" w14:textId="77777777" w:rsidR="00AF7E86" w:rsidRDefault="00000000">
                  <w:pPr>
                    <w:pStyle w:val="Compact"/>
                    <w:jc w:val="center"/>
                  </w:pPr>
                  <w:r>
                    <w:t>RG_waves_Hs, RG_waves_Tp</w:t>
                  </w:r>
                </w:p>
              </w:tc>
              <w:tc>
                <w:tcPr>
                  <w:tcW w:w="2640" w:type="dxa"/>
                </w:tcPr>
                <w:p w14:paraId="148CD608" w14:textId="77777777" w:rsidR="00AF7E86" w:rsidRDefault="00000000">
                  <w:pPr>
                    <w:pStyle w:val="Compact"/>
                    <w:jc w:val="center"/>
                  </w:pPr>
                  <w:r>
                    <w:t>ReefGuide significant wave height and wave period</w:t>
                  </w:r>
                </w:p>
              </w:tc>
              <w:tc>
                <w:tcPr>
                  <w:tcW w:w="2640" w:type="dxa"/>
                </w:tcPr>
                <w:p w14:paraId="79FBA61A" w14:textId="77777777" w:rsidR="00AF7E86" w:rsidRDefault="00000000">
                  <w:pPr>
                    <w:pStyle w:val="Compact"/>
                    <w:jc w:val="center"/>
                  </w:pPr>
                  <w:r>
                    <w:t>ReefGuide</w:t>
                  </w:r>
                </w:p>
              </w:tc>
            </w:tr>
            <w:bookmarkEnd w:id="223"/>
          </w:tbl>
          <w:p w14:paraId="5C367B61" w14:textId="77777777" w:rsidR="00AF7E86" w:rsidRDefault="00AF7E86"/>
        </w:tc>
      </w:tr>
    </w:tbl>
    <w:p w14:paraId="69E2B415"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6D1DB395" w14:textId="77777777">
        <w:tc>
          <w:tcPr>
            <w:tcW w:w="7920" w:type="dxa"/>
          </w:tcPr>
          <w:p w14:paraId="39236EC8" w14:textId="77777777" w:rsidR="00AF7E86" w:rsidRDefault="00000000">
            <w:pPr>
              <w:pStyle w:val="Compact"/>
              <w:jc w:val="center"/>
            </w:pPr>
            <w:bookmarkStart w:id="224" w:name="fig-importance"/>
            <w:r>
              <w:rPr>
                <w:noProof/>
              </w:rPr>
              <w:lastRenderedPageBreak/>
              <w:drawing>
                <wp:inline distT="0" distB="0" distL="0" distR="0" wp14:anchorId="2FC5299C" wp14:editId="39DA07AF">
                  <wp:extent cx="5727700" cy="381846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outputs/figures/fig06_legacy_variable_importance.png"/>
                          <pic:cNvPicPr>
                            <a:picLocks noChangeAspect="1" noChangeArrowheads="1"/>
                          </pic:cNvPicPr>
                        </pic:nvPicPr>
                        <pic:blipFill>
                          <a:blip r:embed="rId50"/>
                          <a:stretch>
                            <a:fillRect/>
                          </a:stretch>
                        </pic:blipFill>
                        <pic:spPr bwMode="auto">
                          <a:xfrm>
                            <a:off x="0" y="0"/>
                            <a:ext cx="5727700" cy="3818466"/>
                          </a:xfrm>
                          <a:prstGeom prst="rect">
                            <a:avLst/>
                          </a:prstGeom>
                          <a:noFill/>
                          <a:ln w="9525">
                            <a:noFill/>
                            <a:headEnd/>
                            <a:tailEnd/>
                          </a:ln>
                        </pic:spPr>
                      </pic:pic>
                    </a:graphicData>
                  </a:graphic>
                </wp:inline>
              </w:drawing>
            </w:r>
          </w:p>
          <w:p w14:paraId="1F5DD0BD" w14:textId="77777777" w:rsidR="00AF7E86" w:rsidRDefault="00000000">
            <w:pPr>
              <w:pStyle w:val="ImageCaption"/>
              <w:spacing w:before="200"/>
            </w:pPr>
            <w:r>
              <w:t>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224"/>
      </w:tr>
    </w:tbl>
    <w:p w14:paraId="277F3B90" w14:textId="77777777" w:rsidR="00AF7E86" w:rsidRDefault="00000000">
      <w:pPr>
        <w:pStyle w:val="Heading2"/>
      </w:pPr>
      <w:bookmarkStart w:id="225" w:name="appendix-c-hmsc-joint-model"/>
      <w:bookmarkStart w:id="226" w:name="_Toc243919292"/>
      <w:bookmarkEnd w:id="221"/>
      <w:r>
        <w:t>Appendix C: HMSC joint model</w:t>
      </w:r>
      <w:bookmarkEnd w:id="226"/>
    </w:p>
    <w:tbl>
      <w:tblPr>
        <w:tblStyle w:val="Table"/>
        <w:tblW w:w="5000" w:type="pct"/>
        <w:tblLayout w:type="fixed"/>
        <w:tblLook w:val="0000" w:firstRow="0" w:lastRow="0" w:firstColumn="0" w:lastColumn="0" w:noHBand="0" w:noVBand="0"/>
      </w:tblPr>
      <w:tblGrid>
        <w:gridCol w:w="9242"/>
      </w:tblGrid>
      <w:tr w:rsidR="00AF7E86" w14:paraId="46087B74" w14:textId="77777777">
        <w:tc>
          <w:tcPr>
            <w:tcW w:w="7920" w:type="dxa"/>
          </w:tcPr>
          <w:p w14:paraId="571CD475" w14:textId="77777777" w:rsidR="00AF7E86" w:rsidRDefault="00000000">
            <w:pPr>
              <w:pStyle w:val="ImageCaption"/>
              <w:spacing w:before="200"/>
            </w:pPr>
            <w:bookmarkStart w:id="227" w:name="tbl-hmsc"/>
            <w:r>
              <w:t>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AF7E86" w14:paraId="36F2FF87"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653" w:type="dxa"/>
                </w:tcPr>
                <w:p w14:paraId="080F81D8" w14:textId="77777777" w:rsidR="00AF7E86" w:rsidRDefault="00000000">
                  <w:pPr>
                    <w:pStyle w:val="Compact"/>
                    <w:jc w:val="center"/>
                  </w:pPr>
                  <w:r>
                    <w:t>Component</w:t>
                  </w:r>
                </w:p>
              </w:tc>
              <w:tc>
                <w:tcPr>
                  <w:tcW w:w="1218" w:type="dxa"/>
                </w:tcPr>
                <w:p w14:paraId="55F5002D" w14:textId="77777777" w:rsidR="00AF7E86" w:rsidRDefault="00000000">
                  <w:pPr>
                    <w:pStyle w:val="Compact"/>
                    <w:jc w:val="center"/>
                  </w:pPr>
                  <w:r>
                    <w:t>Training rows</w:t>
                  </w:r>
                </w:p>
              </w:tc>
              <w:tc>
                <w:tcPr>
                  <w:tcW w:w="696" w:type="dxa"/>
                </w:tcPr>
                <w:p w14:paraId="3314ADD8" w14:textId="77777777" w:rsidR="00AF7E86" w:rsidRDefault="00000000">
                  <w:pPr>
                    <w:pStyle w:val="Compact"/>
                    <w:jc w:val="center"/>
                  </w:pPr>
                  <w:r>
                    <w:t>Min ESS</w:t>
                  </w:r>
                </w:p>
              </w:tc>
              <w:tc>
                <w:tcPr>
                  <w:tcW w:w="1305" w:type="dxa"/>
                </w:tcPr>
                <w:p w14:paraId="3B5DF5BC" w14:textId="77777777" w:rsidR="00AF7E86" w:rsidRDefault="00000000">
                  <w:pPr>
                    <w:pStyle w:val="Compact"/>
                    <w:jc w:val="center"/>
                  </w:pPr>
                  <w:r>
                    <w:t>Max upper PSRF</w:t>
                  </w:r>
                </w:p>
              </w:tc>
              <w:tc>
                <w:tcPr>
                  <w:tcW w:w="1131" w:type="dxa"/>
                </w:tcPr>
                <w:p w14:paraId="1EA904F7" w14:textId="77777777" w:rsidR="00AF7E86" w:rsidRDefault="00000000">
                  <w:pPr>
                    <w:pStyle w:val="Compact"/>
                    <w:jc w:val="center"/>
                  </w:pPr>
                  <w:r>
                    <w:t>Apparent AUC</w:t>
                  </w:r>
                </w:p>
              </w:tc>
              <w:tc>
                <w:tcPr>
                  <w:tcW w:w="1914" w:type="dxa"/>
                </w:tcPr>
                <w:p w14:paraId="55303F23" w14:textId="77777777" w:rsidR="00AF7E86" w:rsidRDefault="00000000">
                  <w:pPr>
                    <w:pStyle w:val="Compact"/>
                    <w:jc w:val="center"/>
                  </w:pPr>
                  <w:r>
                    <w:t>Share of mapped cells</w:t>
                  </w:r>
                </w:p>
              </w:tc>
            </w:tr>
            <w:tr w:rsidR="00AF7E86" w14:paraId="66BE6EFA" w14:textId="77777777">
              <w:tc>
                <w:tcPr>
                  <w:tcW w:w="1653" w:type="dxa"/>
                </w:tcPr>
                <w:p w14:paraId="2341A168" w14:textId="77777777" w:rsidR="00AF7E86" w:rsidRDefault="00000000">
                  <w:pPr>
                    <w:pStyle w:val="Compact"/>
                    <w:jc w:val="center"/>
                  </w:pPr>
                  <w:r>
                    <w:t>enhanced_joint</w:t>
                  </w:r>
                </w:p>
              </w:tc>
              <w:tc>
                <w:tcPr>
                  <w:tcW w:w="1218" w:type="dxa"/>
                </w:tcPr>
                <w:p w14:paraId="27D9D193" w14:textId="77777777" w:rsidR="00AF7E86" w:rsidRDefault="00000000">
                  <w:pPr>
                    <w:pStyle w:val="Compact"/>
                    <w:jc w:val="center"/>
                  </w:pPr>
                  <w:r>
                    <w:t>14,120</w:t>
                  </w:r>
                </w:p>
              </w:tc>
              <w:tc>
                <w:tcPr>
                  <w:tcW w:w="696" w:type="dxa"/>
                </w:tcPr>
                <w:p w14:paraId="6A49B01E" w14:textId="77777777" w:rsidR="00AF7E86" w:rsidRDefault="00000000">
                  <w:pPr>
                    <w:pStyle w:val="Compact"/>
                    <w:jc w:val="center"/>
                  </w:pPr>
                  <w:r>
                    <w:t>705</w:t>
                  </w:r>
                </w:p>
              </w:tc>
              <w:tc>
                <w:tcPr>
                  <w:tcW w:w="1305" w:type="dxa"/>
                </w:tcPr>
                <w:p w14:paraId="27F66630" w14:textId="77777777" w:rsidR="00AF7E86" w:rsidRDefault="00000000">
                  <w:pPr>
                    <w:pStyle w:val="Compact"/>
                    <w:jc w:val="center"/>
                  </w:pPr>
                  <w:r>
                    <w:t>1.012</w:t>
                  </w:r>
                </w:p>
              </w:tc>
              <w:tc>
                <w:tcPr>
                  <w:tcW w:w="1131" w:type="dxa"/>
                </w:tcPr>
                <w:p w14:paraId="32BAF982" w14:textId="77777777" w:rsidR="00AF7E86" w:rsidRDefault="00000000">
                  <w:pPr>
                    <w:pStyle w:val="Compact"/>
                    <w:jc w:val="center"/>
                  </w:pPr>
                  <w:r>
                    <w:t>0.600</w:t>
                  </w:r>
                </w:p>
              </w:tc>
              <w:tc>
                <w:tcPr>
                  <w:tcW w:w="1914" w:type="dxa"/>
                </w:tcPr>
                <w:p w14:paraId="4A02C14C" w14:textId="77777777" w:rsidR="00AF7E86" w:rsidRDefault="00000000">
                  <w:pPr>
                    <w:pStyle w:val="Compact"/>
                    <w:jc w:val="center"/>
                  </w:pPr>
                  <w:r>
                    <w:t>24.6%</w:t>
                  </w:r>
                </w:p>
              </w:tc>
            </w:tr>
            <w:tr w:rsidR="00AF7E86" w14:paraId="00BE393C" w14:textId="77777777">
              <w:tc>
                <w:tcPr>
                  <w:tcW w:w="1653" w:type="dxa"/>
                </w:tcPr>
                <w:p w14:paraId="32B45C04" w14:textId="77777777" w:rsidR="00AF7E86" w:rsidRDefault="00000000">
                  <w:pPr>
                    <w:pStyle w:val="Compact"/>
                    <w:jc w:val="center"/>
                  </w:pPr>
                  <w:r>
                    <w:t>clean_joint</w:t>
                  </w:r>
                </w:p>
              </w:tc>
              <w:tc>
                <w:tcPr>
                  <w:tcW w:w="1218" w:type="dxa"/>
                </w:tcPr>
                <w:p w14:paraId="4C3ACE35" w14:textId="77777777" w:rsidR="00AF7E86" w:rsidRDefault="00000000">
                  <w:pPr>
                    <w:pStyle w:val="Compact"/>
                    <w:jc w:val="center"/>
                  </w:pPr>
                  <w:r>
                    <w:t>15,512</w:t>
                  </w:r>
                </w:p>
              </w:tc>
              <w:tc>
                <w:tcPr>
                  <w:tcW w:w="696" w:type="dxa"/>
                </w:tcPr>
                <w:p w14:paraId="0705AF68" w14:textId="77777777" w:rsidR="00AF7E86" w:rsidRDefault="00000000">
                  <w:pPr>
                    <w:pStyle w:val="Compact"/>
                    <w:jc w:val="center"/>
                  </w:pPr>
                  <w:r>
                    <w:t>1,645</w:t>
                  </w:r>
                </w:p>
              </w:tc>
              <w:tc>
                <w:tcPr>
                  <w:tcW w:w="1305" w:type="dxa"/>
                </w:tcPr>
                <w:p w14:paraId="0026EEB2" w14:textId="77777777" w:rsidR="00AF7E86" w:rsidRDefault="00000000">
                  <w:pPr>
                    <w:pStyle w:val="Compact"/>
                    <w:jc w:val="center"/>
                  </w:pPr>
                  <w:r>
                    <w:t>1.020</w:t>
                  </w:r>
                </w:p>
              </w:tc>
              <w:tc>
                <w:tcPr>
                  <w:tcW w:w="1131" w:type="dxa"/>
                </w:tcPr>
                <w:p w14:paraId="709FC1D5" w14:textId="77777777" w:rsidR="00AF7E86" w:rsidRDefault="00000000">
                  <w:pPr>
                    <w:pStyle w:val="Compact"/>
                    <w:jc w:val="center"/>
                  </w:pPr>
                  <w:r>
                    <w:t>0.576</w:t>
                  </w:r>
                </w:p>
              </w:tc>
              <w:tc>
                <w:tcPr>
                  <w:tcW w:w="1914" w:type="dxa"/>
                </w:tcPr>
                <w:p w14:paraId="3BDBF7CD" w14:textId="77777777" w:rsidR="00AF7E86" w:rsidRDefault="00000000">
                  <w:pPr>
                    <w:pStyle w:val="Compact"/>
                    <w:jc w:val="center"/>
                  </w:pPr>
                  <w:r>
                    <w:t>71.8%</w:t>
                  </w:r>
                </w:p>
              </w:tc>
            </w:tr>
            <w:tr w:rsidR="00AF7E86" w14:paraId="3ECA289E" w14:textId="77777777">
              <w:tc>
                <w:tcPr>
                  <w:tcW w:w="1653" w:type="dxa"/>
                </w:tcPr>
                <w:p w14:paraId="1CA66A65" w14:textId="77777777" w:rsidR="00AF7E86" w:rsidRDefault="00000000">
                  <w:pPr>
                    <w:pStyle w:val="Compact"/>
                    <w:jc w:val="center"/>
                  </w:pPr>
                  <w:r>
                    <w:t>clean_native_joint</w:t>
                  </w:r>
                </w:p>
              </w:tc>
              <w:tc>
                <w:tcPr>
                  <w:tcW w:w="1218" w:type="dxa"/>
                </w:tcPr>
                <w:p w14:paraId="374C75FE" w14:textId="77777777" w:rsidR="00AF7E86" w:rsidRDefault="00000000">
                  <w:pPr>
                    <w:pStyle w:val="Compact"/>
                    <w:jc w:val="center"/>
                  </w:pPr>
                  <w:r>
                    <w:t>15,571</w:t>
                  </w:r>
                </w:p>
              </w:tc>
              <w:tc>
                <w:tcPr>
                  <w:tcW w:w="696" w:type="dxa"/>
                </w:tcPr>
                <w:p w14:paraId="0B575354" w14:textId="77777777" w:rsidR="00AF7E86" w:rsidRDefault="00000000">
                  <w:pPr>
                    <w:pStyle w:val="Compact"/>
                    <w:jc w:val="center"/>
                  </w:pPr>
                  <w:r>
                    <w:t>409</w:t>
                  </w:r>
                </w:p>
              </w:tc>
              <w:tc>
                <w:tcPr>
                  <w:tcW w:w="1305" w:type="dxa"/>
                </w:tcPr>
                <w:p w14:paraId="3024623B" w14:textId="77777777" w:rsidR="00AF7E86" w:rsidRDefault="00000000">
                  <w:pPr>
                    <w:pStyle w:val="Compact"/>
                    <w:jc w:val="center"/>
                  </w:pPr>
                  <w:r>
                    <w:t>1.018</w:t>
                  </w:r>
                </w:p>
              </w:tc>
              <w:tc>
                <w:tcPr>
                  <w:tcW w:w="1131" w:type="dxa"/>
                </w:tcPr>
                <w:p w14:paraId="7ED94B6B" w14:textId="77777777" w:rsidR="00AF7E86" w:rsidRDefault="00000000">
                  <w:pPr>
                    <w:pStyle w:val="Compact"/>
                    <w:jc w:val="center"/>
                  </w:pPr>
                  <w:r>
                    <w:t>0.565</w:t>
                  </w:r>
                </w:p>
              </w:tc>
              <w:tc>
                <w:tcPr>
                  <w:tcW w:w="1914" w:type="dxa"/>
                </w:tcPr>
                <w:p w14:paraId="712F4DD7" w14:textId="77777777" w:rsidR="00AF7E86" w:rsidRDefault="00000000">
                  <w:pPr>
                    <w:pStyle w:val="Compact"/>
                    <w:jc w:val="center"/>
                  </w:pPr>
                  <w:r>
                    <w:t>3.6%</w:t>
                  </w:r>
                </w:p>
              </w:tc>
            </w:tr>
            <w:bookmarkEnd w:id="227"/>
          </w:tbl>
          <w:p w14:paraId="6C850472" w14:textId="77777777" w:rsidR="00AF7E86" w:rsidRDefault="00AF7E86"/>
        </w:tc>
      </w:tr>
    </w:tbl>
    <w:p w14:paraId="4E74FCAA"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3144DA6E" w14:textId="77777777">
        <w:tc>
          <w:tcPr>
            <w:tcW w:w="7920" w:type="dxa"/>
          </w:tcPr>
          <w:p w14:paraId="790DD255" w14:textId="77777777" w:rsidR="00AF7E86" w:rsidRDefault="00000000">
            <w:pPr>
              <w:pStyle w:val="Compact"/>
              <w:jc w:val="center"/>
            </w:pPr>
            <w:bookmarkStart w:id="228" w:name="fig-hmsc-effects"/>
            <w:r>
              <w:rPr>
                <w:noProof/>
              </w:rPr>
              <w:lastRenderedPageBreak/>
              <w:drawing>
                <wp:inline distT="0" distB="0" distL="0" distR="0" wp14:anchorId="7C659F62" wp14:editId="61A0787F">
                  <wp:extent cx="5727700" cy="4582159"/>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outputs/figures/fig04_hmsc_target_effects.png"/>
                          <pic:cNvPicPr>
                            <a:picLocks noChangeAspect="1" noChangeArrowheads="1"/>
                          </pic:cNvPicPr>
                        </pic:nvPicPr>
                        <pic:blipFill>
                          <a:blip r:embed="rId51"/>
                          <a:stretch>
                            <a:fillRect/>
                          </a:stretch>
                        </pic:blipFill>
                        <pic:spPr bwMode="auto">
                          <a:xfrm>
                            <a:off x="0" y="0"/>
                            <a:ext cx="5727700" cy="4582159"/>
                          </a:xfrm>
                          <a:prstGeom prst="rect">
                            <a:avLst/>
                          </a:prstGeom>
                          <a:noFill/>
                          <a:ln w="9525">
                            <a:noFill/>
                            <a:headEnd/>
                            <a:tailEnd/>
                          </a:ln>
                        </pic:spPr>
                      </pic:pic>
                    </a:graphicData>
                  </a:graphic>
                </wp:inline>
              </w:drawing>
            </w:r>
          </w:p>
          <w:p w14:paraId="224AF926" w14:textId="77777777" w:rsidR="00AF7E86" w:rsidRDefault="00000000">
            <w:pPr>
              <w:pStyle w:val="ImageCaption"/>
              <w:spacing w:before="200"/>
            </w:pPr>
            <w:r>
              <w:t>Figure 7: HMSC habitat effects on the mapped cull target, with posterior uncertainty.</w:t>
            </w:r>
          </w:p>
        </w:tc>
        <w:bookmarkEnd w:id="228"/>
      </w:tr>
    </w:tbl>
    <w:p w14:paraId="397C8D92"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479F2A5E" w14:textId="77777777">
        <w:tc>
          <w:tcPr>
            <w:tcW w:w="7920" w:type="dxa"/>
          </w:tcPr>
          <w:p w14:paraId="7A4FEB2F" w14:textId="77777777" w:rsidR="00AF7E86" w:rsidRDefault="00000000">
            <w:pPr>
              <w:pStyle w:val="Compact"/>
              <w:jc w:val="center"/>
            </w:pPr>
            <w:bookmarkStart w:id="229" w:name="fig-hmsc-coef"/>
            <w:r>
              <w:rPr>
                <w:noProof/>
              </w:rPr>
              <w:lastRenderedPageBreak/>
              <w:drawing>
                <wp:inline distT="0" distB="0" distL="0" distR="0" wp14:anchorId="643B90C1" wp14:editId="5C2D162D">
                  <wp:extent cx="5727700" cy="4734898"/>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fig05_hmsc_joint_coefficients.png"/>
                          <pic:cNvPicPr>
                            <a:picLocks noChangeAspect="1" noChangeArrowheads="1"/>
                          </pic:cNvPicPr>
                        </pic:nvPicPr>
                        <pic:blipFill>
                          <a:blip r:embed="rId52"/>
                          <a:stretch>
                            <a:fillRect/>
                          </a:stretch>
                        </pic:blipFill>
                        <pic:spPr bwMode="auto">
                          <a:xfrm>
                            <a:off x="0" y="0"/>
                            <a:ext cx="5727700" cy="4734898"/>
                          </a:xfrm>
                          <a:prstGeom prst="rect">
                            <a:avLst/>
                          </a:prstGeom>
                          <a:noFill/>
                          <a:ln w="9525">
                            <a:noFill/>
                            <a:headEnd/>
                            <a:tailEnd/>
                          </a:ln>
                        </pic:spPr>
                      </pic:pic>
                    </a:graphicData>
                  </a:graphic>
                </wp:inline>
              </w:drawing>
            </w:r>
          </w:p>
          <w:p w14:paraId="66FE5F69" w14:textId="77777777" w:rsidR="00AF7E86" w:rsidRDefault="00000000">
            <w:pPr>
              <w:pStyle w:val="ImageCaption"/>
              <w:spacing w:before="200"/>
            </w:pPr>
            <w:r>
              <w:t>Figure 8: HMSC coefficients across all 12 jointly fitted responses (cull, SALAD and RHIS evidence).</w:t>
            </w:r>
          </w:p>
        </w:tc>
        <w:bookmarkEnd w:id="229"/>
      </w:tr>
    </w:tbl>
    <w:p w14:paraId="40292F37" w14:textId="77777777" w:rsidR="00AF7E86" w:rsidRDefault="00000000">
      <w:pPr>
        <w:pStyle w:val="Heading2"/>
      </w:pPr>
      <w:bookmarkStart w:id="230" w:name="appendix-d-supplementary-validation"/>
      <w:bookmarkStart w:id="231" w:name="_Toc243919293"/>
      <w:bookmarkEnd w:id="225"/>
      <w:r>
        <w:t>Appendix D: Supplementary validation</w:t>
      </w:r>
      <w:bookmarkEnd w:id="231"/>
    </w:p>
    <w:p w14:paraId="07052D5F" w14:textId="77777777" w:rsidR="00AF7E86"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AF7E86" w14:paraId="15F3C8AC" w14:textId="77777777">
        <w:tc>
          <w:tcPr>
            <w:tcW w:w="7920" w:type="dxa"/>
          </w:tcPr>
          <w:p w14:paraId="6CAA4790" w14:textId="77777777" w:rsidR="00AF7E86" w:rsidRDefault="00000000">
            <w:pPr>
              <w:pStyle w:val="Compact"/>
              <w:jc w:val="center"/>
            </w:pPr>
            <w:bookmarkStart w:id="232" w:name="fig-agreement"/>
            <w:r>
              <w:rPr>
                <w:noProof/>
              </w:rPr>
              <w:drawing>
                <wp:inline distT="0" distB="0" distL="0" distR="0" wp14:anchorId="48B8A2ED" wp14:editId="6E4F2B1F">
                  <wp:extent cx="5727700" cy="2749295"/>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outputs/figures/fig07_layer_agreement.png"/>
                          <pic:cNvPicPr>
                            <a:picLocks noChangeAspect="1" noChangeArrowheads="1"/>
                          </pic:cNvPicPr>
                        </pic:nvPicPr>
                        <pic:blipFill>
                          <a:blip r:embed="rId53"/>
                          <a:stretch>
                            <a:fillRect/>
                          </a:stretch>
                        </pic:blipFill>
                        <pic:spPr bwMode="auto">
                          <a:xfrm>
                            <a:off x="0" y="0"/>
                            <a:ext cx="5727700" cy="2749295"/>
                          </a:xfrm>
                          <a:prstGeom prst="rect">
                            <a:avLst/>
                          </a:prstGeom>
                          <a:noFill/>
                          <a:ln w="9525">
                            <a:noFill/>
                            <a:headEnd/>
                            <a:tailEnd/>
                          </a:ln>
                        </pic:spPr>
                      </pic:pic>
                    </a:graphicData>
                  </a:graphic>
                </wp:inline>
              </w:drawing>
            </w:r>
          </w:p>
          <w:p w14:paraId="5B88460A" w14:textId="77777777" w:rsidR="00AF7E86" w:rsidRDefault="00000000">
            <w:pPr>
              <w:pStyle w:val="ImageCaption"/>
              <w:spacing w:before="200"/>
            </w:pPr>
            <w:r>
              <w:lastRenderedPageBreak/>
              <w:t>Figure 9: Within-reef agreement (Spearman correlation) between layers across reefs. The layers agree only moderately on which cells rank highest.</w:t>
            </w:r>
          </w:p>
        </w:tc>
        <w:bookmarkEnd w:id="232"/>
      </w:tr>
    </w:tbl>
    <w:p w14:paraId="44663C8F"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0F494D64" w14:textId="77777777">
        <w:tc>
          <w:tcPr>
            <w:tcW w:w="7920" w:type="dxa"/>
          </w:tcPr>
          <w:p w14:paraId="212E1E21" w14:textId="77777777" w:rsidR="00AF7E86" w:rsidRDefault="00000000">
            <w:pPr>
              <w:pStyle w:val="Compact"/>
              <w:jc w:val="center"/>
            </w:pPr>
            <w:bookmarkStart w:id="233" w:name="fig-coverage"/>
            <w:r>
              <w:rPr>
                <w:noProof/>
              </w:rPr>
              <w:drawing>
                <wp:inline distT="0" distB="0" distL="0" distR="0" wp14:anchorId="6E3639F9" wp14:editId="315AED16">
                  <wp:extent cx="5727700" cy="1985602"/>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outputs/figures/fig08_coverage_by_source.png"/>
                          <pic:cNvPicPr>
                            <a:picLocks noChangeAspect="1" noChangeArrowheads="1"/>
                          </pic:cNvPicPr>
                        </pic:nvPicPr>
                        <pic:blipFill>
                          <a:blip r:embed="rId54"/>
                          <a:stretch>
                            <a:fillRect/>
                          </a:stretch>
                        </pic:blipFill>
                        <pic:spPr bwMode="auto">
                          <a:xfrm>
                            <a:off x="0" y="0"/>
                            <a:ext cx="5727700" cy="1985602"/>
                          </a:xfrm>
                          <a:prstGeom prst="rect">
                            <a:avLst/>
                          </a:prstGeom>
                          <a:noFill/>
                          <a:ln w="9525">
                            <a:noFill/>
                            <a:headEnd/>
                            <a:tailEnd/>
                          </a:ln>
                        </pic:spPr>
                      </pic:pic>
                    </a:graphicData>
                  </a:graphic>
                </wp:inline>
              </w:drawing>
            </w:r>
          </w:p>
          <w:p w14:paraId="0146AC36" w14:textId="77777777" w:rsidR="00AF7E86" w:rsidRDefault="00000000">
            <w:pPr>
              <w:pStyle w:val="ImageCaption"/>
              <w:spacing w:before="200"/>
            </w:pPr>
            <w:r>
              <w:t>Figure 10: Which model fills each cell of the primary search-planning layer and of the HMSC layer.</w:t>
            </w:r>
          </w:p>
        </w:tc>
        <w:bookmarkEnd w:id="233"/>
      </w:tr>
    </w:tbl>
    <w:p w14:paraId="0A2AAA88" w14:textId="77777777" w:rsidR="00AF7E86"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7</w:t>
        </w:r>
      </w:hyperlink>
      <w:r>
        <w:t xml:space="preserve">, </w:t>
      </w:r>
      <w:hyperlink w:anchor="fig-ops">
        <w:r>
          <w:rPr>
            <w:rStyle w:val="Hyperlink"/>
          </w:rPr>
          <w:t>Figure 11</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AF7E86" w14:paraId="20F95D66" w14:textId="77777777">
        <w:tc>
          <w:tcPr>
            <w:tcW w:w="7920" w:type="dxa"/>
          </w:tcPr>
          <w:p w14:paraId="21DCE109" w14:textId="77777777" w:rsidR="00AF7E86" w:rsidRDefault="00000000">
            <w:pPr>
              <w:pStyle w:val="ImageCaption"/>
              <w:spacing w:before="200"/>
            </w:pPr>
            <w:bookmarkStart w:id="234" w:name="tbl-ops"/>
            <w:r>
              <w:t>Table 7: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AF7E86" w14:paraId="1F76A9B5"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B1EC40" w14:textId="77777777" w:rsidR="00AF7E86" w:rsidRDefault="00000000">
                  <w:pPr>
                    <w:pStyle w:val="Compact"/>
                    <w:jc w:val="center"/>
                  </w:pPr>
                  <w:r>
                    <w:t>Metric</w:t>
                  </w:r>
                </w:p>
              </w:tc>
              <w:tc>
                <w:tcPr>
                  <w:tcW w:w="2640" w:type="dxa"/>
                </w:tcPr>
                <w:p w14:paraId="11C12A82" w14:textId="77777777" w:rsidR="00AF7E86" w:rsidRDefault="00000000">
                  <w:pPr>
                    <w:pStyle w:val="Compact"/>
                    <w:jc w:val="center"/>
                  </w:pPr>
                  <w:r>
                    <w:t>Primary layer</w:t>
                  </w:r>
                </w:p>
              </w:tc>
              <w:tc>
                <w:tcPr>
                  <w:tcW w:w="2640" w:type="dxa"/>
                </w:tcPr>
                <w:p w14:paraId="3A88717D" w14:textId="77777777" w:rsidR="00AF7E86" w:rsidRDefault="00000000">
                  <w:pPr>
                    <w:pStyle w:val="Compact"/>
                    <w:jc w:val="center"/>
                  </w:pPr>
                  <w:r>
                    <w:t>Random</w:t>
                  </w:r>
                </w:p>
              </w:tc>
            </w:tr>
            <w:tr w:rsidR="00AF7E86" w14:paraId="48A06244" w14:textId="77777777">
              <w:tc>
                <w:tcPr>
                  <w:tcW w:w="2640" w:type="dxa"/>
                </w:tcPr>
                <w:p w14:paraId="26594618" w14:textId="77777777" w:rsidR="00AF7E86" w:rsidRDefault="00000000">
                  <w:pPr>
                    <w:pStyle w:val="Compact"/>
                    <w:jc w:val="center"/>
                  </w:pPr>
                  <w:r>
                    <w:t>Manta: strong-evidence tows kept</w:t>
                  </w:r>
                </w:p>
              </w:tc>
              <w:tc>
                <w:tcPr>
                  <w:tcW w:w="2640" w:type="dxa"/>
                </w:tcPr>
                <w:p w14:paraId="49E2C92E" w14:textId="77777777" w:rsidR="00AF7E86" w:rsidRDefault="00000000">
                  <w:pPr>
                    <w:pStyle w:val="Compact"/>
                    <w:jc w:val="center"/>
                  </w:pPr>
                  <w:r>
                    <w:t>67.6%</w:t>
                  </w:r>
                </w:p>
              </w:tc>
              <w:tc>
                <w:tcPr>
                  <w:tcW w:w="2640" w:type="dxa"/>
                </w:tcPr>
                <w:p w14:paraId="1C4CC7F9" w14:textId="77777777" w:rsidR="00AF7E86" w:rsidRDefault="00000000">
                  <w:pPr>
                    <w:pStyle w:val="Compact"/>
                    <w:jc w:val="center"/>
                  </w:pPr>
                  <w:r>
                    <w:t>60.9%</w:t>
                  </w:r>
                </w:p>
              </w:tc>
            </w:tr>
            <w:tr w:rsidR="00AF7E86" w14:paraId="566FF605" w14:textId="77777777">
              <w:tc>
                <w:tcPr>
                  <w:tcW w:w="2640" w:type="dxa"/>
                </w:tcPr>
                <w:p w14:paraId="4BE69721" w14:textId="77777777" w:rsidR="00AF7E86" w:rsidRDefault="00000000">
                  <w:pPr>
                    <w:pStyle w:val="Compact"/>
                    <w:jc w:val="center"/>
                  </w:pPr>
                  <w:r>
                    <w:t>Manta: outbreak reef-years still detected</w:t>
                  </w:r>
                </w:p>
              </w:tc>
              <w:tc>
                <w:tcPr>
                  <w:tcW w:w="2640" w:type="dxa"/>
                </w:tcPr>
                <w:p w14:paraId="6840B151" w14:textId="77777777" w:rsidR="00AF7E86" w:rsidRDefault="00000000">
                  <w:pPr>
                    <w:pStyle w:val="Compact"/>
                    <w:jc w:val="center"/>
                  </w:pPr>
                  <w:r>
                    <w:t>88.6%</w:t>
                  </w:r>
                </w:p>
              </w:tc>
              <w:tc>
                <w:tcPr>
                  <w:tcW w:w="2640" w:type="dxa"/>
                </w:tcPr>
                <w:p w14:paraId="14DF5296" w14:textId="77777777" w:rsidR="00AF7E86" w:rsidRDefault="00000000">
                  <w:pPr>
                    <w:pStyle w:val="Compact"/>
                    <w:jc w:val="center"/>
                  </w:pPr>
                  <w:r>
                    <w:t>87.0%</w:t>
                  </w:r>
                </w:p>
              </w:tc>
            </w:tr>
            <w:tr w:rsidR="00AF7E86" w14:paraId="4D2CA892" w14:textId="77777777">
              <w:tc>
                <w:tcPr>
                  <w:tcW w:w="2640" w:type="dxa"/>
                </w:tcPr>
                <w:p w14:paraId="203DFA21" w14:textId="77777777" w:rsidR="00AF7E86" w:rsidRDefault="00000000">
                  <w:pPr>
                    <w:pStyle w:val="Compact"/>
                    <w:jc w:val="center"/>
                  </w:pPr>
                  <w:r>
                    <w:t>Cull: share of COTS at kept sites</w:t>
                  </w:r>
                </w:p>
              </w:tc>
              <w:tc>
                <w:tcPr>
                  <w:tcW w:w="2640" w:type="dxa"/>
                </w:tcPr>
                <w:p w14:paraId="04B19570" w14:textId="77777777" w:rsidR="00AF7E86" w:rsidRDefault="00000000">
                  <w:pPr>
                    <w:pStyle w:val="Compact"/>
                    <w:jc w:val="center"/>
                  </w:pPr>
                  <w:r>
                    <w:t>69.9%</w:t>
                  </w:r>
                </w:p>
              </w:tc>
              <w:tc>
                <w:tcPr>
                  <w:tcW w:w="2640" w:type="dxa"/>
                </w:tcPr>
                <w:p w14:paraId="2BBEAE2C" w14:textId="77777777" w:rsidR="00AF7E86" w:rsidRDefault="00000000">
                  <w:pPr>
                    <w:pStyle w:val="Compact"/>
                    <w:jc w:val="center"/>
                  </w:pPr>
                  <w:r>
                    <w:t>62.5%</w:t>
                  </w:r>
                </w:p>
              </w:tc>
            </w:tr>
            <w:tr w:rsidR="00AF7E86" w14:paraId="0777A0A7" w14:textId="77777777">
              <w:tc>
                <w:tcPr>
                  <w:tcW w:w="2640" w:type="dxa"/>
                </w:tcPr>
                <w:p w14:paraId="454BDA08" w14:textId="77777777" w:rsidR="00AF7E86" w:rsidRDefault="00000000">
                  <w:pPr>
                    <w:pStyle w:val="Compact"/>
                    <w:jc w:val="center"/>
                  </w:pPr>
                  <w:r>
                    <w:t>Cull: share of ghost dives avoided</w:t>
                  </w:r>
                </w:p>
              </w:tc>
              <w:tc>
                <w:tcPr>
                  <w:tcW w:w="2640" w:type="dxa"/>
                </w:tcPr>
                <w:p w14:paraId="09F83B74" w14:textId="77777777" w:rsidR="00AF7E86" w:rsidRDefault="00000000">
                  <w:pPr>
                    <w:pStyle w:val="Compact"/>
                    <w:jc w:val="center"/>
                  </w:pPr>
                  <w:r>
                    <w:t>40.9%</w:t>
                  </w:r>
                </w:p>
              </w:tc>
              <w:tc>
                <w:tcPr>
                  <w:tcW w:w="2640" w:type="dxa"/>
                </w:tcPr>
                <w:p w14:paraId="130D7CC1" w14:textId="77777777" w:rsidR="00AF7E86" w:rsidRDefault="00000000">
                  <w:pPr>
                    <w:pStyle w:val="Compact"/>
                    <w:jc w:val="center"/>
                  </w:pPr>
                  <w:r>
                    <w:t>36.5%</w:t>
                  </w:r>
                </w:p>
              </w:tc>
            </w:tr>
            <w:bookmarkEnd w:id="234"/>
          </w:tbl>
          <w:p w14:paraId="135AE469" w14:textId="77777777" w:rsidR="00AF7E86" w:rsidRDefault="00AF7E86"/>
        </w:tc>
      </w:tr>
    </w:tbl>
    <w:p w14:paraId="1980CFF3"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698AE370" w14:textId="77777777">
        <w:tc>
          <w:tcPr>
            <w:tcW w:w="7920" w:type="dxa"/>
          </w:tcPr>
          <w:p w14:paraId="7DB65219" w14:textId="77777777" w:rsidR="00AF7E86" w:rsidRDefault="00000000">
            <w:pPr>
              <w:pStyle w:val="Compact"/>
              <w:jc w:val="center"/>
            </w:pPr>
            <w:bookmarkStart w:id="235" w:name="fig-ops"/>
            <w:r>
              <w:rPr>
                <w:noProof/>
              </w:rPr>
              <w:lastRenderedPageBreak/>
              <w:drawing>
                <wp:inline distT="0" distB="0" distL="0" distR="0" wp14:anchorId="08462090" wp14:editId="055BF74D">
                  <wp:extent cx="5727700" cy="5040376"/>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outputs/figures/fig11_operational_efficiency.png"/>
                          <pic:cNvPicPr>
                            <a:picLocks noChangeAspect="1" noChangeArrowheads="1"/>
                          </pic:cNvPicPr>
                        </pic:nvPicPr>
                        <pic:blipFill>
                          <a:blip r:embed="rId55"/>
                          <a:stretch>
                            <a:fillRect/>
                          </a:stretch>
                        </pic:blipFill>
                        <pic:spPr bwMode="auto">
                          <a:xfrm>
                            <a:off x="0" y="0"/>
                            <a:ext cx="5727700" cy="5040376"/>
                          </a:xfrm>
                          <a:prstGeom prst="rect">
                            <a:avLst/>
                          </a:prstGeom>
                          <a:noFill/>
                          <a:ln w="9525">
                            <a:noFill/>
                            <a:headEnd/>
                            <a:tailEnd/>
                          </a:ln>
                        </pic:spPr>
                      </pic:pic>
                    </a:graphicData>
                  </a:graphic>
                </wp:inline>
              </w:drawing>
            </w:r>
          </w:p>
          <w:p w14:paraId="56788B75" w14:textId="77777777" w:rsidR="00AF7E86" w:rsidRDefault="00000000">
            <w:pPr>
              <w:pStyle w:val="ImageCaption"/>
              <w:spacing w:before="200"/>
            </w:pPr>
            <w:r>
              <w:t>Figure 11: Manta and cull effort cut by the primary layer versus at random (2022–2026).</w:t>
            </w:r>
          </w:p>
        </w:tc>
        <w:bookmarkEnd w:id="235"/>
      </w:tr>
    </w:tbl>
    <w:p w14:paraId="10443B06" w14:textId="77777777" w:rsidR="00AF7E86"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12</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AF7E86" w14:paraId="7BF83DDF" w14:textId="77777777">
        <w:tc>
          <w:tcPr>
            <w:tcW w:w="7920" w:type="dxa"/>
          </w:tcPr>
          <w:p w14:paraId="249907E8" w14:textId="77777777" w:rsidR="00AF7E86" w:rsidRDefault="00000000">
            <w:pPr>
              <w:pStyle w:val="Compact"/>
              <w:jc w:val="center"/>
            </w:pPr>
            <w:bookmarkStart w:id="236" w:name="fig-plans"/>
            <w:r>
              <w:rPr>
                <w:noProof/>
              </w:rPr>
              <w:lastRenderedPageBreak/>
              <w:drawing>
                <wp:inline distT="0" distB="0" distL="0" distR="0" wp14:anchorId="342B0749" wp14:editId="71C34BD7">
                  <wp:extent cx="5727700" cy="6567762"/>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outputs/figures/fig12_search_plans_batt_eyrie.png"/>
                          <pic:cNvPicPr>
                            <a:picLocks noChangeAspect="1" noChangeArrowheads="1"/>
                          </pic:cNvPicPr>
                        </pic:nvPicPr>
                        <pic:blipFill>
                          <a:blip r:embed="rId56"/>
                          <a:stretch>
                            <a:fillRect/>
                          </a:stretch>
                        </pic:blipFill>
                        <pic:spPr bwMode="auto">
                          <a:xfrm>
                            <a:off x="0" y="0"/>
                            <a:ext cx="5727700" cy="6567762"/>
                          </a:xfrm>
                          <a:prstGeom prst="rect">
                            <a:avLst/>
                          </a:prstGeom>
                          <a:noFill/>
                          <a:ln w="9525">
                            <a:noFill/>
                            <a:headEnd/>
                            <a:tailEnd/>
                          </a:ln>
                        </pic:spPr>
                      </pic:pic>
                    </a:graphicData>
                  </a:graphic>
                </wp:inline>
              </w:drawing>
            </w:r>
          </w:p>
          <w:p w14:paraId="1DD12800" w14:textId="77777777" w:rsidR="00AF7E86" w:rsidRDefault="00000000">
            <w:pPr>
              <w:pStyle w:val="ImageCaption"/>
              <w:spacing w:before="200"/>
            </w:pPr>
            <w:r>
              <w:t>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236"/>
      </w:tr>
    </w:tbl>
    <w:p w14:paraId="7D6A84DA" w14:textId="77777777" w:rsidR="00AF7E86"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AF7E86" w14:paraId="02D592D7" w14:textId="77777777">
        <w:tc>
          <w:tcPr>
            <w:tcW w:w="7920" w:type="dxa"/>
          </w:tcPr>
          <w:p w14:paraId="7A778E50" w14:textId="77777777" w:rsidR="00AF7E86" w:rsidRDefault="00000000">
            <w:pPr>
              <w:pStyle w:val="Compact"/>
              <w:jc w:val="center"/>
            </w:pPr>
            <w:bookmarkStart w:id="237" w:name="fig-history"/>
            <w:r>
              <w:rPr>
                <w:noProof/>
              </w:rPr>
              <w:lastRenderedPageBreak/>
              <w:drawing>
                <wp:inline distT="0" distB="0" distL="0" distR="0" wp14:anchorId="6C416C84" wp14:editId="24ECF612">
                  <wp:extent cx="5727700" cy="6644131"/>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outputs/figures/fig10_history_combined_four_reefs.png"/>
                          <pic:cNvPicPr>
                            <a:picLocks noChangeAspect="1" noChangeArrowheads="1"/>
                          </pic:cNvPicPr>
                        </pic:nvPicPr>
                        <pic:blipFill>
                          <a:blip r:embed="rId57"/>
                          <a:stretch>
                            <a:fillRect/>
                          </a:stretch>
                        </pic:blipFill>
                        <pic:spPr bwMode="auto">
                          <a:xfrm>
                            <a:off x="0" y="0"/>
                            <a:ext cx="5727700" cy="6644131"/>
                          </a:xfrm>
                          <a:prstGeom prst="rect">
                            <a:avLst/>
                          </a:prstGeom>
                          <a:noFill/>
                          <a:ln w="9525">
                            <a:noFill/>
                            <a:headEnd/>
                            <a:tailEnd/>
                          </a:ln>
                        </pic:spPr>
                      </pic:pic>
                    </a:graphicData>
                  </a:graphic>
                </wp:inline>
              </w:drawing>
            </w:r>
          </w:p>
          <w:p w14:paraId="579B7B49" w14:textId="77777777" w:rsidR="00AF7E86" w:rsidRDefault="00000000">
            <w:pPr>
              <w:pStyle w:val="ImageCaption"/>
              <w:spacing w:before="200"/>
            </w:pPr>
            <w:r>
              <w:t>Figure 13: Habitat, cull history and the combined layer on the four reefs, with the history evidence weight. The combined layer is dominated by past finds wherever history exists.</w:t>
            </w:r>
          </w:p>
        </w:tc>
        <w:bookmarkEnd w:id="237"/>
      </w:tr>
    </w:tbl>
    <w:p w14:paraId="566EE41F" w14:textId="77777777" w:rsidR="00AF7E86"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773264EF" w14:textId="77777777" w:rsidR="00AF7E86" w:rsidRDefault="00000000">
      <w:pPr>
        <w:pStyle w:val="Heading2"/>
      </w:pPr>
      <w:bookmarkStart w:id="238" w:name="X00103fc8cd04eb3868349f9f41b0cccf1f33ab7"/>
      <w:bookmarkStart w:id="239" w:name="_Toc243919294"/>
      <w:bookmarkEnd w:id="230"/>
      <w:r>
        <w:t>Appendix E: Alignment with the CCIP-BR-13 Work Plan</w:t>
      </w:r>
      <w:bookmarkEnd w:id="239"/>
    </w:p>
    <w:tbl>
      <w:tblPr>
        <w:tblStyle w:val="Table"/>
        <w:tblW w:w="5000" w:type="pct"/>
        <w:tblLayout w:type="fixed"/>
        <w:tblLook w:val="0000" w:firstRow="0" w:lastRow="0" w:firstColumn="0" w:lastColumn="0" w:noHBand="0" w:noVBand="0"/>
      </w:tblPr>
      <w:tblGrid>
        <w:gridCol w:w="9242"/>
      </w:tblGrid>
      <w:tr w:rsidR="00AF7E86" w14:paraId="15894FEF" w14:textId="77777777">
        <w:tc>
          <w:tcPr>
            <w:tcW w:w="7920" w:type="dxa"/>
          </w:tcPr>
          <w:p w14:paraId="63571657" w14:textId="77777777" w:rsidR="00AF7E86" w:rsidRDefault="00000000">
            <w:pPr>
              <w:pStyle w:val="ImageCaption"/>
              <w:spacing w:before="200"/>
            </w:pPr>
            <w:bookmarkStart w:id="240" w:name="tbl-workplan"/>
            <w:r>
              <w:t xml:space="preserve">Table 8: Work Plan outputs and where they are reported. The Work Plan proposed validating </w:t>
            </w:r>
            <w:r>
              <w:lastRenderedPageBreak/>
              <w:t>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AF7E86" w14:paraId="06E6C64C"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00E8A4" w14:textId="77777777" w:rsidR="00AF7E86" w:rsidRDefault="00000000">
                  <w:pPr>
                    <w:pStyle w:val="Compact"/>
                    <w:jc w:val="center"/>
                  </w:pPr>
                  <w:r>
                    <w:t>Work Plan output</w:t>
                  </w:r>
                </w:p>
              </w:tc>
              <w:tc>
                <w:tcPr>
                  <w:tcW w:w="2640" w:type="dxa"/>
                </w:tcPr>
                <w:p w14:paraId="00E997AD" w14:textId="77777777" w:rsidR="00AF7E86" w:rsidRDefault="00000000">
                  <w:pPr>
                    <w:pStyle w:val="Compact"/>
                    <w:jc w:val="center"/>
                  </w:pPr>
                  <w:r>
                    <w:t>Delivered in this report</w:t>
                  </w:r>
                </w:p>
              </w:tc>
              <w:tc>
                <w:tcPr>
                  <w:tcW w:w="2640" w:type="dxa"/>
                </w:tcPr>
                <w:p w14:paraId="1C6C6EE3" w14:textId="77777777" w:rsidR="00AF7E86" w:rsidRDefault="00000000">
                  <w:pPr>
                    <w:pStyle w:val="Compact"/>
                    <w:jc w:val="center"/>
                  </w:pPr>
                  <w:r>
                    <w:t>Status</w:t>
                  </w:r>
                </w:p>
              </w:tc>
            </w:tr>
            <w:tr w:rsidR="00AF7E86" w14:paraId="05B65992" w14:textId="77777777">
              <w:tc>
                <w:tcPr>
                  <w:tcW w:w="2640" w:type="dxa"/>
                </w:tcPr>
                <w:p w14:paraId="5E5209B1" w14:textId="77777777" w:rsidR="00AF7E86" w:rsidRDefault="00000000">
                  <w:pPr>
                    <w:pStyle w:val="Compact"/>
                    <w:jc w:val="center"/>
                  </w:pPr>
                  <w:r>
                    <w:t>E. Finalised GBR-wide habitat suitability model and surveillance paths</w:t>
                  </w:r>
                </w:p>
              </w:tc>
              <w:tc>
                <w:tcPr>
                  <w:tcW w:w="2640" w:type="dxa"/>
                </w:tcPr>
                <w:p w14:paraId="0C4AB6B7" w14:textId="77777777" w:rsidR="00AF7E86" w:rsidRDefault="00000000">
                  <w:pPr>
                    <w:pStyle w:val="Compact"/>
                    <w:jc w:val="center"/>
                  </w:pPr>
                  <w:r>
                    <w:t>30 m habitat layers (Appendix A); held-out evaluation of model-ranked versus systematic manta thinning (</w:t>
                  </w:r>
                  <w:hyperlink w:anchor="sec-manta">
                    <w:r>
                      <w:rPr>
                        <w:rStyle w:val="Hyperlink"/>
                      </w:rPr>
                      <w:t>Section 3.2</w:t>
                    </w:r>
                  </w:hyperlink>
                  <w:r>
                    <w:t>); example search plans (Appendix D)</w:t>
                  </w:r>
                </w:p>
              </w:tc>
              <w:tc>
                <w:tcPr>
                  <w:tcW w:w="2640" w:type="dxa"/>
                </w:tcPr>
                <w:p w14:paraId="29503963" w14:textId="77777777" w:rsidR="00AF7E86" w:rsidRDefault="00000000">
                  <w:pPr>
                    <w:pStyle w:val="Compact"/>
                    <w:jc w:val="center"/>
                  </w:pPr>
                  <w:r>
                    <w:t>[TO CONFIRM]</w:t>
                  </w:r>
                </w:p>
              </w:tc>
            </w:tr>
            <w:tr w:rsidR="00AF7E86" w14:paraId="1B4D4B88" w14:textId="77777777">
              <w:tc>
                <w:tcPr>
                  <w:tcW w:w="2640" w:type="dxa"/>
                </w:tcPr>
                <w:p w14:paraId="3F96D7E8" w14:textId="77777777" w:rsidR="00AF7E86" w:rsidRDefault="00000000">
                  <w:pPr>
                    <w:pStyle w:val="Compact"/>
                    <w:jc w:val="center"/>
                  </w:pPr>
                  <w:r>
                    <w:t>E (extension). Cull-site selection</w:t>
                  </w:r>
                </w:p>
              </w:tc>
              <w:tc>
                <w:tcPr>
                  <w:tcW w:w="2640" w:type="dxa"/>
                </w:tcPr>
                <w:p w14:paraId="18E5BD05" w14:textId="77777777" w:rsidR="00AF7E86"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40912535" w14:textId="77777777" w:rsidR="00AF7E86" w:rsidRDefault="00000000">
                  <w:pPr>
                    <w:pStyle w:val="Compact"/>
                    <w:jc w:val="center"/>
                  </w:pPr>
                  <w:r>
                    <w:t>[TO CONFIRM]</w:t>
                  </w:r>
                </w:p>
              </w:tc>
            </w:tr>
            <w:tr w:rsidR="00AF7E86" w14:paraId="2200342D" w14:textId="77777777">
              <w:tc>
                <w:tcPr>
                  <w:tcW w:w="2640" w:type="dxa"/>
                </w:tcPr>
                <w:p w14:paraId="7F575BBF" w14:textId="77777777" w:rsidR="00AF7E86" w:rsidRDefault="00000000">
                  <w:pPr>
                    <w:pStyle w:val="Compact"/>
                    <w:jc w:val="center"/>
                  </w:pPr>
                  <w:r>
                    <w:t>F. Fine-scale connectivity network at four reef clusters</w:t>
                  </w:r>
                </w:p>
              </w:tc>
              <w:tc>
                <w:tcPr>
                  <w:tcW w:w="2640" w:type="dxa"/>
                </w:tcPr>
                <w:p w14:paraId="5567A931" w14:textId="77777777" w:rsidR="00AF7E86" w:rsidRDefault="00000000">
                  <w:pPr>
                    <w:pStyle w:val="Compact"/>
                    <w:jc w:val="center"/>
                  </w:pPr>
                  <w:r>
                    <w:t>Hydrodynamic and connectivity Methods (</w:t>
                  </w:r>
                  <w:hyperlink w:anchor="sec-hydro-connectivity-methods">
                    <w:r>
                      <w:rPr>
                        <w:rStyle w:val="Hyperlink"/>
                      </w:rPr>
                      <w:t>Section 2.5</w:t>
                    </w:r>
                  </w:hyperlink>
                  <w:r>
                    <w:t>); preliminary larval dispersal Results (</w:t>
                  </w:r>
                  <w:hyperlink w:anchor="sec-hydro-connectivity-results">
                    <w:r>
                      <w:rPr>
                        <w:rStyle w:val="Hyperlink"/>
                      </w:rPr>
                      <w:t>Section 3.4</w:t>
                    </w:r>
                  </w:hyperlink>
                  <w:r>
                    <w:t>)</w:t>
                  </w:r>
                </w:p>
              </w:tc>
              <w:tc>
                <w:tcPr>
                  <w:tcW w:w="2640" w:type="dxa"/>
                </w:tcPr>
                <w:p w14:paraId="04D2B1EB" w14:textId="77777777" w:rsidR="00AF7E86" w:rsidRDefault="00000000">
                  <w:pPr>
                    <w:pStyle w:val="Compact"/>
                    <w:jc w:val="center"/>
                  </w:pPr>
                  <w:r>
                    <w:t>Concentration patterns described for the Lizard region; expert methods and matrix results pending. [TO CONFIRM: delivery and coverage of all four clusters.]</w:t>
                  </w:r>
                </w:p>
              </w:tc>
            </w:tr>
            <w:tr w:rsidR="00AF7E86" w14:paraId="73D0FCD9" w14:textId="77777777">
              <w:tc>
                <w:tcPr>
                  <w:tcW w:w="2640" w:type="dxa"/>
                </w:tcPr>
                <w:p w14:paraId="7CDE77D6" w14:textId="77777777" w:rsidR="00AF7E86" w:rsidRDefault="00000000">
                  <w:pPr>
                    <w:pStyle w:val="Compact"/>
                    <w:jc w:val="center"/>
                  </w:pPr>
                  <w:r>
                    <w:t>G. Prototype fine-scale metacommunity model</w:t>
                  </w:r>
                </w:p>
              </w:tc>
              <w:tc>
                <w:tcPr>
                  <w:tcW w:w="2640" w:type="dxa"/>
                </w:tcPr>
                <w:p w14:paraId="7DA8569B" w14:textId="77777777" w:rsidR="00AF7E86" w:rsidRDefault="00000000">
                  <w:pPr>
                    <w:pStyle w:val="Compact"/>
                    <w:jc w:val="center"/>
                  </w:pPr>
                  <w:r>
                    <w:t>Main Methods/Results and Appendices G and I</w:t>
                  </w:r>
                </w:p>
              </w:tc>
              <w:tc>
                <w:tcPr>
                  <w:tcW w:w="2640" w:type="dxa"/>
                </w:tcPr>
                <w:p w14:paraId="3E0F80E7" w14:textId="77777777" w:rsidR="00AF7E86" w:rsidRDefault="00000000">
                  <w:pPr>
                    <w:pStyle w:val="Compact"/>
                    <w:jc w:val="center"/>
                  </w:pPr>
                  <w:r>
                    <w:t>Prototype and exploratory effort projections implemented; independent validation and full program-impact assessment incomplete</w:t>
                  </w:r>
                </w:p>
              </w:tc>
            </w:tr>
            <w:tr w:rsidR="00AF7E86" w14:paraId="6A23AB1A" w14:textId="77777777">
              <w:tc>
                <w:tcPr>
                  <w:tcW w:w="2640" w:type="dxa"/>
                </w:tcPr>
                <w:p w14:paraId="3381165B" w14:textId="77777777" w:rsidR="00AF7E86" w:rsidRDefault="00000000">
                  <w:pPr>
                    <w:pStyle w:val="Compact"/>
                    <w:jc w:val="center"/>
                  </w:pPr>
                  <w:r>
                    <w:t>H. Final data sets and public report (FAIR)</w:t>
                  </w:r>
                </w:p>
              </w:tc>
              <w:tc>
                <w:tcPr>
                  <w:tcW w:w="2640" w:type="dxa"/>
                </w:tcPr>
                <w:p w14:paraId="7A436EE8" w14:textId="77777777" w:rsidR="00AF7E86" w:rsidRDefault="00000000">
                  <w:pPr>
                    <w:pStyle w:val="Compact"/>
                    <w:jc w:val="center"/>
                  </w:pPr>
                  <w:r>
                    <w:t>This report; layers, tables, threshold reassessment and code</w:t>
                  </w:r>
                </w:p>
              </w:tc>
              <w:tc>
                <w:tcPr>
                  <w:tcW w:w="2640" w:type="dxa"/>
                </w:tcPr>
                <w:p w14:paraId="0802AFEC" w14:textId="77777777" w:rsidR="00AF7E86" w:rsidRDefault="00000000">
                  <w:pPr>
                    <w:pStyle w:val="Compact"/>
                    <w:jc w:val="center"/>
                  </w:pPr>
                  <w:r>
                    <w:t>[TO CONFIRM: repository, DOI and licence]</w:t>
                  </w:r>
                </w:p>
              </w:tc>
            </w:tr>
            <w:tr w:rsidR="00AF7E86" w14:paraId="320F5E9A" w14:textId="77777777">
              <w:tc>
                <w:tcPr>
                  <w:tcW w:w="2640" w:type="dxa"/>
                </w:tcPr>
                <w:p w14:paraId="7567F163" w14:textId="77777777" w:rsidR="00AF7E86" w:rsidRDefault="00000000">
                  <w:pPr>
                    <w:pStyle w:val="Compact"/>
                    <w:jc w:val="center"/>
                  </w:pPr>
                  <w:r>
                    <w:t>I. Peer-reviewed publication</w:t>
                  </w:r>
                </w:p>
              </w:tc>
              <w:tc>
                <w:tcPr>
                  <w:tcW w:w="2640" w:type="dxa"/>
                </w:tcPr>
                <w:p w14:paraId="2FA46737" w14:textId="77777777" w:rsidR="00AF7E86" w:rsidRDefault="00000000">
                  <w:pPr>
                    <w:pStyle w:val="Compact"/>
                    <w:jc w:val="center"/>
                  </w:pPr>
                  <w:r>
                    <w:t xml:space="preserve">Manuscript in preparation for </w:t>
                  </w:r>
                  <w:r>
                    <w:rPr>
                      <w:i/>
                      <w:iCs/>
                    </w:rPr>
                    <w:t>Frontiers in Marine Science</w:t>
                  </w:r>
                </w:p>
              </w:tc>
              <w:tc>
                <w:tcPr>
                  <w:tcW w:w="2640" w:type="dxa"/>
                </w:tcPr>
                <w:p w14:paraId="51187362" w14:textId="77777777" w:rsidR="00AF7E86" w:rsidRDefault="00000000">
                  <w:pPr>
                    <w:pStyle w:val="Compact"/>
                    <w:jc w:val="center"/>
                  </w:pPr>
                  <w:r>
                    <w:t>[TO CONFIRM]</w:t>
                  </w:r>
                </w:p>
              </w:tc>
            </w:tr>
            <w:bookmarkEnd w:id="240"/>
          </w:tbl>
          <w:p w14:paraId="12AD1848" w14:textId="77777777" w:rsidR="00AF7E86" w:rsidRDefault="00AF7E86"/>
        </w:tc>
      </w:tr>
    </w:tbl>
    <w:p w14:paraId="4FCC4C21" w14:textId="77777777" w:rsidR="00AF7E86" w:rsidRDefault="00000000">
      <w:pPr>
        <w:pStyle w:val="Heading2"/>
      </w:pPr>
      <w:bookmarkStart w:id="241" w:name="appendix-f-reproducibility"/>
      <w:bookmarkStart w:id="242" w:name="_Toc243919295"/>
      <w:bookmarkEnd w:id="238"/>
      <w:r>
        <w:lastRenderedPageBreak/>
        <w:t>Appendix F: Reproducibility</w:t>
      </w:r>
      <w:bookmarkEnd w:id="242"/>
    </w:p>
    <w:p w14:paraId="6B9172B1" w14:textId="77777777" w:rsidR="00AF7E86" w:rsidRDefault="00000000">
      <w:pPr>
        <w:pStyle w:val="FirstParagraph"/>
      </w:pPr>
      <w:r>
        <w:t xml:space="preserve">The pipeline is in </w:t>
      </w:r>
      <w:r>
        <w:rPr>
          <w:rStyle w:val="VerbatimChar"/>
        </w:rPr>
        <w:t>DataProcessing/cots_sdm_v2/final/</w:t>
      </w:r>
      <w:r>
        <w:t xml:space="preserve"> [TO CONFIRM: public repository URL and release DOI]. Inputs are pinned by SHA-256 checksum in </w:t>
      </w:r>
      <w:r>
        <w:rPr>
          <w:rStyle w:val="VerbatimChar"/>
        </w:rPr>
        <w:t>config.R</w:t>
      </w:r>
      <w:r>
        <w:t xml:space="preserve">; the dated calibration snapshot additionally checks member files against its pinned metadata. Run scripts in the order given in </w:t>
      </w:r>
      <w:r>
        <w:rPr>
          <w:rStyle w:val="VerbatimChar"/>
        </w:rPr>
        <w:t>README.md</w:t>
      </w:r>
      <w:r>
        <w:t xml:space="preserve">, with </w:t>
      </w:r>
      <w:r>
        <w:rPr>
          <w:rStyle w:val="VerbatimChar"/>
        </w:rPr>
        <w:t>07</w:t>
      </w:r>
      <w:r>
        <w:t xml:space="preserve"> (figures) last. Script 25 imports the 21 October calibration and projection summaries. Every reported analysis result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p>
    <w:p w14:paraId="45E9CEEF" w14:textId="77777777" w:rsidR="00AF7E86" w:rsidRDefault="00000000">
      <w:r>
        <w:br w:type="page"/>
      </w:r>
    </w:p>
    <w:p w14:paraId="35B4908D" w14:textId="77777777" w:rsidR="00AF7E86" w:rsidRDefault="00000000">
      <w:pPr>
        <w:pStyle w:val="Heading2"/>
      </w:pPr>
      <w:bookmarkStart w:id="243" w:name="X300ed68d2c9a424943659186983490b8562786d"/>
      <w:bookmarkStart w:id="244" w:name="_Toc243919296"/>
      <w:bookmarkEnd w:id="241"/>
      <w:r>
        <w:lastRenderedPageBreak/>
        <w:t>Appendix G: Detailed model specification and evaluation</w:t>
      </w:r>
      <w:bookmarkEnd w:id="244"/>
    </w:p>
    <w:p w14:paraId="6B1A3003" w14:textId="77777777" w:rsidR="00AF7E86" w:rsidRDefault="00000000">
      <w:pPr>
        <w:pStyle w:val="FirstParagraph"/>
      </w:pPr>
      <w:r>
        <w:t>The main Methods define each model by its purpose. This appendix retains the implementation detail needed to reproduce it. Original software labels are used in archived tables and figure legends; their meanings are mapped below.</w:t>
      </w:r>
    </w:p>
    <w:tbl>
      <w:tblPr>
        <w:tblStyle w:val="Table"/>
        <w:tblW w:w="5000" w:type="pct"/>
        <w:tblLayout w:type="fixed"/>
        <w:tblLook w:val="0020" w:firstRow="1" w:lastRow="0" w:firstColumn="0" w:lastColumn="0" w:noHBand="0" w:noVBand="0"/>
      </w:tblPr>
      <w:tblGrid>
        <w:gridCol w:w="4621"/>
        <w:gridCol w:w="4621"/>
      </w:tblGrid>
      <w:tr w:rsidR="00AF7E86" w14:paraId="6FEAF995"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66B0C52B" w14:textId="77777777" w:rsidR="00AF7E86" w:rsidRDefault="00000000">
            <w:pPr>
              <w:pStyle w:val="Compact"/>
            </w:pPr>
            <w:r>
              <w:t>Original label</w:t>
            </w:r>
          </w:p>
        </w:tc>
        <w:tc>
          <w:tcPr>
            <w:tcW w:w="3960" w:type="dxa"/>
          </w:tcPr>
          <w:p w14:paraId="2688F9FC" w14:textId="77777777" w:rsidR="00AF7E86" w:rsidRDefault="00000000">
            <w:pPr>
              <w:pStyle w:val="Compact"/>
            </w:pPr>
            <w:r>
              <w:t>Description used in the main report</w:t>
            </w:r>
          </w:p>
        </w:tc>
      </w:tr>
      <w:tr w:rsidR="00AF7E86" w14:paraId="34121C4A" w14:textId="77777777">
        <w:tc>
          <w:tcPr>
            <w:tcW w:w="3960" w:type="dxa"/>
          </w:tcPr>
          <w:p w14:paraId="2475BC72" w14:textId="77777777" w:rsidR="00AF7E86" w:rsidRDefault="00000000">
            <w:pPr>
              <w:pStyle w:val="Compact"/>
            </w:pPr>
            <w:r>
              <w:t>clean + year</w:t>
            </w:r>
          </w:p>
        </w:tc>
        <w:tc>
          <w:tcPr>
            <w:tcW w:w="3960" w:type="dxa"/>
          </w:tcPr>
          <w:p w14:paraId="53CB29DE" w14:textId="77777777" w:rsidR="00AF7E86" w:rsidRDefault="00000000">
            <w:pPr>
              <w:pStyle w:val="Compact"/>
            </w:pPr>
            <w:r>
              <w:t>Annual full-extent model (13 predictors)</w:t>
            </w:r>
          </w:p>
        </w:tc>
      </w:tr>
      <w:tr w:rsidR="00AF7E86" w14:paraId="6CF3A828" w14:textId="77777777">
        <w:tc>
          <w:tcPr>
            <w:tcW w:w="3960" w:type="dxa"/>
          </w:tcPr>
          <w:p w14:paraId="35D41947" w14:textId="77777777" w:rsidR="00AF7E86" w:rsidRDefault="00000000">
            <w:pPr>
              <w:pStyle w:val="Compact"/>
            </w:pPr>
            <w:r>
              <w:t>RG + year</w:t>
            </w:r>
          </w:p>
        </w:tc>
        <w:tc>
          <w:tcPr>
            <w:tcW w:w="3960" w:type="dxa"/>
          </w:tcPr>
          <w:p w14:paraId="24DA7CD4" w14:textId="77777777" w:rsidR="00AF7E86" w:rsidRDefault="00000000">
            <w:pPr>
              <w:pStyle w:val="Compact"/>
            </w:pPr>
            <w:r>
              <w:t>Annual limited-extent model (18 predictors)</w:t>
            </w:r>
          </w:p>
        </w:tc>
      </w:tr>
      <w:tr w:rsidR="00AF7E86" w14:paraId="74362251" w14:textId="77777777">
        <w:tc>
          <w:tcPr>
            <w:tcW w:w="3960" w:type="dxa"/>
          </w:tcPr>
          <w:p w14:paraId="5A86E9E3" w14:textId="77777777" w:rsidR="00AF7E86" w:rsidRDefault="00000000">
            <w:pPr>
              <w:pStyle w:val="Compact"/>
            </w:pPr>
            <w:r>
              <w:t>manta / manta with year</w:t>
            </w:r>
          </w:p>
        </w:tc>
        <w:tc>
          <w:tcPr>
            <w:tcW w:w="3960" w:type="dxa"/>
          </w:tcPr>
          <w:p w14:paraId="04C77DEA" w14:textId="77777777" w:rsidR="00AF7E86" w:rsidRDefault="00000000">
            <w:pPr>
              <w:pStyle w:val="Compact"/>
            </w:pPr>
            <w:r>
              <w:t>Annual habitat model fitted to manta observations</w:t>
            </w:r>
          </w:p>
        </w:tc>
      </w:tr>
      <w:tr w:rsidR="00AF7E86" w14:paraId="509130AE" w14:textId="77777777">
        <w:tc>
          <w:tcPr>
            <w:tcW w:w="3960" w:type="dxa"/>
          </w:tcPr>
          <w:p w14:paraId="5BCF72FD" w14:textId="77777777" w:rsidR="00AF7E86" w:rsidRDefault="00000000">
            <w:pPr>
              <w:pStyle w:val="Compact"/>
            </w:pPr>
            <w:r>
              <w:t>manta within reef-year</w:t>
            </w:r>
          </w:p>
        </w:tc>
        <w:tc>
          <w:tcPr>
            <w:tcW w:w="3960" w:type="dxa"/>
          </w:tcPr>
          <w:p w14:paraId="407B2D9A" w14:textId="77777777" w:rsidR="00AF7E86" w:rsidRDefault="00000000">
            <w:pPr>
              <w:pStyle w:val="Compact"/>
            </w:pPr>
            <w:r>
              <w:t>Manta habitat model accounting for differences among reef-years</w:t>
            </w:r>
          </w:p>
        </w:tc>
      </w:tr>
      <w:tr w:rsidR="00AF7E86" w14:paraId="5F0B39DC" w14:textId="77777777">
        <w:tc>
          <w:tcPr>
            <w:tcW w:w="3960" w:type="dxa"/>
          </w:tcPr>
          <w:p w14:paraId="6D0564D7" w14:textId="77777777" w:rsidR="00AF7E86" w:rsidRDefault="00000000">
            <w:pPr>
              <w:pStyle w:val="Compact"/>
            </w:pPr>
            <w:r>
              <w:t>combined site ranking</w:t>
            </w:r>
          </w:p>
        </w:tc>
        <w:tc>
          <w:tcPr>
            <w:tcW w:w="3960" w:type="dxa"/>
          </w:tcPr>
          <w:p w14:paraId="02FA7FF3" w14:textId="77777777" w:rsidR="00AF7E86" w:rsidRDefault="00000000">
            <w:pPr>
              <w:pStyle w:val="Compact"/>
            </w:pPr>
            <w:r>
              <w:t>Recent-evidence site ranking</w:t>
            </w:r>
          </w:p>
        </w:tc>
      </w:tr>
      <w:tr w:rsidR="00AF7E86" w14:paraId="3B14ED03" w14:textId="77777777">
        <w:tc>
          <w:tcPr>
            <w:tcW w:w="3960" w:type="dxa"/>
          </w:tcPr>
          <w:p w14:paraId="4CB789AF" w14:textId="77777777" w:rsidR="00AF7E86" w:rsidRDefault="00000000">
            <w:pPr>
              <w:pStyle w:val="Compact"/>
            </w:pPr>
            <w:r>
              <w:t>HMSC joint</w:t>
            </w:r>
          </w:p>
        </w:tc>
        <w:tc>
          <w:tcPr>
            <w:tcW w:w="3960" w:type="dxa"/>
          </w:tcPr>
          <w:p w14:paraId="3829EA79" w14:textId="77777777" w:rsidR="00AF7E86" w:rsidRDefault="00000000">
            <w:pPr>
              <w:pStyle w:val="Compact"/>
            </w:pPr>
            <w:r>
              <w:t>Multi-observation habitat model</w:t>
            </w:r>
          </w:p>
        </w:tc>
      </w:tr>
      <w:tr w:rsidR="00AF7E86" w14:paraId="403B632A" w14:textId="77777777">
        <w:tc>
          <w:tcPr>
            <w:tcW w:w="3960" w:type="dxa"/>
          </w:tcPr>
          <w:p w14:paraId="2CD569C0" w14:textId="77777777" w:rsidR="00AF7E86" w:rsidRDefault="00000000">
            <w:pPr>
              <w:pStyle w:val="Compact"/>
            </w:pPr>
            <w:r>
              <w:t>HMSC + history</w:t>
            </w:r>
          </w:p>
        </w:tc>
        <w:tc>
          <w:tcPr>
            <w:tcW w:w="3960" w:type="dxa"/>
          </w:tcPr>
          <w:p w14:paraId="1246C68A" w14:textId="77777777" w:rsidR="00AF7E86" w:rsidRDefault="00000000">
            <w:pPr>
              <w:pStyle w:val="Compact"/>
            </w:pPr>
            <w:r>
              <w:t>Habitat updated by longer cull history; distinct from the operational site ranking</w:t>
            </w:r>
          </w:p>
        </w:tc>
      </w:tr>
    </w:tbl>
    <w:p w14:paraId="41582397" w14:textId="77777777" w:rsidR="00AF7E86" w:rsidRDefault="00000000">
      <w:pPr>
        <w:pStyle w:val="BodyText"/>
      </w:pPr>
      <w:r>
        <w:t>The habitat-model reporting follows the Overview, Data, Model, Assessment and Prediction (ODMAP) protocol for species distribution models (Zurell et al., 2020).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6D5A2FD2" w14:textId="77777777" w:rsidR="00AF7E86" w:rsidRDefault="00000000">
      <w:pPr>
        <w:pStyle w:val="Heading3"/>
      </w:pPr>
      <w:bookmarkStart w:id="245" w:name="data-and-response-definitions"/>
      <w:bookmarkStart w:id="246" w:name="_Toc243919297"/>
      <w:r>
        <w:t>Data and response definitions</w:t>
      </w:r>
      <w:bookmarkEnd w:id="246"/>
    </w:p>
    <w:p w14:paraId="37E96E92" w14:textId="77777777" w:rsidR="00AF7E86" w:rsidRDefault="00000000">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 </w:t>
      </w:r>
    </w:p>
    <w:p w14:paraId="1143A471" w14:textId="77777777" w:rsidR="00AF7E86" w:rsidRDefault="00000000">
      <w:pPr>
        <w:pStyle w:val="BodyText"/>
      </w:pPr>
      <w:r>
        <w:t>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 (Plagányi et al., 2020). Habitat fits used a site-year response, while search selection was assessed against individual dive outcomes. The two thresholds do not change the definition of a manta aggregation.</w:t>
      </w:r>
    </w:p>
    <w:p w14:paraId="6B084EE0" w14:textId="77777777" w:rsidR="00AF7E86" w:rsidRDefault="00000000">
      <w:pPr>
        <w:pStyle w:val="BodyText"/>
      </w:pPr>
      <w:r>
        <w:lastRenderedPageBreak/>
        <w:t>The habitat model fitted to manta observations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supplied a separate presence-only check in script 10 and was not a fitted response in the delivered joint model.</w:t>
      </w:r>
    </w:p>
    <w:p w14:paraId="38C6E0AF" w14:textId="77777777" w:rsidR="00AF7E86"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(n.d.). ReefGuide coverage was reduced in some deeper areas, particularly beyond about 15–20 m. [TO CONFIRM: predictor product versions and resampling methods.]</w:t>
      </w:r>
    </w:p>
    <w:p w14:paraId="40A67669" w14:textId="77777777" w:rsidR="00AF7E86" w:rsidRDefault="00000000">
      <w:pPr>
        <w:pStyle w:val="Heading3"/>
      </w:pPr>
      <w:bookmarkStart w:id="247" w:name="habitat-models-and-mapped-layers"/>
      <w:bookmarkStart w:id="248" w:name="_Toc243919298"/>
      <w:bookmarkEnd w:id="245"/>
      <w:r>
        <w:t>Habitat models and mapped layers</w:t>
      </w:r>
      <w:bookmarkEnd w:id="248"/>
    </w:p>
    <w:p w14:paraId="4D197602" w14:textId="77777777" w:rsidR="00AF7E86" w:rsidRDefault="00000000">
      <w:pPr>
        <w:pStyle w:val="FirstParagraph"/>
      </w:pPr>
      <w:r>
        <w:t xml:space="preserve">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64D0F8BA" w14:textId="77777777" w:rsidR="00AF7E86"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3FE2D4C8" w14:textId="77777777" w:rsidR="00AF7E86" w:rsidRDefault="00000000">
      <w:pPr>
        <w:pStyle w:val="BodyText"/>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7C09D4FE" w14:textId="77777777" w:rsidR="00AF7E86" w:rsidRDefault="00000000">
      <w:pPr>
        <w:pStyle w:val="BodyText"/>
      </w:pPr>
      <w:r>
        <w:lastRenderedPageBreak/>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203D1A66" w14:textId="77777777" w:rsidR="00AF7E86" w:rsidRDefault="00000000">
      <w:pPr>
        <w:pStyle w:val="BodyText"/>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632A73EC" w14:textId="77777777" w:rsidR="00AF7E86" w:rsidRDefault="00000000">
      <w:pPr>
        <w:pStyle w:val="Heading3"/>
      </w:pPr>
      <w:bookmarkStart w:id="249" w:name="X0169ef9a59d7e3c3f870eeac9fa241e3243f675"/>
      <w:bookmarkStart w:id="250" w:name="_Toc243919299"/>
      <w:bookmarkEnd w:id="247"/>
      <w:r>
        <w:t>Evaluation design and search-efficiency analyses</w:t>
      </w:r>
      <w:bookmarkEnd w:id="250"/>
    </w:p>
    <w:p w14:paraId="6EAE1FC4" w14:textId="77777777" w:rsidR="00AF7E86"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290585C9" w14:textId="77777777" w:rsidR="00AF7E86"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53EA32EE" w14:textId="77777777" w:rsidR="00AF7E86"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5AB0B62B" w14:textId="77777777" w:rsidR="00AF7E86" w:rsidRDefault="00000000">
      <w:pPr>
        <w:pStyle w:val="BodyText"/>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48496411" w14:textId="77777777" w:rsidR="00AF7E86" w:rsidRDefault="00000000">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w:t>
      </w:r>
      <w:r>
        <w:lastRenderedPageBreak/>
        <w:t>never-dived sites were unknown, so this exercise could not measure COTS missed at those sites or changes in crew behaviour under deployment.</w:t>
      </w:r>
    </w:p>
    <w:p w14:paraId="4290AEDA" w14:textId="77777777" w:rsidR="00AF7E86"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4390B065" w14:textId="77777777" w:rsidR="00AF7E86" w:rsidRDefault="00000000">
      <w:pPr>
        <w:pStyle w:val="BodyText"/>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20CBEC4F" w14:textId="77777777" w:rsidR="00AF7E86" w:rsidRDefault="00000000">
      <w:pPr>
        <w:pStyle w:val="BodyText"/>
      </w:pPr>
      <w:r>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4A354F77" w14:textId="77777777" w:rsidR="00AF7E86" w:rsidRDefault="00000000">
      <w:pPr>
        <w:pStyle w:val="BodyText"/>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7A366DFB" w14:textId="77777777" w:rsidR="00AF7E86" w:rsidRDefault="00000000">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w:t>
      </w:r>
      <w:r>
        <w:lastRenderedPageBreak/>
        <w:t>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14:paraId="152629A7" w14:textId="77777777" w:rsidR="00AF7E86"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74189BB2" w14:textId="77777777" w:rsidR="00AF7E86"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6F19E60F" w14:textId="77777777" w:rsidR="00AF7E86" w:rsidRDefault="00000000">
      <w:pPr>
        <w:pStyle w:val="Heading3"/>
      </w:pPr>
      <w:bookmarkStart w:id="251" w:name="seasonal-products"/>
      <w:bookmarkStart w:id="252" w:name="_Toc243919300"/>
      <w:bookmarkEnd w:id="249"/>
      <w:r>
        <w:t>Seasonal products</w:t>
      </w:r>
      <w:bookmarkEnd w:id="252"/>
    </w:p>
    <w:p w14:paraId="4F9BCAF4" w14:textId="77777777" w:rsidR="00AF7E86"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26C5D613" w14:textId="77777777" w:rsidR="00AF7E86" w:rsidRDefault="00000000">
      <w:pPr>
        <w:pStyle w:val="BodyText"/>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0EB24BCE" w14:textId="77777777" w:rsidR="00AF7E86" w:rsidRDefault="00000000">
      <w:pPr>
        <w:pStyle w:val="Heading3"/>
      </w:pPr>
      <w:bookmarkStart w:id="253" w:name="X7637c55a13d71cf206f210002685db0ca156178"/>
      <w:bookmarkStart w:id="254" w:name="_Toc243919301"/>
      <w:bookmarkEnd w:id="251"/>
      <w:r>
        <w:t>Metacommunity model and historical culling</w:t>
      </w:r>
      <w:bookmarkEnd w:id="254"/>
    </w:p>
    <w:p w14:paraId="6912DA73" w14:textId="77777777" w:rsidR="00AF7E86" w:rsidRDefault="00000000">
      <w:pPr>
        <w:pStyle w:val="FirstParagraph"/>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13536BF6" w14:textId="77777777" w:rsidR="00AF7E86" w:rsidRDefault="00000000">
      <w:pPr>
        <w:pStyle w:val="BodyText"/>
      </w:pPr>
      <w:r>
        <w:t>The strategic modelling strand extended COTSMod (Matthews et al., 2020b) through the Julia package COTSMod.jl, coupled to ADRIA and the CoralBlox coral model (de Almeida et al., 2026; open-AIMS, 2026c, 2026b).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14:paraId="02616B5A" w14:textId="77777777" w:rsidR="00AF7E86" w:rsidRDefault="00000000">
      <w:pPr>
        <w:pStyle w:val="BodyText"/>
      </w:pPr>
      <w:r>
        <w:lastRenderedPageBreak/>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14:paraId="6E600AE6" w14:textId="77777777" w:rsidR="00AF7E86" w:rsidRDefault="00000000">
      <w:pPr>
        <w:pStyle w:val="BodyText"/>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758F0407" w14:textId="77777777" w:rsidR="00AF7E86"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0A9A75A9" w14:textId="77777777" w:rsidR="00AF7E86" w:rsidRDefault="00000000">
      <w:pPr>
        <w:pStyle w:val="BodyText"/>
      </w:pPr>
      <w:r>
        <w:t>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62A08446" w14:textId="77777777" w:rsidR="00AF7E86" w:rsidRDefault="00000000">
      <w:pPr>
        <w:pStyle w:val="BodyText"/>
      </w:pPr>
      <w:r>
        <w:t xml:space="preserve">Observed historical culling was included as prescribed removals. Cull records from the licensed CSIRO compilation were retained for reefs in the domain, grouped by site and year, </w:t>
      </w:r>
      <w:r>
        <w:lastRenderedPageBreak/>
        <w:t>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42FF4DE4" w14:textId="77777777" w:rsidR="00AF7E86" w:rsidRDefault="00000000">
      <w:pPr>
        <w:pStyle w:val="BodyText"/>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575C0336" w14:textId="77777777" w:rsidR="00AF7E86" w:rsidRDefault="00000000">
      <w:pPr>
        <w:pStyle w:val="BodyText"/>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7FF41138" w14:textId="77777777" w:rsidR="00AF7E86" w:rsidRDefault="00000000">
      <w:pPr>
        <w:pStyle w:val="Heading4"/>
      </w:pPr>
      <w:bookmarkStart w:id="255" w:name="X088dc56982c68cfe811b3c270a3f34558ab8513"/>
      <w:r>
        <w:t>Design of the historical and future control assessments</w:t>
      </w:r>
    </w:p>
    <w:p w14:paraId="5145930B" w14:textId="77777777" w:rsidR="00AF7E86" w:rsidRDefault="00000000">
      <w:pPr>
        <w:pStyle w:val="FirstParagraph"/>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7526F704" w14:textId="77777777" w:rsidR="00AF7E86" w:rsidRDefault="00000000">
      <w:pPr>
        <w:pStyle w:val="BodyText"/>
      </w:pPr>
      <w:r>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72DF557A" w14:textId="77777777" w:rsidR="00AF7E86" w:rsidRDefault="00000000">
      <w:pPr>
        <w:pStyle w:val="Heading3"/>
      </w:pPr>
      <w:bookmarkStart w:id="256" w:name="software-and-reproducibility"/>
      <w:bookmarkStart w:id="257" w:name="_Toc243919302"/>
      <w:bookmarkEnd w:id="253"/>
      <w:bookmarkEnd w:id="255"/>
      <w:r>
        <w:t>Software and reproducibility</w:t>
      </w:r>
      <w:bookmarkEnd w:id="257"/>
    </w:p>
    <w:p w14:paraId="7CDF216D" w14:textId="77777777" w:rsidR="00AF7E86" w:rsidRDefault="00000000">
      <w:pPr>
        <w:pStyle w:val="FirstParagraph"/>
      </w:pPr>
      <w:r>
        <w:t xml:space="preserve">The SDM analyses used R 4.5.0 with xgboost, Hmsc and terra. Inputs were pinned by SHA-256 checksum in the final pipeline configuration, and reported results were read from output </w:t>
      </w:r>
      <w:r>
        <w:lastRenderedPageBreak/>
        <w:t>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17125965" w14:textId="77777777" w:rsidR="00AF7E86" w:rsidRDefault="00000000">
      <w:r>
        <w:br w:type="page"/>
      </w:r>
    </w:p>
    <w:p w14:paraId="35FC48D7" w14:textId="77777777" w:rsidR="00AF7E86" w:rsidRDefault="00000000">
      <w:pPr>
        <w:pStyle w:val="Heading2"/>
      </w:pPr>
      <w:bookmarkStart w:id="258" w:name="X4d9281e273f872842ce5941b85389792d65965e"/>
      <w:bookmarkStart w:id="259" w:name="_Toc243919303"/>
      <w:bookmarkEnd w:id="243"/>
      <w:bookmarkEnd w:id="256"/>
      <w:r>
        <w:lastRenderedPageBreak/>
        <w:t>Appendix H: Detailed tactical model comparisons</w:t>
      </w:r>
      <w:bookmarkEnd w:id="259"/>
    </w:p>
    <w:p w14:paraId="2A832F15" w14:textId="77777777" w:rsidR="00AF7E86" w:rsidRDefault="00000000">
      <w:pPr>
        <w:pStyle w:val="FirstParagraph"/>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05B1FD58" w14:textId="77777777" w:rsidR="00AF7E86" w:rsidRDefault="00000000">
      <w:pPr>
        <w:pStyle w:val="Heading3"/>
      </w:pPr>
      <w:bookmarkStart w:id="260" w:name="X08933f17dd90d1475a15f08885318498262a1a5"/>
      <w:bookmarkStart w:id="261" w:name="_Toc243919304"/>
      <w:r>
        <w:t>Recent evidence combined with habitat reduces the cull-site search</w:t>
      </w:r>
      <w:bookmarkEnd w:id="261"/>
    </w:p>
    <w:p w14:paraId="1850BBBD" w14:textId="77777777" w:rsidR="00AF7E86" w:rsidRDefault="00000000">
      <w:pPr>
        <w:pStyle w:val="FirstParagraph"/>
      </w:pPr>
      <w:r>
        <w:t>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Table 9</w:t>
        </w:r>
      </w:hyperlink>
      <w:r>
        <w:t xml:space="preserve">, </w:t>
      </w:r>
      <w:hyperlink w:anchor="fig-evidence">
        <w:r>
          <w:rPr>
            <w:rStyle w:val="Hyperlink"/>
          </w:rPr>
          <w:t>Figure 14</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6C3EFFEC" w14:textId="77777777" w:rsidR="00AF7E86" w:rsidRDefault="00000000">
      <w:pPr>
        <w:pStyle w:val="Compact"/>
        <w:numPr>
          <w:ilvl w:val="0"/>
          <w:numId w:val="9"/>
        </w:numPr>
      </w:pPr>
      <w:r>
        <w:t>reduced the designated sites searched from 88% to 82%;</w:t>
      </w:r>
    </w:p>
    <w:p w14:paraId="47ECFEC3" w14:textId="77777777" w:rsidR="00AF7E86" w:rsidRDefault="00000000">
      <w:pPr>
        <w:pStyle w:val="Compact"/>
        <w:numPr>
          <w:ilvl w:val="0"/>
          <w:numId w:val="9"/>
        </w:numPr>
      </w:pPr>
      <w:r>
        <w:t>raised low-density dives avoided from 10% to 16%;</w:t>
      </w:r>
    </w:p>
    <w:p w14:paraId="69F66CC2" w14:textId="77777777" w:rsidR="00AF7E86" w:rsidRDefault="00000000">
      <w:pPr>
        <w:pStyle w:val="Compact"/>
        <w:numPr>
          <w:ilvl w:val="0"/>
          <w:numId w:val="9"/>
        </w:numPr>
      </w:pPr>
      <w:r>
        <w:t>raised ghost dives avoided from 13% to 21%.</w:t>
      </w:r>
    </w:p>
    <w:p w14:paraId="2DB73A3A" w14:textId="77777777" w:rsidR="00AF7E86"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AF7E86" w14:paraId="0BC920E0" w14:textId="77777777">
        <w:tc>
          <w:tcPr>
            <w:tcW w:w="7920" w:type="dxa"/>
          </w:tcPr>
          <w:p w14:paraId="69417E30" w14:textId="77777777" w:rsidR="00AF7E86" w:rsidRDefault="00000000">
            <w:pPr>
              <w:pStyle w:val="ImageCaption"/>
              <w:spacing w:before="200"/>
            </w:pPr>
            <w:bookmarkStart w:id="262" w:name="tbl-evidence"/>
            <w:r>
              <w:t>Table 9: Habitat-only ranking → habitat plus previous-season evidence, compared at matched retention of problematic dives (CPUE ≥0.02;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AF7E86" w14:paraId="3116BF74"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740" w:type="dxa"/>
                </w:tcPr>
                <w:p w14:paraId="1092DD58" w14:textId="77777777" w:rsidR="00AF7E86" w:rsidRDefault="00000000">
                  <w:pPr>
                    <w:pStyle w:val="Compact"/>
                    <w:jc w:val="center"/>
                  </w:pPr>
                  <w:r>
                    <w:t>Period</w:t>
                  </w:r>
                </w:p>
              </w:tc>
              <w:tc>
                <w:tcPr>
                  <w:tcW w:w="1702" w:type="dxa"/>
                </w:tcPr>
                <w:p w14:paraId="6D422DA4" w14:textId="77777777" w:rsidR="00AF7E86" w:rsidRDefault="00000000">
                  <w:pPr>
                    <w:pStyle w:val="Compact"/>
                    <w:jc w:val="center"/>
                  </w:pPr>
                  <w:r>
                    <w:t>Problematic dives kept</w:t>
                  </w:r>
                </w:p>
              </w:tc>
              <w:tc>
                <w:tcPr>
                  <w:tcW w:w="1924" w:type="dxa"/>
                </w:tcPr>
                <w:p w14:paraId="1EDDE105" w14:textId="77777777" w:rsidR="00AF7E86" w:rsidRDefault="00000000">
                  <w:pPr>
                    <w:pStyle w:val="Compact"/>
                    <w:jc w:val="center"/>
                  </w:pPr>
                  <w:r>
                    <w:t>Designated sites searched</w:t>
                  </w:r>
                </w:p>
              </w:tc>
              <w:tc>
                <w:tcPr>
                  <w:tcW w:w="1924" w:type="dxa"/>
                </w:tcPr>
                <w:p w14:paraId="410E3AC8" w14:textId="77777777" w:rsidR="00AF7E86" w:rsidRDefault="00000000">
                  <w:pPr>
                    <w:pStyle w:val="Compact"/>
                    <w:jc w:val="center"/>
                  </w:pPr>
                  <w:r>
                    <w:t>Low-density dives avoided</w:t>
                  </w:r>
                </w:p>
              </w:tc>
              <w:tc>
                <w:tcPr>
                  <w:tcW w:w="1628" w:type="dxa"/>
                </w:tcPr>
                <w:p w14:paraId="59F1ECD0" w14:textId="77777777" w:rsidR="00AF7E86" w:rsidRDefault="00000000">
                  <w:pPr>
                    <w:pStyle w:val="Compact"/>
                    <w:jc w:val="center"/>
                  </w:pPr>
                  <w:r>
                    <w:t>Ghost dives avoided</w:t>
                  </w:r>
                </w:p>
              </w:tc>
            </w:tr>
            <w:tr w:rsidR="00AF7E86" w14:paraId="0299F72A" w14:textId="77777777">
              <w:tc>
                <w:tcPr>
                  <w:tcW w:w="740" w:type="dxa"/>
                </w:tcPr>
                <w:p w14:paraId="50BBA174" w14:textId="77777777" w:rsidR="00AF7E86" w:rsidRDefault="00000000">
                  <w:pPr>
                    <w:pStyle w:val="Compact"/>
                    <w:jc w:val="center"/>
                  </w:pPr>
                  <w:r>
                    <w:t>2018–2026</w:t>
                  </w:r>
                </w:p>
              </w:tc>
              <w:tc>
                <w:tcPr>
                  <w:tcW w:w="1702" w:type="dxa"/>
                </w:tcPr>
                <w:p w14:paraId="492DB096" w14:textId="77777777" w:rsidR="00AF7E86" w:rsidRDefault="00000000">
                  <w:pPr>
                    <w:pStyle w:val="Compact"/>
                    <w:jc w:val="center"/>
                  </w:pPr>
                  <w:r>
                    <w:t>90%</w:t>
                  </w:r>
                </w:p>
              </w:tc>
              <w:tc>
                <w:tcPr>
                  <w:tcW w:w="1924" w:type="dxa"/>
                </w:tcPr>
                <w:p w14:paraId="78DC5556" w14:textId="77777777" w:rsidR="00AF7E86" w:rsidRDefault="00000000">
                  <w:pPr>
                    <w:pStyle w:val="Compact"/>
                    <w:jc w:val="center"/>
                  </w:pPr>
                  <w:r>
                    <w:t>88% → 82% (-11 to -1)</w:t>
                  </w:r>
                </w:p>
              </w:tc>
              <w:tc>
                <w:tcPr>
                  <w:tcW w:w="1924" w:type="dxa"/>
                </w:tcPr>
                <w:p w14:paraId="37C2C532" w14:textId="77777777" w:rsidR="00AF7E86" w:rsidRDefault="00000000">
                  <w:pPr>
                    <w:pStyle w:val="Compact"/>
                    <w:jc w:val="center"/>
                  </w:pPr>
                  <w:r>
                    <w:t>10% → 16% (+2 to +10)</w:t>
                  </w:r>
                </w:p>
              </w:tc>
              <w:tc>
                <w:tcPr>
                  <w:tcW w:w="1628" w:type="dxa"/>
                </w:tcPr>
                <w:p w14:paraId="4613D9DE" w14:textId="77777777" w:rsidR="00AF7E86" w:rsidRDefault="00000000">
                  <w:pPr>
                    <w:pStyle w:val="Compact"/>
                    <w:jc w:val="center"/>
                  </w:pPr>
                  <w:r>
                    <w:t>13% → 21% (+4 to +13)</w:t>
                  </w:r>
                </w:p>
              </w:tc>
            </w:tr>
            <w:tr w:rsidR="00AF7E86" w14:paraId="221F5546" w14:textId="77777777">
              <w:tc>
                <w:tcPr>
                  <w:tcW w:w="740" w:type="dxa"/>
                </w:tcPr>
                <w:p w14:paraId="67ABADBE" w14:textId="77777777" w:rsidR="00AF7E86" w:rsidRDefault="00000000">
                  <w:pPr>
                    <w:pStyle w:val="Compact"/>
                    <w:jc w:val="center"/>
                  </w:pPr>
                  <w:r>
                    <w:t>2018–2026</w:t>
                  </w:r>
                </w:p>
              </w:tc>
              <w:tc>
                <w:tcPr>
                  <w:tcW w:w="1702" w:type="dxa"/>
                </w:tcPr>
                <w:p w14:paraId="403547AA" w14:textId="77777777" w:rsidR="00AF7E86" w:rsidRDefault="00000000">
                  <w:pPr>
                    <w:pStyle w:val="Compact"/>
                    <w:jc w:val="center"/>
                  </w:pPr>
                  <w:r>
                    <w:t>80%</w:t>
                  </w:r>
                </w:p>
              </w:tc>
              <w:tc>
                <w:tcPr>
                  <w:tcW w:w="1924" w:type="dxa"/>
                </w:tcPr>
                <w:p w14:paraId="570B15FB" w14:textId="77777777" w:rsidR="00AF7E86" w:rsidRDefault="00000000">
                  <w:pPr>
                    <w:pStyle w:val="Compact"/>
                    <w:jc w:val="center"/>
                  </w:pPr>
                  <w:r>
                    <w:t>73% → 67% (-11 to -3)</w:t>
                  </w:r>
                </w:p>
              </w:tc>
              <w:tc>
                <w:tcPr>
                  <w:tcW w:w="1924" w:type="dxa"/>
                </w:tcPr>
                <w:p w14:paraId="5F571420" w14:textId="77777777" w:rsidR="00AF7E86" w:rsidRDefault="00000000">
                  <w:pPr>
                    <w:pStyle w:val="Compact"/>
                    <w:jc w:val="center"/>
                  </w:pPr>
                  <w:r>
                    <w:t>22% → 27% (+2 to +10)</w:t>
                  </w:r>
                </w:p>
              </w:tc>
              <w:tc>
                <w:tcPr>
                  <w:tcW w:w="1628" w:type="dxa"/>
                </w:tcPr>
                <w:p w14:paraId="2AABF694" w14:textId="77777777" w:rsidR="00AF7E86" w:rsidRDefault="00000000">
                  <w:pPr>
                    <w:pStyle w:val="Compact"/>
                    <w:jc w:val="center"/>
                  </w:pPr>
                  <w:r>
                    <w:t>26% → 36% (+5 to +14)</w:t>
                  </w:r>
                </w:p>
              </w:tc>
            </w:tr>
            <w:tr w:rsidR="00AF7E86" w14:paraId="014D42B8" w14:textId="77777777">
              <w:tc>
                <w:tcPr>
                  <w:tcW w:w="740" w:type="dxa"/>
                </w:tcPr>
                <w:p w14:paraId="2717192D" w14:textId="77777777" w:rsidR="00AF7E86" w:rsidRDefault="00000000">
                  <w:pPr>
                    <w:pStyle w:val="Compact"/>
                    <w:jc w:val="center"/>
                  </w:pPr>
                  <w:r>
                    <w:t>2022–2026</w:t>
                  </w:r>
                </w:p>
              </w:tc>
              <w:tc>
                <w:tcPr>
                  <w:tcW w:w="1702" w:type="dxa"/>
                </w:tcPr>
                <w:p w14:paraId="3C2D9669" w14:textId="77777777" w:rsidR="00AF7E86" w:rsidRDefault="00000000">
                  <w:pPr>
                    <w:pStyle w:val="Compact"/>
                    <w:jc w:val="center"/>
                  </w:pPr>
                  <w:r>
                    <w:t>90%</w:t>
                  </w:r>
                </w:p>
              </w:tc>
              <w:tc>
                <w:tcPr>
                  <w:tcW w:w="1924" w:type="dxa"/>
                </w:tcPr>
                <w:p w14:paraId="3BF0036D" w14:textId="77777777" w:rsidR="00AF7E86" w:rsidRDefault="00000000">
                  <w:pPr>
                    <w:pStyle w:val="Compact"/>
                    <w:jc w:val="center"/>
                  </w:pPr>
                  <w:r>
                    <w:t>88% → 78% (-14 to -4)</w:t>
                  </w:r>
                </w:p>
              </w:tc>
              <w:tc>
                <w:tcPr>
                  <w:tcW w:w="1924" w:type="dxa"/>
                </w:tcPr>
                <w:p w14:paraId="01C038CE" w14:textId="77777777" w:rsidR="00AF7E86" w:rsidRDefault="00000000">
                  <w:pPr>
                    <w:pStyle w:val="Compact"/>
                    <w:jc w:val="center"/>
                  </w:pPr>
                  <w:r>
                    <w:t>10% → 19% (+6 to +13)</w:t>
                  </w:r>
                </w:p>
              </w:tc>
              <w:tc>
                <w:tcPr>
                  <w:tcW w:w="1628" w:type="dxa"/>
                </w:tcPr>
                <w:p w14:paraId="464FDFE6" w14:textId="77777777" w:rsidR="00AF7E86" w:rsidRDefault="00000000">
                  <w:pPr>
                    <w:pStyle w:val="Compact"/>
                    <w:jc w:val="center"/>
                  </w:pPr>
                  <w:r>
                    <w:t>12% → 25% (+8 to +17)</w:t>
                  </w:r>
                </w:p>
              </w:tc>
            </w:tr>
            <w:tr w:rsidR="00AF7E86" w14:paraId="4251BA01" w14:textId="77777777">
              <w:tc>
                <w:tcPr>
                  <w:tcW w:w="740" w:type="dxa"/>
                </w:tcPr>
                <w:p w14:paraId="0C052DE4" w14:textId="77777777" w:rsidR="00AF7E86" w:rsidRDefault="00000000">
                  <w:pPr>
                    <w:pStyle w:val="Compact"/>
                    <w:jc w:val="center"/>
                  </w:pPr>
                  <w:r>
                    <w:t>2022–2026</w:t>
                  </w:r>
                </w:p>
              </w:tc>
              <w:tc>
                <w:tcPr>
                  <w:tcW w:w="1702" w:type="dxa"/>
                </w:tcPr>
                <w:p w14:paraId="3DBE3B47" w14:textId="77777777" w:rsidR="00AF7E86" w:rsidRDefault="00000000">
                  <w:pPr>
                    <w:pStyle w:val="Compact"/>
                    <w:jc w:val="center"/>
                  </w:pPr>
                  <w:r>
                    <w:t>80%</w:t>
                  </w:r>
                </w:p>
              </w:tc>
              <w:tc>
                <w:tcPr>
                  <w:tcW w:w="1924" w:type="dxa"/>
                </w:tcPr>
                <w:p w14:paraId="45F4E1A8" w14:textId="77777777" w:rsidR="00AF7E86" w:rsidRDefault="00000000">
                  <w:pPr>
                    <w:pStyle w:val="Compact"/>
                    <w:jc w:val="center"/>
                  </w:pPr>
                  <w:r>
                    <w:t>74% → 61% (-22 to -4)</w:t>
                  </w:r>
                </w:p>
              </w:tc>
              <w:tc>
                <w:tcPr>
                  <w:tcW w:w="1924" w:type="dxa"/>
                </w:tcPr>
                <w:p w14:paraId="5E81B781" w14:textId="77777777" w:rsidR="00AF7E86" w:rsidRDefault="00000000">
                  <w:pPr>
                    <w:pStyle w:val="Compact"/>
                    <w:jc w:val="center"/>
                  </w:pPr>
                  <w:r>
                    <w:t>20% → 32% (+6 to +20)</w:t>
                  </w:r>
                </w:p>
              </w:tc>
              <w:tc>
                <w:tcPr>
                  <w:tcW w:w="1628" w:type="dxa"/>
                </w:tcPr>
                <w:p w14:paraId="3169C906" w14:textId="77777777" w:rsidR="00AF7E86" w:rsidRDefault="00000000">
                  <w:pPr>
                    <w:pStyle w:val="Compact"/>
                    <w:jc w:val="center"/>
                  </w:pPr>
                  <w:r>
                    <w:t>25% → 41% (+8 to +24)</w:t>
                  </w:r>
                </w:p>
              </w:tc>
            </w:tr>
            <w:bookmarkEnd w:id="262"/>
          </w:tbl>
          <w:p w14:paraId="54599580" w14:textId="77777777" w:rsidR="00AF7E86" w:rsidRDefault="00AF7E86"/>
        </w:tc>
      </w:tr>
    </w:tbl>
    <w:p w14:paraId="3DFEEEE4"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4091FF1B" w14:textId="77777777">
        <w:tc>
          <w:tcPr>
            <w:tcW w:w="7920" w:type="dxa"/>
          </w:tcPr>
          <w:p w14:paraId="781F7F89" w14:textId="77777777" w:rsidR="00AF7E86" w:rsidRDefault="00000000">
            <w:pPr>
              <w:pStyle w:val="Compact"/>
              <w:jc w:val="center"/>
            </w:pPr>
            <w:bookmarkStart w:id="263" w:name="fig-evidence"/>
            <w:r>
              <w:rPr>
                <w:noProof/>
              </w:rPr>
              <w:lastRenderedPageBreak/>
              <w:drawing>
                <wp:inline distT="0" distB="0" distL="0" distR="0" wp14:anchorId="31A8DC98" wp14:editId="362374B5">
                  <wp:extent cx="5727700" cy="3512989"/>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outputs/figures/fig15_cull_search_area_evidence.png"/>
                          <pic:cNvPicPr>
                            <a:picLocks noChangeAspect="1" noChangeArrowheads="1"/>
                          </pic:cNvPicPr>
                        </pic:nvPicPr>
                        <pic:blipFill>
                          <a:blip r:embed="rId58"/>
                          <a:stretch>
                            <a:fillRect/>
                          </a:stretch>
                        </pic:blipFill>
                        <pic:spPr bwMode="auto">
                          <a:xfrm>
                            <a:off x="0" y="0"/>
                            <a:ext cx="5727700" cy="3512989"/>
                          </a:xfrm>
                          <a:prstGeom prst="rect">
                            <a:avLst/>
                          </a:prstGeom>
                          <a:noFill/>
                          <a:ln w="9525">
                            <a:noFill/>
                            <a:headEnd/>
                            <a:tailEnd/>
                          </a:ln>
                        </pic:spPr>
                      </pic:pic>
                    </a:graphicData>
                  </a:graphic>
                </wp:inline>
              </w:drawing>
            </w:r>
          </w:p>
          <w:p w14:paraId="6B6C9B62" w14:textId="77777777" w:rsidR="00AF7E86" w:rsidRDefault="00000000">
            <w:pPr>
              <w:pStyle w:val="ImageCaption"/>
              <w:spacing w:before="200"/>
            </w:pPr>
            <w:r>
              <w:t>Figure 14: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tc>
        <w:bookmarkEnd w:id="263"/>
      </w:tr>
    </w:tbl>
    <w:p w14:paraId="3BF47611" w14:textId="77777777" w:rsidR="00AF7E86" w:rsidRDefault="00000000">
      <w:pPr>
        <w:pStyle w:val="BodyText"/>
      </w:pPr>
      <w:r>
        <w:t>The fitted model weighs the evidence in ways that match field experience:</w:t>
      </w:r>
    </w:p>
    <w:p w14:paraId="2C623A0D" w14:textId="77777777" w:rsidR="00AF7E86" w:rsidRDefault="00000000">
      <w:pPr>
        <w:pStyle w:val="Compact"/>
        <w:numPr>
          <w:ilvl w:val="0"/>
          <w:numId w:val="10"/>
        </w:numPr>
      </w:pPr>
      <w:r>
        <w:t>strong manta tows or problematic dives nearby raised a site’s rank;</w:t>
      </w:r>
    </w:p>
    <w:p w14:paraId="4F59D053" w14:textId="77777777" w:rsidR="00AF7E86" w:rsidRDefault="00000000">
      <w:pPr>
        <w:pStyle w:val="Compact"/>
        <w:numPr>
          <w:ilvl w:val="0"/>
          <w:numId w:val="10"/>
        </w:numPr>
      </w:pPr>
      <w:r>
        <w:t>a site dived the previous season with nothing problematic dropped sharply;</w:t>
      </w:r>
    </w:p>
    <w:p w14:paraId="4399E48E" w14:textId="77777777" w:rsidR="00AF7E86" w:rsidRDefault="00000000">
      <w:pPr>
        <w:pStyle w:val="Compact"/>
        <w:numPr>
          <w:ilvl w:val="0"/>
          <w:numId w:val="10"/>
        </w:numPr>
      </w:pPr>
      <w:r>
        <w:t>a site that had itself been problematic ranked slightly lower than its neighbourhood suggested, consistent with culling having reduced it.</w:t>
      </w:r>
    </w:p>
    <w:p w14:paraId="01E204B7" w14:textId="77777777" w:rsidR="00AF7E86" w:rsidRDefault="00000000">
      <w:pPr>
        <w:pStyle w:val="FirstParagraph"/>
      </w:pPr>
      <w:r>
        <w:t>Most of the reduction came from ranking quiet and never-dived sites lower. Among dives actually made, discrimination between problematic and low-density dives rose only from 0.57 to 0.59.</w:t>
      </w:r>
    </w:p>
    <w:p w14:paraId="56DB8DE3" w14:textId="77777777" w:rsidR="00AF7E86" w:rsidRDefault="00000000">
      <w:pPr>
        <w:pStyle w:val="BodyText"/>
      </w:pPr>
      <w:r>
        <w:t>A simple rule (“last season’s flagged sites first, then habitat”) searched the fewest sites but avoided fewer low-density dives than the fitted model. A three-season evidence window gave the same picture.</w:t>
      </w:r>
    </w:p>
    <w:p w14:paraId="3FDF1A27" w14:textId="77777777" w:rsidR="00AF7E86" w:rsidRDefault="00000000">
      <w:pPr>
        <w:pStyle w:val="Heading3"/>
      </w:pPr>
      <w:bookmarkStart w:id="264" w:name="the-gain-holds-season-by-season"/>
      <w:bookmarkStart w:id="265" w:name="_Toc243919305"/>
      <w:bookmarkEnd w:id="260"/>
      <w:r>
        <w:t>The gain holds season by season</w:t>
      </w:r>
      <w:bookmarkEnd w:id="265"/>
    </w:p>
    <w:p w14:paraId="6CFB2F18" w14:textId="77777777" w:rsidR="00AF7E86" w:rsidRDefault="00000000">
      <w:pPr>
        <w:pStyle w:val="FirstParagraph"/>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Table 10</w:t>
        </w:r>
      </w:hyperlink>
      <w:r>
        <w:t>). It did not help in 2019–2021, when fewer earlier seasons were available to learn from.</w:t>
      </w:r>
    </w:p>
    <w:p w14:paraId="7B4A9F41" w14:textId="77777777" w:rsidR="00AF7E86" w:rsidRDefault="00000000">
      <w:pPr>
        <w:pStyle w:val="BodyText"/>
      </w:pPr>
      <w:r>
        <w:t xml:space="preserve">Pooled over 2019–2026 (28,431 dives in 861 reef-years), with 90% of problematic dives retained, sites searched fell from 86% to 81%. Low-density dives avoided rose from 11% to </w:t>
      </w:r>
      <w:r>
        <w:lastRenderedPageBreak/>
        <w:t>17%. Training on all earlier seasons matched the last five (81% of sites) and outperformed 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AF7E86" w14:paraId="092F772E" w14:textId="77777777">
        <w:tc>
          <w:tcPr>
            <w:tcW w:w="7920" w:type="dxa"/>
          </w:tcPr>
          <w:p w14:paraId="78CC8469" w14:textId="77777777" w:rsidR="00AF7E86" w:rsidRDefault="00000000">
            <w:pPr>
              <w:pStyle w:val="ImageCaption"/>
              <w:spacing w:before="200"/>
            </w:pPr>
            <w:bookmarkStart w:id="266" w:name="tbl-seasons"/>
            <w:r>
              <w:t>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AF7E86" w14:paraId="7BF86E36"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250" w:type="dxa"/>
                </w:tcPr>
                <w:p w14:paraId="59009D77" w14:textId="77777777" w:rsidR="00AF7E86" w:rsidRDefault="00000000">
                  <w:pPr>
                    <w:pStyle w:val="Compact"/>
                    <w:jc w:val="center"/>
                  </w:pPr>
                  <w:r>
                    <w:t>Test season</w:t>
                  </w:r>
                </w:p>
              </w:tc>
              <w:tc>
                <w:tcPr>
                  <w:tcW w:w="583" w:type="dxa"/>
                </w:tcPr>
                <w:p w14:paraId="07A5B8AC" w14:textId="77777777" w:rsidR="00AF7E86" w:rsidRDefault="00000000">
                  <w:pPr>
                    <w:pStyle w:val="Compact"/>
                    <w:jc w:val="center"/>
                  </w:pPr>
                  <w:r>
                    <w:t>Dives</w:t>
                  </w:r>
                </w:p>
              </w:tc>
              <w:tc>
                <w:tcPr>
                  <w:tcW w:w="1250" w:type="dxa"/>
                </w:tcPr>
                <w:p w14:paraId="7BAA5B2C" w14:textId="77777777" w:rsidR="00AF7E86" w:rsidRDefault="00000000">
                  <w:pPr>
                    <w:pStyle w:val="Compact"/>
                    <w:jc w:val="center"/>
                  </w:pPr>
                  <w:r>
                    <w:t>Sites searched</w:t>
                  </w:r>
                </w:p>
              </w:tc>
              <w:tc>
                <w:tcPr>
                  <w:tcW w:w="2167" w:type="dxa"/>
                </w:tcPr>
                <w:p w14:paraId="5178AC22" w14:textId="77777777" w:rsidR="00AF7E86" w:rsidRDefault="00000000">
                  <w:pPr>
                    <w:pStyle w:val="Compact"/>
                    <w:jc w:val="center"/>
                  </w:pPr>
                  <w:r>
                    <w:t>Low-density dives avoided</w:t>
                  </w:r>
                </w:p>
              </w:tc>
              <w:tc>
                <w:tcPr>
                  <w:tcW w:w="2667" w:type="dxa"/>
                </w:tcPr>
                <w:p w14:paraId="1D7065A7" w14:textId="77777777" w:rsidR="00AF7E86" w:rsidRDefault="00000000">
                  <w:pPr>
                    <w:pStyle w:val="Compact"/>
                    <w:jc w:val="center"/>
                  </w:pPr>
                  <w:r>
                    <w:t>AUC, problematic vs low-density</w:t>
                  </w:r>
                </w:p>
              </w:tc>
            </w:tr>
            <w:tr w:rsidR="00AF7E86" w14:paraId="01502C91" w14:textId="77777777">
              <w:tc>
                <w:tcPr>
                  <w:tcW w:w="1250" w:type="dxa"/>
                </w:tcPr>
                <w:p w14:paraId="04A916D1" w14:textId="77777777" w:rsidR="00AF7E86" w:rsidRDefault="00000000">
                  <w:pPr>
                    <w:pStyle w:val="Compact"/>
                    <w:jc w:val="center"/>
                  </w:pPr>
                  <w:r>
                    <w:t>2019</w:t>
                  </w:r>
                </w:p>
              </w:tc>
              <w:tc>
                <w:tcPr>
                  <w:tcW w:w="583" w:type="dxa"/>
                </w:tcPr>
                <w:p w14:paraId="65DCF384" w14:textId="77777777" w:rsidR="00AF7E86" w:rsidRDefault="00000000">
                  <w:pPr>
                    <w:pStyle w:val="Compact"/>
                    <w:jc w:val="center"/>
                  </w:pPr>
                  <w:r>
                    <w:t>4,380</w:t>
                  </w:r>
                </w:p>
              </w:tc>
              <w:tc>
                <w:tcPr>
                  <w:tcW w:w="1250" w:type="dxa"/>
                </w:tcPr>
                <w:p w14:paraId="6876F381" w14:textId="77777777" w:rsidR="00AF7E86" w:rsidRDefault="00000000">
                  <w:pPr>
                    <w:pStyle w:val="Compact"/>
                    <w:jc w:val="center"/>
                  </w:pPr>
                  <w:r>
                    <w:t>88% → 85%</w:t>
                  </w:r>
                </w:p>
              </w:tc>
              <w:tc>
                <w:tcPr>
                  <w:tcW w:w="2167" w:type="dxa"/>
                </w:tcPr>
                <w:p w14:paraId="366892ED" w14:textId="77777777" w:rsidR="00AF7E86" w:rsidRDefault="00000000">
                  <w:pPr>
                    <w:pStyle w:val="Compact"/>
                    <w:jc w:val="center"/>
                  </w:pPr>
                  <w:r>
                    <w:t>11% → 14%</w:t>
                  </w:r>
                </w:p>
              </w:tc>
              <w:tc>
                <w:tcPr>
                  <w:tcW w:w="2667" w:type="dxa"/>
                </w:tcPr>
                <w:p w14:paraId="64D959A0" w14:textId="77777777" w:rsidR="00AF7E86" w:rsidRDefault="00000000">
                  <w:pPr>
                    <w:pStyle w:val="Compact"/>
                    <w:jc w:val="center"/>
                  </w:pPr>
                  <w:r>
                    <w:t>0.59 → 0.50</w:t>
                  </w:r>
                </w:p>
              </w:tc>
            </w:tr>
            <w:tr w:rsidR="00AF7E86" w14:paraId="1D610F07" w14:textId="77777777">
              <w:tc>
                <w:tcPr>
                  <w:tcW w:w="1250" w:type="dxa"/>
                </w:tcPr>
                <w:p w14:paraId="7BCA5731" w14:textId="77777777" w:rsidR="00AF7E86" w:rsidRDefault="00000000">
                  <w:pPr>
                    <w:pStyle w:val="Compact"/>
                    <w:jc w:val="center"/>
                  </w:pPr>
                  <w:r>
                    <w:t>2020</w:t>
                  </w:r>
                </w:p>
              </w:tc>
              <w:tc>
                <w:tcPr>
                  <w:tcW w:w="583" w:type="dxa"/>
                </w:tcPr>
                <w:p w14:paraId="1C7FEC90" w14:textId="77777777" w:rsidR="00AF7E86" w:rsidRDefault="00000000">
                  <w:pPr>
                    <w:pStyle w:val="Compact"/>
                    <w:jc w:val="center"/>
                  </w:pPr>
                  <w:r>
                    <w:t>3,311</w:t>
                  </w:r>
                </w:p>
              </w:tc>
              <w:tc>
                <w:tcPr>
                  <w:tcW w:w="1250" w:type="dxa"/>
                </w:tcPr>
                <w:p w14:paraId="72A315C5" w14:textId="77777777" w:rsidR="00AF7E86" w:rsidRDefault="00000000">
                  <w:pPr>
                    <w:pStyle w:val="Compact"/>
                    <w:jc w:val="center"/>
                  </w:pPr>
                  <w:r>
                    <w:t>75% → 73%</w:t>
                  </w:r>
                </w:p>
              </w:tc>
              <w:tc>
                <w:tcPr>
                  <w:tcW w:w="2167" w:type="dxa"/>
                </w:tcPr>
                <w:p w14:paraId="75870F03" w14:textId="77777777" w:rsidR="00AF7E86" w:rsidRDefault="00000000">
                  <w:pPr>
                    <w:pStyle w:val="Compact"/>
                    <w:jc w:val="center"/>
                  </w:pPr>
                  <w:r>
                    <w:t>23% → 21%</w:t>
                  </w:r>
                </w:p>
              </w:tc>
              <w:tc>
                <w:tcPr>
                  <w:tcW w:w="2667" w:type="dxa"/>
                </w:tcPr>
                <w:p w14:paraId="5957EE62" w14:textId="77777777" w:rsidR="00AF7E86" w:rsidRDefault="00000000">
                  <w:pPr>
                    <w:pStyle w:val="Compact"/>
                    <w:jc w:val="center"/>
                  </w:pPr>
                  <w:r>
                    <w:t>0.61 → 0.59</w:t>
                  </w:r>
                </w:p>
              </w:tc>
            </w:tr>
            <w:tr w:rsidR="00AF7E86" w14:paraId="1C68EA69" w14:textId="77777777">
              <w:tc>
                <w:tcPr>
                  <w:tcW w:w="1250" w:type="dxa"/>
                </w:tcPr>
                <w:p w14:paraId="2F8A48D3" w14:textId="77777777" w:rsidR="00AF7E86" w:rsidRDefault="00000000">
                  <w:pPr>
                    <w:pStyle w:val="Compact"/>
                    <w:jc w:val="center"/>
                  </w:pPr>
                  <w:r>
                    <w:t>2021</w:t>
                  </w:r>
                </w:p>
              </w:tc>
              <w:tc>
                <w:tcPr>
                  <w:tcW w:w="583" w:type="dxa"/>
                </w:tcPr>
                <w:p w14:paraId="671892DA" w14:textId="77777777" w:rsidR="00AF7E86" w:rsidRDefault="00000000">
                  <w:pPr>
                    <w:pStyle w:val="Compact"/>
                    <w:jc w:val="center"/>
                  </w:pPr>
                  <w:r>
                    <w:t>3,769</w:t>
                  </w:r>
                </w:p>
              </w:tc>
              <w:tc>
                <w:tcPr>
                  <w:tcW w:w="1250" w:type="dxa"/>
                </w:tcPr>
                <w:p w14:paraId="34C6AAFC" w14:textId="77777777" w:rsidR="00AF7E86" w:rsidRDefault="00000000">
                  <w:pPr>
                    <w:pStyle w:val="Compact"/>
                    <w:jc w:val="center"/>
                  </w:pPr>
                  <w:r>
                    <w:t>78% → 80%</w:t>
                  </w:r>
                </w:p>
              </w:tc>
              <w:tc>
                <w:tcPr>
                  <w:tcW w:w="2167" w:type="dxa"/>
                </w:tcPr>
                <w:p w14:paraId="449A4DB4" w14:textId="77777777" w:rsidR="00AF7E86" w:rsidRDefault="00000000">
                  <w:pPr>
                    <w:pStyle w:val="Compact"/>
                    <w:jc w:val="center"/>
                  </w:pPr>
                  <w:r>
                    <w:t>19% → 17%</w:t>
                  </w:r>
                </w:p>
              </w:tc>
              <w:tc>
                <w:tcPr>
                  <w:tcW w:w="2667" w:type="dxa"/>
                </w:tcPr>
                <w:p w14:paraId="6EA3C928" w14:textId="77777777" w:rsidR="00AF7E86" w:rsidRDefault="00000000">
                  <w:pPr>
                    <w:pStyle w:val="Compact"/>
                    <w:jc w:val="center"/>
                  </w:pPr>
                  <w:r>
                    <w:t>0.54 → 0.56</w:t>
                  </w:r>
                </w:p>
              </w:tc>
            </w:tr>
            <w:tr w:rsidR="00AF7E86" w14:paraId="4CC9B44E" w14:textId="77777777">
              <w:tc>
                <w:tcPr>
                  <w:tcW w:w="1250" w:type="dxa"/>
                </w:tcPr>
                <w:p w14:paraId="7FF580C1" w14:textId="77777777" w:rsidR="00AF7E86" w:rsidRDefault="00000000">
                  <w:pPr>
                    <w:pStyle w:val="Compact"/>
                    <w:jc w:val="center"/>
                  </w:pPr>
                  <w:r>
                    <w:t>2022</w:t>
                  </w:r>
                </w:p>
              </w:tc>
              <w:tc>
                <w:tcPr>
                  <w:tcW w:w="583" w:type="dxa"/>
                </w:tcPr>
                <w:p w14:paraId="08595850" w14:textId="77777777" w:rsidR="00AF7E86" w:rsidRDefault="00000000">
                  <w:pPr>
                    <w:pStyle w:val="Compact"/>
                    <w:jc w:val="center"/>
                  </w:pPr>
                  <w:r>
                    <w:t>4,109</w:t>
                  </w:r>
                </w:p>
              </w:tc>
              <w:tc>
                <w:tcPr>
                  <w:tcW w:w="1250" w:type="dxa"/>
                </w:tcPr>
                <w:p w14:paraId="669DB3A0" w14:textId="77777777" w:rsidR="00AF7E86" w:rsidRDefault="00000000">
                  <w:pPr>
                    <w:pStyle w:val="Compact"/>
                    <w:jc w:val="center"/>
                  </w:pPr>
                  <w:r>
                    <w:t>80% → 81%</w:t>
                  </w:r>
                </w:p>
              </w:tc>
              <w:tc>
                <w:tcPr>
                  <w:tcW w:w="2167" w:type="dxa"/>
                </w:tcPr>
                <w:p w14:paraId="4B00F4AA" w14:textId="77777777" w:rsidR="00AF7E86" w:rsidRDefault="00000000">
                  <w:pPr>
                    <w:pStyle w:val="Compact"/>
                    <w:jc w:val="center"/>
                  </w:pPr>
                  <w:r>
                    <w:t>13% → 15%</w:t>
                  </w:r>
                </w:p>
              </w:tc>
              <w:tc>
                <w:tcPr>
                  <w:tcW w:w="2667" w:type="dxa"/>
                </w:tcPr>
                <w:p w14:paraId="7EB6FB0A" w14:textId="77777777" w:rsidR="00AF7E86" w:rsidRDefault="00000000">
                  <w:pPr>
                    <w:pStyle w:val="Compact"/>
                    <w:jc w:val="center"/>
                  </w:pPr>
                  <w:r>
                    <w:t>0.55 → 0.61</w:t>
                  </w:r>
                </w:p>
              </w:tc>
            </w:tr>
            <w:tr w:rsidR="00AF7E86" w14:paraId="064A2692" w14:textId="77777777">
              <w:tc>
                <w:tcPr>
                  <w:tcW w:w="1250" w:type="dxa"/>
                </w:tcPr>
                <w:p w14:paraId="7116EFF8" w14:textId="77777777" w:rsidR="00AF7E86" w:rsidRDefault="00000000">
                  <w:pPr>
                    <w:pStyle w:val="Compact"/>
                    <w:jc w:val="center"/>
                  </w:pPr>
                  <w:r>
                    <w:t>2023</w:t>
                  </w:r>
                </w:p>
              </w:tc>
              <w:tc>
                <w:tcPr>
                  <w:tcW w:w="583" w:type="dxa"/>
                </w:tcPr>
                <w:p w14:paraId="180102EB" w14:textId="77777777" w:rsidR="00AF7E86" w:rsidRDefault="00000000">
                  <w:pPr>
                    <w:pStyle w:val="Compact"/>
                    <w:jc w:val="center"/>
                  </w:pPr>
                  <w:r>
                    <w:t>4,119</w:t>
                  </w:r>
                </w:p>
              </w:tc>
              <w:tc>
                <w:tcPr>
                  <w:tcW w:w="1250" w:type="dxa"/>
                </w:tcPr>
                <w:p w14:paraId="79D9B4BA" w14:textId="77777777" w:rsidR="00AF7E86" w:rsidRDefault="00000000">
                  <w:pPr>
                    <w:pStyle w:val="Compact"/>
                    <w:jc w:val="center"/>
                  </w:pPr>
                  <w:r>
                    <w:t>89% → 74%</w:t>
                  </w:r>
                </w:p>
              </w:tc>
              <w:tc>
                <w:tcPr>
                  <w:tcW w:w="2167" w:type="dxa"/>
                </w:tcPr>
                <w:p w14:paraId="2FF74F17" w14:textId="77777777" w:rsidR="00AF7E86" w:rsidRDefault="00000000">
                  <w:pPr>
                    <w:pStyle w:val="Compact"/>
                    <w:jc w:val="center"/>
                  </w:pPr>
                  <w:r>
                    <w:t>10% → 21%</w:t>
                  </w:r>
                </w:p>
              </w:tc>
              <w:tc>
                <w:tcPr>
                  <w:tcW w:w="2667" w:type="dxa"/>
                </w:tcPr>
                <w:p w14:paraId="3DA1E139" w14:textId="77777777" w:rsidR="00AF7E86" w:rsidRDefault="00000000">
                  <w:pPr>
                    <w:pStyle w:val="Compact"/>
                    <w:jc w:val="center"/>
                  </w:pPr>
                  <w:r>
                    <w:t>0.59 → 0.61</w:t>
                  </w:r>
                </w:p>
              </w:tc>
            </w:tr>
            <w:tr w:rsidR="00AF7E86" w14:paraId="38821902" w14:textId="77777777">
              <w:tc>
                <w:tcPr>
                  <w:tcW w:w="1250" w:type="dxa"/>
                </w:tcPr>
                <w:p w14:paraId="65B660DD" w14:textId="77777777" w:rsidR="00AF7E86" w:rsidRDefault="00000000">
                  <w:pPr>
                    <w:pStyle w:val="Compact"/>
                    <w:jc w:val="center"/>
                  </w:pPr>
                  <w:r>
                    <w:t>2024</w:t>
                  </w:r>
                </w:p>
              </w:tc>
              <w:tc>
                <w:tcPr>
                  <w:tcW w:w="583" w:type="dxa"/>
                </w:tcPr>
                <w:p w14:paraId="20AEF679" w14:textId="77777777" w:rsidR="00AF7E86" w:rsidRDefault="00000000">
                  <w:pPr>
                    <w:pStyle w:val="Compact"/>
                    <w:jc w:val="center"/>
                  </w:pPr>
                  <w:r>
                    <w:t>3,910</w:t>
                  </w:r>
                </w:p>
              </w:tc>
              <w:tc>
                <w:tcPr>
                  <w:tcW w:w="1250" w:type="dxa"/>
                </w:tcPr>
                <w:p w14:paraId="733240EB" w14:textId="77777777" w:rsidR="00AF7E86" w:rsidRDefault="00000000">
                  <w:pPr>
                    <w:pStyle w:val="Compact"/>
                    <w:jc w:val="center"/>
                  </w:pPr>
                  <w:r>
                    <w:t>88% → 84%</w:t>
                  </w:r>
                </w:p>
              </w:tc>
              <w:tc>
                <w:tcPr>
                  <w:tcW w:w="2167" w:type="dxa"/>
                </w:tcPr>
                <w:p w14:paraId="69F163B7" w14:textId="77777777" w:rsidR="00AF7E86" w:rsidRDefault="00000000">
                  <w:pPr>
                    <w:pStyle w:val="Compact"/>
                    <w:jc w:val="center"/>
                  </w:pPr>
                  <w:r>
                    <w:t>7% → 15%</w:t>
                  </w:r>
                </w:p>
              </w:tc>
              <w:tc>
                <w:tcPr>
                  <w:tcW w:w="2667" w:type="dxa"/>
                </w:tcPr>
                <w:p w14:paraId="6C8B567E" w14:textId="77777777" w:rsidR="00AF7E86" w:rsidRDefault="00000000">
                  <w:pPr>
                    <w:pStyle w:val="Compact"/>
                    <w:jc w:val="center"/>
                  </w:pPr>
                  <w:r>
                    <w:t>0.54 → 0.61</w:t>
                  </w:r>
                </w:p>
              </w:tc>
            </w:tr>
            <w:tr w:rsidR="00AF7E86" w14:paraId="0E870968" w14:textId="77777777">
              <w:tc>
                <w:tcPr>
                  <w:tcW w:w="1250" w:type="dxa"/>
                </w:tcPr>
                <w:p w14:paraId="720637AB" w14:textId="77777777" w:rsidR="00AF7E86" w:rsidRDefault="00000000">
                  <w:pPr>
                    <w:pStyle w:val="Compact"/>
                    <w:jc w:val="center"/>
                  </w:pPr>
                  <w:r>
                    <w:t>2025</w:t>
                  </w:r>
                </w:p>
              </w:tc>
              <w:tc>
                <w:tcPr>
                  <w:tcW w:w="583" w:type="dxa"/>
                </w:tcPr>
                <w:p w14:paraId="73928212" w14:textId="77777777" w:rsidR="00AF7E86" w:rsidRDefault="00000000">
                  <w:pPr>
                    <w:pStyle w:val="Compact"/>
                    <w:jc w:val="center"/>
                  </w:pPr>
                  <w:r>
                    <w:t>3,676</w:t>
                  </w:r>
                </w:p>
              </w:tc>
              <w:tc>
                <w:tcPr>
                  <w:tcW w:w="1250" w:type="dxa"/>
                </w:tcPr>
                <w:p w14:paraId="5694DC8E" w14:textId="77777777" w:rsidR="00AF7E86" w:rsidRDefault="00000000">
                  <w:pPr>
                    <w:pStyle w:val="Compact"/>
                    <w:jc w:val="center"/>
                  </w:pPr>
                  <w:r>
                    <w:t>88% → 84%</w:t>
                  </w:r>
                </w:p>
              </w:tc>
              <w:tc>
                <w:tcPr>
                  <w:tcW w:w="2167" w:type="dxa"/>
                </w:tcPr>
                <w:p w14:paraId="27DE22B5" w14:textId="77777777" w:rsidR="00AF7E86" w:rsidRDefault="00000000">
                  <w:pPr>
                    <w:pStyle w:val="Compact"/>
                    <w:jc w:val="center"/>
                  </w:pPr>
                  <w:r>
                    <w:t>11% → 18%</w:t>
                  </w:r>
                </w:p>
              </w:tc>
              <w:tc>
                <w:tcPr>
                  <w:tcW w:w="2667" w:type="dxa"/>
                </w:tcPr>
                <w:p w14:paraId="0FE63B8B" w14:textId="77777777" w:rsidR="00AF7E86" w:rsidRDefault="00000000">
                  <w:pPr>
                    <w:pStyle w:val="Compact"/>
                    <w:jc w:val="center"/>
                  </w:pPr>
                  <w:r>
                    <w:t>0.52 → 0.60</w:t>
                  </w:r>
                </w:p>
              </w:tc>
            </w:tr>
            <w:tr w:rsidR="00AF7E86" w14:paraId="328EB686" w14:textId="77777777">
              <w:tc>
                <w:tcPr>
                  <w:tcW w:w="1250" w:type="dxa"/>
                </w:tcPr>
                <w:p w14:paraId="6D80A050" w14:textId="77777777" w:rsidR="00AF7E86" w:rsidRDefault="00000000">
                  <w:pPr>
                    <w:pStyle w:val="Compact"/>
                    <w:jc w:val="center"/>
                  </w:pPr>
                  <w:r>
                    <w:t>2026 (Jan–May)</w:t>
                  </w:r>
                </w:p>
              </w:tc>
              <w:tc>
                <w:tcPr>
                  <w:tcW w:w="583" w:type="dxa"/>
                </w:tcPr>
                <w:p w14:paraId="7A930C7A" w14:textId="77777777" w:rsidR="00AF7E86" w:rsidRDefault="00000000">
                  <w:pPr>
                    <w:pStyle w:val="Compact"/>
                    <w:jc w:val="center"/>
                  </w:pPr>
                  <w:r>
                    <w:t>1,157</w:t>
                  </w:r>
                </w:p>
              </w:tc>
              <w:tc>
                <w:tcPr>
                  <w:tcW w:w="1250" w:type="dxa"/>
                </w:tcPr>
                <w:p w14:paraId="7652A86A" w14:textId="77777777" w:rsidR="00AF7E86" w:rsidRDefault="00000000">
                  <w:pPr>
                    <w:pStyle w:val="Compact"/>
                    <w:jc w:val="center"/>
                  </w:pPr>
                  <w:r>
                    <w:t>96% → 76%</w:t>
                  </w:r>
                </w:p>
              </w:tc>
              <w:tc>
                <w:tcPr>
                  <w:tcW w:w="2167" w:type="dxa"/>
                </w:tcPr>
                <w:p w14:paraId="5C13F3B3" w14:textId="77777777" w:rsidR="00AF7E86" w:rsidRDefault="00000000">
                  <w:pPr>
                    <w:pStyle w:val="Compact"/>
                    <w:jc w:val="center"/>
                  </w:pPr>
                  <w:r>
                    <w:t>5% → 25%</w:t>
                  </w:r>
                </w:p>
              </w:tc>
              <w:tc>
                <w:tcPr>
                  <w:tcW w:w="2667" w:type="dxa"/>
                </w:tcPr>
                <w:p w14:paraId="04790A59" w14:textId="77777777" w:rsidR="00AF7E86" w:rsidRDefault="00000000">
                  <w:pPr>
                    <w:pStyle w:val="Compact"/>
                    <w:jc w:val="center"/>
                  </w:pPr>
                  <w:r>
                    <w:t>0.53 → 0.71</w:t>
                  </w:r>
                </w:p>
              </w:tc>
            </w:tr>
            <w:tr w:rsidR="00AF7E86" w14:paraId="7E821549" w14:textId="77777777">
              <w:tc>
                <w:tcPr>
                  <w:tcW w:w="1250" w:type="dxa"/>
                </w:tcPr>
                <w:p w14:paraId="27FD0361" w14:textId="77777777" w:rsidR="00AF7E86" w:rsidRDefault="00000000">
                  <w:pPr>
                    <w:pStyle w:val="Compact"/>
                    <w:jc w:val="center"/>
                  </w:pPr>
                  <w:r>
                    <w:t>2019–2026</w:t>
                  </w:r>
                </w:p>
              </w:tc>
              <w:tc>
                <w:tcPr>
                  <w:tcW w:w="583" w:type="dxa"/>
                </w:tcPr>
                <w:p w14:paraId="30776BC4" w14:textId="77777777" w:rsidR="00AF7E86" w:rsidRDefault="00000000">
                  <w:pPr>
                    <w:pStyle w:val="Compact"/>
                    <w:jc w:val="center"/>
                  </w:pPr>
                  <w:r>
                    <w:t>28,431</w:t>
                  </w:r>
                </w:p>
              </w:tc>
              <w:tc>
                <w:tcPr>
                  <w:tcW w:w="1250" w:type="dxa"/>
                </w:tcPr>
                <w:p w14:paraId="706E1BA3" w14:textId="77777777" w:rsidR="00AF7E86" w:rsidRDefault="00000000">
                  <w:pPr>
                    <w:pStyle w:val="Compact"/>
                    <w:jc w:val="center"/>
                  </w:pPr>
                  <w:r>
                    <w:t>86% → 81%</w:t>
                  </w:r>
                </w:p>
              </w:tc>
              <w:tc>
                <w:tcPr>
                  <w:tcW w:w="2167" w:type="dxa"/>
                </w:tcPr>
                <w:p w14:paraId="4B272976" w14:textId="77777777" w:rsidR="00AF7E86" w:rsidRDefault="00000000">
                  <w:pPr>
                    <w:pStyle w:val="Compact"/>
                    <w:jc w:val="center"/>
                  </w:pPr>
                  <w:r>
                    <w:t>11% → 17%</w:t>
                  </w:r>
                </w:p>
              </w:tc>
              <w:tc>
                <w:tcPr>
                  <w:tcW w:w="2667" w:type="dxa"/>
                </w:tcPr>
                <w:p w14:paraId="386E676A" w14:textId="77777777" w:rsidR="00AF7E86" w:rsidRDefault="00000000">
                  <w:pPr>
                    <w:pStyle w:val="Compact"/>
                    <w:jc w:val="center"/>
                  </w:pPr>
                  <w:r>
                    <w:t>0.57 → 0.58</w:t>
                  </w:r>
                </w:p>
              </w:tc>
            </w:tr>
            <w:bookmarkEnd w:id="266"/>
          </w:tbl>
          <w:p w14:paraId="5F77922B" w14:textId="77777777" w:rsidR="00AF7E86" w:rsidRDefault="00AF7E86"/>
        </w:tc>
      </w:tr>
    </w:tbl>
    <w:p w14:paraId="7CFBE757" w14:textId="77777777" w:rsidR="00AF7E86" w:rsidRDefault="00000000">
      <w:pPr>
        <w:pStyle w:val="BodyText"/>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66E6E752" w14:textId="77777777" w:rsidR="00AF7E86" w:rsidRDefault="00000000">
      <w:pPr>
        <w:pStyle w:val="Heading3"/>
      </w:pPr>
      <w:bookmarkStart w:id="267" w:name="retaining-dives-above-0.04-cpue"/>
      <w:bookmarkStart w:id="268" w:name="_Toc243919306"/>
      <w:bookmarkEnd w:id="264"/>
      <w:r>
        <w:t>Retaining dives above 0.04 CPUE</w:t>
      </w:r>
      <w:bookmarkEnd w:id="268"/>
    </w:p>
    <w:p w14:paraId="4345123A" w14:textId="77777777" w:rsidR="00AF7E86" w:rsidRDefault="00000000">
      <w:pPr>
        <w:pStyle w:val="FirstParagraph"/>
      </w:pPr>
      <w:r>
        <w:t>Re-evaluating the unchanged rankings against dives above 0.04 CPUE showed how the acceptable omission rate constrains search reductions (</w:t>
      </w:r>
      <w:hyperlink w:anchor="tbl-high-density">
        <w:r>
          <w:rPr>
            <w:rStyle w:val="Hyperlink"/>
          </w:rPr>
          <w:t>Table 11</w:t>
        </w:r>
      </w:hyperlink>
      <w:r>
        <w:t xml:space="preserve">, </w:t>
      </w:r>
      <w:hyperlink w:anchor="fig-high-density">
        <w:r>
          <w:rPr>
            <w:rStyle w:val="Hyperlink"/>
          </w:rPr>
          <w:t>Figure 1</w:t>
        </w:r>
      </w:hyperlink>
      <w:r>
        <w:t>).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14:paraId="4BD901F4" w14:textId="77777777" w:rsidR="00AF7E86" w:rsidRDefault="00000000">
      <w:pPr>
        <w:pStyle w:val="BodyText"/>
      </w:pPr>
      <w:r>
        <w:lastRenderedPageBreak/>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w="5000" w:type="pct"/>
        <w:tblLayout w:type="fixed"/>
        <w:tblLook w:val="0000" w:firstRow="0" w:lastRow="0" w:firstColumn="0" w:lastColumn="0" w:noHBand="0" w:noVBand="0"/>
      </w:tblPr>
      <w:tblGrid>
        <w:gridCol w:w="9242"/>
      </w:tblGrid>
      <w:tr w:rsidR="00AF7E86" w14:paraId="5081D2A2" w14:textId="77777777">
        <w:tc>
          <w:tcPr>
            <w:tcW w:w="7920" w:type="dxa"/>
          </w:tcPr>
          <w:p w14:paraId="5F2CC109" w14:textId="77777777" w:rsidR="00AF7E86" w:rsidRDefault="00000000">
            <w:pPr>
              <w:pStyle w:val="ImageCaption"/>
              <w:spacing w:before="200"/>
            </w:pPr>
            <w:bookmarkStart w:id="269" w:name="tbl-high-density"/>
            <w:r>
              <w:t>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w="5000" w:type="pct"/>
              <w:tblLayout w:type="fixed"/>
              <w:tblLook w:val="0020" w:firstRow="1" w:lastRow="0" w:firstColumn="0" w:lastColumn="0" w:noHBand="0" w:noVBand="0"/>
            </w:tblPr>
            <w:tblGrid>
              <w:gridCol w:w="775"/>
              <w:gridCol w:w="1357"/>
              <w:gridCol w:w="1843"/>
              <w:gridCol w:w="1648"/>
              <w:gridCol w:w="1648"/>
              <w:gridCol w:w="1745"/>
            </w:tblGrid>
            <w:tr w:rsidR="00AF7E86" w14:paraId="3367681C"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681" w:type="dxa"/>
                </w:tcPr>
                <w:p w14:paraId="52F6567A" w14:textId="77777777" w:rsidR="00AF7E86" w:rsidRDefault="00000000">
                  <w:pPr>
                    <w:pStyle w:val="Compact"/>
                    <w:jc w:val="center"/>
                  </w:pPr>
                  <w:r>
                    <w:t>Test</w:t>
                  </w:r>
                </w:p>
              </w:tc>
              <w:tc>
                <w:tcPr>
                  <w:tcW w:w="1192" w:type="dxa"/>
                </w:tcPr>
                <w:p w14:paraId="4F6068DA" w14:textId="77777777" w:rsidR="00AF7E86" w:rsidRDefault="00000000">
                  <w:pPr>
                    <w:pStyle w:val="Compact"/>
                    <w:jc w:val="center"/>
                  </w:pPr>
                  <w:r>
                    <w:t>Retention (%)</w:t>
                  </w:r>
                </w:p>
              </w:tc>
              <w:tc>
                <w:tcPr>
                  <w:tcW w:w="1618" w:type="dxa"/>
                </w:tcPr>
                <w:p w14:paraId="40A34791" w14:textId="77777777" w:rsidR="00AF7E86" w:rsidRDefault="00000000">
                  <w:pPr>
                    <w:pStyle w:val="Compact"/>
                    <w:jc w:val="center"/>
                  </w:pPr>
                  <w:r>
                    <w:t>Ranking</w:t>
                  </w:r>
                </w:p>
              </w:tc>
              <w:tc>
                <w:tcPr>
                  <w:tcW w:w="1447" w:type="dxa"/>
                </w:tcPr>
                <w:p w14:paraId="52FD4D62" w14:textId="77777777" w:rsidR="00AF7E86" w:rsidRDefault="00000000">
                  <w:pPr>
                    <w:pStyle w:val="Compact"/>
                    <w:jc w:val="center"/>
                  </w:pPr>
                  <w:r>
                    <w:t>Sites (%)</w:t>
                  </w:r>
                </w:p>
              </w:tc>
              <w:tc>
                <w:tcPr>
                  <w:tcW w:w="1447" w:type="dxa"/>
                </w:tcPr>
                <w:p w14:paraId="5A8E7BEC" w14:textId="77777777" w:rsidR="00AF7E86" w:rsidRDefault="00000000">
                  <w:pPr>
                    <w:pStyle w:val="Compact"/>
                    <w:jc w:val="center"/>
                  </w:pPr>
                  <w:r>
                    <w:t>Low avoided (%)</w:t>
                  </w:r>
                </w:p>
              </w:tc>
              <w:tc>
                <w:tcPr>
                  <w:tcW w:w="1532" w:type="dxa"/>
                </w:tcPr>
                <w:p w14:paraId="2734E5FA" w14:textId="77777777" w:rsidR="00AF7E86" w:rsidRDefault="00000000">
                  <w:pPr>
                    <w:pStyle w:val="Compact"/>
                    <w:jc w:val="center"/>
                  </w:pPr>
                  <w:r>
                    <w:t>Ghost avoided (%)</w:t>
                  </w:r>
                </w:p>
              </w:tc>
            </w:tr>
            <w:tr w:rsidR="00AF7E86" w14:paraId="6C0FA07D" w14:textId="77777777">
              <w:tc>
                <w:tcPr>
                  <w:tcW w:w="681" w:type="dxa"/>
                </w:tcPr>
                <w:p w14:paraId="2111CE2B" w14:textId="77777777" w:rsidR="00AF7E86" w:rsidRDefault="00000000">
                  <w:pPr>
                    <w:pStyle w:val="Compact"/>
                    <w:jc w:val="center"/>
                  </w:pPr>
                  <w:r>
                    <w:t>forward</w:t>
                  </w:r>
                </w:p>
              </w:tc>
              <w:tc>
                <w:tcPr>
                  <w:tcW w:w="1192" w:type="dxa"/>
                </w:tcPr>
                <w:p w14:paraId="431F12D9" w14:textId="77777777" w:rsidR="00AF7E86" w:rsidRDefault="00000000">
                  <w:pPr>
                    <w:pStyle w:val="Compact"/>
                    <w:jc w:val="center"/>
                  </w:pPr>
                  <w:r>
                    <w:t>80</w:t>
                  </w:r>
                </w:p>
              </w:tc>
              <w:tc>
                <w:tcPr>
                  <w:tcW w:w="1618" w:type="dxa"/>
                </w:tcPr>
                <w:p w14:paraId="1A22F6C3" w14:textId="77777777" w:rsidR="00AF7E86" w:rsidRDefault="00000000">
                  <w:pPr>
                    <w:pStyle w:val="Compact"/>
                    <w:jc w:val="center"/>
                  </w:pPr>
                  <w:r>
                    <w:t>Habitat + evidence</w:t>
                  </w:r>
                </w:p>
              </w:tc>
              <w:tc>
                <w:tcPr>
                  <w:tcW w:w="1447" w:type="dxa"/>
                </w:tcPr>
                <w:p w14:paraId="4A6147D8" w14:textId="77777777" w:rsidR="00AF7E86" w:rsidRDefault="00000000">
                  <w:pPr>
                    <w:pStyle w:val="Compact"/>
                    <w:jc w:val="center"/>
                  </w:pPr>
                  <w:r>
                    <w:t>66.6 [62.0–71.1]</w:t>
                  </w:r>
                </w:p>
              </w:tc>
              <w:tc>
                <w:tcPr>
                  <w:tcW w:w="1447" w:type="dxa"/>
                </w:tcPr>
                <w:p w14:paraId="110DFB5E" w14:textId="77777777" w:rsidR="00AF7E86" w:rsidRDefault="00000000">
                  <w:pPr>
                    <w:pStyle w:val="Compact"/>
                    <w:jc w:val="center"/>
                  </w:pPr>
                  <w:r>
                    <w:t>28.7 [24.5–32.8]</w:t>
                  </w:r>
                </w:p>
              </w:tc>
              <w:tc>
                <w:tcPr>
                  <w:tcW w:w="1532" w:type="dxa"/>
                </w:tcPr>
                <w:p w14:paraId="60710D14" w14:textId="77777777" w:rsidR="00AF7E86" w:rsidRDefault="00000000">
                  <w:pPr>
                    <w:pStyle w:val="Compact"/>
                    <w:jc w:val="center"/>
                  </w:pPr>
                  <w:r>
                    <w:t>34.5 [30.3–39.2]</w:t>
                  </w:r>
                </w:p>
              </w:tc>
            </w:tr>
            <w:tr w:rsidR="00AF7E86" w14:paraId="48F45613" w14:textId="77777777">
              <w:tc>
                <w:tcPr>
                  <w:tcW w:w="681" w:type="dxa"/>
                </w:tcPr>
                <w:p w14:paraId="2E8CCEA7" w14:textId="77777777" w:rsidR="00AF7E86" w:rsidRDefault="00000000">
                  <w:pPr>
                    <w:pStyle w:val="Compact"/>
                    <w:jc w:val="center"/>
                  </w:pPr>
                  <w:r>
                    <w:t>forward</w:t>
                  </w:r>
                </w:p>
              </w:tc>
              <w:tc>
                <w:tcPr>
                  <w:tcW w:w="1192" w:type="dxa"/>
                </w:tcPr>
                <w:p w14:paraId="6AE09E3A" w14:textId="77777777" w:rsidR="00AF7E86" w:rsidRDefault="00000000">
                  <w:pPr>
                    <w:pStyle w:val="Compact"/>
                    <w:jc w:val="center"/>
                  </w:pPr>
                  <w:r>
                    <w:t>80</w:t>
                  </w:r>
                </w:p>
              </w:tc>
              <w:tc>
                <w:tcPr>
                  <w:tcW w:w="1618" w:type="dxa"/>
                </w:tcPr>
                <w:p w14:paraId="462314CD" w14:textId="77777777" w:rsidR="00AF7E86" w:rsidRDefault="00000000">
                  <w:pPr>
                    <w:pStyle w:val="Compact"/>
                    <w:jc w:val="center"/>
                  </w:pPr>
                  <w:r>
                    <w:t>Habitat</w:t>
                  </w:r>
                </w:p>
              </w:tc>
              <w:tc>
                <w:tcPr>
                  <w:tcW w:w="1447" w:type="dxa"/>
                </w:tcPr>
                <w:p w14:paraId="4AE1CE85" w14:textId="77777777" w:rsidR="00AF7E86" w:rsidRDefault="00000000">
                  <w:pPr>
                    <w:pStyle w:val="Compact"/>
                    <w:jc w:val="center"/>
                  </w:pPr>
                  <w:r>
                    <w:t>72.6 [67.1–77.2]</w:t>
                  </w:r>
                </w:p>
              </w:tc>
              <w:tc>
                <w:tcPr>
                  <w:tcW w:w="1447" w:type="dxa"/>
                </w:tcPr>
                <w:p w14:paraId="53BC9A2F" w14:textId="77777777" w:rsidR="00AF7E86" w:rsidRDefault="00000000">
                  <w:pPr>
                    <w:pStyle w:val="Compact"/>
                    <w:jc w:val="center"/>
                  </w:pPr>
                  <w:r>
                    <w:t>21.6 [17.7–26.5]</w:t>
                  </w:r>
                </w:p>
              </w:tc>
              <w:tc>
                <w:tcPr>
                  <w:tcW w:w="1532" w:type="dxa"/>
                </w:tcPr>
                <w:p w14:paraId="0573DD10" w14:textId="77777777" w:rsidR="00AF7E86" w:rsidRDefault="00000000">
                  <w:pPr>
                    <w:pStyle w:val="Compact"/>
                    <w:jc w:val="center"/>
                  </w:pPr>
                  <w:r>
                    <w:t>25.3 [20.9–30.6]</w:t>
                  </w:r>
                </w:p>
              </w:tc>
            </w:tr>
            <w:tr w:rsidR="00AF7E86" w14:paraId="7455F902" w14:textId="77777777">
              <w:tc>
                <w:tcPr>
                  <w:tcW w:w="681" w:type="dxa"/>
                </w:tcPr>
                <w:p w14:paraId="6096F7A2" w14:textId="77777777" w:rsidR="00AF7E86" w:rsidRDefault="00000000">
                  <w:pPr>
                    <w:pStyle w:val="Compact"/>
                    <w:jc w:val="center"/>
                  </w:pPr>
                  <w:r>
                    <w:t>forward</w:t>
                  </w:r>
                </w:p>
              </w:tc>
              <w:tc>
                <w:tcPr>
                  <w:tcW w:w="1192" w:type="dxa"/>
                </w:tcPr>
                <w:p w14:paraId="1AA6EECD" w14:textId="77777777" w:rsidR="00AF7E86" w:rsidRDefault="00000000">
                  <w:pPr>
                    <w:pStyle w:val="Compact"/>
                    <w:jc w:val="center"/>
                  </w:pPr>
                  <w:r>
                    <w:t>90</w:t>
                  </w:r>
                </w:p>
              </w:tc>
              <w:tc>
                <w:tcPr>
                  <w:tcW w:w="1618" w:type="dxa"/>
                </w:tcPr>
                <w:p w14:paraId="1123E5FF" w14:textId="77777777" w:rsidR="00AF7E86" w:rsidRDefault="00000000">
                  <w:pPr>
                    <w:pStyle w:val="Compact"/>
                    <w:jc w:val="center"/>
                  </w:pPr>
                  <w:r>
                    <w:t>Habitat + evidence</w:t>
                  </w:r>
                </w:p>
              </w:tc>
              <w:tc>
                <w:tcPr>
                  <w:tcW w:w="1447" w:type="dxa"/>
                </w:tcPr>
                <w:p w14:paraId="293B31F8" w14:textId="77777777" w:rsidR="00AF7E86" w:rsidRDefault="00000000">
                  <w:pPr>
                    <w:pStyle w:val="Compact"/>
                    <w:jc w:val="center"/>
                  </w:pPr>
                  <w:r>
                    <w:t>80.1 [73.9–85.2]</w:t>
                  </w:r>
                </w:p>
              </w:tc>
              <w:tc>
                <w:tcPr>
                  <w:tcW w:w="1447" w:type="dxa"/>
                </w:tcPr>
                <w:p w14:paraId="5EF8B1C3" w14:textId="77777777" w:rsidR="00AF7E86" w:rsidRDefault="00000000">
                  <w:pPr>
                    <w:pStyle w:val="Compact"/>
                    <w:jc w:val="center"/>
                  </w:pPr>
                  <w:r>
                    <w:t>17.5 [13.5–22.3]</w:t>
                  </w:r>
                </w:p>
              </w:tc>
              <w:tc>
                <w:tcPr>
                  <w:tcW w:w="1532" w:type="dxa"/>
                </w:tcPr>
                <w:p w14:paraId="05C8684D" w14:textId="77777777" w:rsidR="00AF7E86" w:rsidRDefault="00000000">
                  <w:pPr>
                    <w:pStyle w:val="Compact"/>
                    <w:jc w:val="center"/>
                  </w:pPr>
                  <w:r>
                    <w:t>21.8 [17.0–27.9]</w:t>
                  </w:r>
                </w:p>
              </w:tc>
            </w:tr>
            <w:tr w:rsidR="00AF7E86" w14:paraId="6F9B9C02" w14:textId="77777777">
              <w:tc>
                <w:tcPr>
                  <w:tcW w:w="681" w:type="dxa"/>
                </w:tcPr>
                <w:p w14:paraId="213EB3EB" w14:textId="77777777" w:rsidR="00AF7E86" w:rsidRDefault="00000000">
                  <w:pPr>
                    <w:pStyle w:val="Compact"/>
                    <w:jc w:val="center"/>
                  </w:pPr>
                  <w:r>
                    <w:t>forward</w:t>
                  </w:r>
                </w:p>
              </w:tc>
              <w:tc>
                <w:tcPr>
                  <w:tcW w:w="1192" w:type="dxa"/>
                </w:tcPr>
                <w:p w14:paraId="7D891150" w14:textId="77777777" w:rsidR="00AF7E86" w:rsidRDefault="00000000">
                  <w:pPr>
                    <w:pStyle w:val="Compact"/>
                    <w:jc w:val="center"/>
                  </w:pPr>
                  <w:r>
                    <w:t>90</w:t>
                  </w:r>
                </w:p>
              </w:tc>
              <w:tc>
                <w:tcPr>
                  <w:tcW w:w="1618" w:type="dxa"/>
                </w:tcPr>
                <w:p w14:paraId="0E6A2D31" w14:textId="77777777" w:rsidR="00AF7E86" w:rsidRDefault="00000000">
                  <w:pPr>
                    <w:pStyle w:val="Compact"/>
                    <w:jc w:val="center"/>
                  </w:pPr>
                  <w:r>
                    <w:t>Habitat</w:t>
                  </w:r>
                </w:p>
              </w:tc>
              <w:tc>
                <w:tcPr>
                  <w:tcW w:w="1447" w:type="dxa"/>
                </w:tcPr>
                <w:p w14:paraId="1A545F7C" w14:textId="77777777" w:rsidR="00AF7E86" w:rsidRDefault="00000000">
                  <w:pPr>
                    <w:pStyle w:val="Compact"/>
                    <w:jc w:val="center"/>
                  </w:pPr>
                  <w:r>
                    <w:t>85.8 [81.4–88.7]</w:t>
                  </w:r>
                </w:p>
              </w:tc>
              <w:tc>
                <w:tcPr>
                  <w:tcW w:w="1447" w:type="dxa"/>
                </w:tcPr>
                <w:p w14:paraId="31DFD1BE" w14:textId="77777777" w:rsidR="00AF7E86" w:rsidRDefault="00000000">
                  <w:pPr>
                    <w:pStyle w:val="Compact"/>
                    <w:jc w:val="center"/>
                  </w:pPr>
                  <w:r>
                    <w:t>11.1 [9.0–14.4]</w:t>
                  </w:r>
                </w:p>
              </w:tc>
              <w:tc>
                <w:tcPr>
                  <w:tcW w:w="1532" w:type="dxa"/>
                </w:tcPr>
                <w:p w14:paraId="727E3A9D" w14:textId="77777777" w:rsidR="00AF7E86" w:rsidRDefault="00000000">
                  <w:pPr>
                    <w:pStyle w:val="Compact"/>
                    <w:jc w:val="center"/>
                  </w:pPr>
                  <w:r>
                    <w:t>13.4 [10.9–17.2]</w:t>
                  </w:r>
                </w:p>
              </w:tc>
            </w:tr>
            <w:tr w:rsidR="00AF7E86" w14:paraId="0B27D379" w14:textId="77777777">
              <w:tc>
                <w:tcPr>
                  <w:tcW w:w="681" w:type="dxa"/>
                </w:tcPr>
                <w:p w14:paraId="3FBCE60C" w14:textId="77777777" w:rsidR="00AF7E86" w:rsidRDefault="00000000">
                  <w:pPr>
                    <w:pStyle w:val="Compact"/>
                    <w:jc w:val="center"/>
                  </w:pPr>
                  <w:r>
                    <w:t>forward</w:t>
                  </w:r>
                </w:p>
              </w:tc>
              <w:tc>
                <w:tcPr>
                  <w:tcW w:w="1192" w:type="dxa"/>
                </w:tcPr>
                <w:p w14:paraId="4CD234CC" w14:textId="77777777" w:rsidR="00AF7E86" w:rsidRDefault="00000000">
                  <w:pPr>
                    <w:pStyle w:val="Compact"/>
                    <w:jc w:val="center"/>
                  </w:pPr>
                  <w:r>
                    <w:t>95</w:t>
                  </w:r>
                </w:p>
              </w:tc>
              <w:tc>
                <w:tcPr>
                  <w:tcW w:w="1618" w:type="dxa"/>
                </w:tcPr>
                <w:p w14:paraId="3740592A" w14:textId="77777777" w:rsidR="00AF7E86" w:rsidRDefault="00000000">
                  <w:pPr>
                    <w:pStyle w:val="Compact"/>
                    <w:jc w:val="center"/>
                  </w:pPr>
                  <w:r>
                    <w:t>Habitat + evidence</w:t>
                  </w:r>
                </w:p>
              </w:tc>
              <w:tc>
                <w:tcPr>
                  <w:tcW w:w="1447" w:type="dxa"/>
                </w:tcPr>
                <w:p w14:paraId="3AA97F0B" w14:textId="77777777" w:rsidR="00AF7E86" w:rsidRDefault="00000000">
                  <w:pPr>
                    <w:pStyle w:val="Compact"/>
                    <w:jc w:val="center"/>
                  </w:pPr>
                  <w:r>
                    <w:t>90.2 [85.4–93.4]</w:t>
                  </w:r>
                </w:p>
              </w:tc>
              <w:tc>
                <w:tcPr>
                  <w:tcW w:w="1447" w:type="dxa"/>
                </w:tcPr>
                <w:p w14:paraId="137B9A39" w14:textId="77777777" w:rsidR="00AF7E86" w:rsidRDefault="00000000">
                  <w:pPr>
                    <w:pStyle w:val="Compact"/>
                    <w:jc w:val="center"/>
                  </w:pPr>
                  <w:r>
                    <w:t>8.9 [6.2–12.9]</w:t>
                  </w:r>
                </w:p>
              </w:tc>
              <w:tc>
                <w:tcPr>
                  <w:tcW w:w="1532" w:type="dxa"/>
                </w:tcPr>
                <w:p w14:paraId="07D82C4A" w14:textId="77777777" w:rsidR="00AF7E86" w:rsidRDefault="00000000">
                  <w:pPr>
                    <w:pStyle w:val="Compact"/>
                    <w:jc w:val="center"/>
                  </w:pPr>
                  <w:r>
                    <w:t>11.2 [8.0–16.8]</w:t>
                  </w:r>
                </w:p>
              </w:tc>
            </w:tr>
            <w:tr w:rsidR="00AF7E86" w14:paraId="44210C7F" w14:textId="77777777">
              <w:tc>
                <w:tcPr>
                  <w:tcW w:w="681" w:type="dxa"/>
                </w:tcPr>
                <w:p w14:paraId="11E89277" w14:textId="77777777" w:rsidR="00AF7E86" w:rsidRDefault="00000000">
                  <w:pPr>
                    <w:pStyle w:val="Compact"/>
                    <w:jc w:val="center"/>
                  </w:pPr>
                  <w:r>
                    <w:t>forward</w:t>
                  </w:r>
                </w:p>
              </w:tc>
              <w:tc>
                <w:tcPr>
                  <w:tcW w:w="1192" w:type="dxa"/>
                </w:tcPr>
                <w:p w14:paraId="224799FA" w14:textId="77777777" w:rsidR="00AF7E86" w:rsidRDefault="00000000">
                  <w:pPr>
                    <w:pStyle w:val="Compact"/>
                    <w:jc w:val="center"/>
                  </w:pPr>
                  <w:r>
                    <w:t>95</w:t>
                  </w:r>
                </w:p>
              </w:tc>
              <w:tc>
                <w:tcPr>
                  <w:tcW w:w="1618" w:type="dxa"/>
                </w:tcPr>
                <w:p w14:paraId="2FEACEE2" w14:textId="77777777" w:rsidR="00AF7E86" w:rsidRDefault="00000000">
                  <w:pPr>
                    <w:pStyle w:val="Compact"/>
                    <w:jc w:val="center"/>
                  </w:pPr>
                  <w:r>
                    <w:t>Habitat</w:t>
                  </w:r>
                </w:p>
              </w:tc>
              <w:tc>
                <w:tcPr>
                  <w:tcW w:w="1447" w:type="dxa"/>
                </w:tcPr>
                <w:p w14:paraId="5E0F7D61" w14:textId="77777777" w:rsidR="00AF7E86" w:rsidRDefault="00000000">
                  <w:pPr>
                    <w:pStyle w:val="Compact"/>
                    <w:jc w:val="center"/>
                  </w:pPr>
                  <w:r>
                    <w:t>94.0 [89.7–95.5]</w:t>
                  </w:r>
                </w:p>
              </w:tc>
              <w:tc>
                <w:tcPr>
                  <w:tcW w:w="1447" w:type="dxa"/>
                </w:tcPr>
                <w:p w14:paraId="1349E4CF" w14:textId="77777777" w:rsidR="00AF7E86" w:rsidRDefault="00000000">
                  <w:pPr>
                    <w:pStyle w:val="Compact"/>
                    <w:jc w:val="center"/>
                  </w:pPr>
                  <w:r>
                    <w:t>4.9 [3.7–8.2]</w:t>
                  </w:r>
                </w:p>
              </w:tc>
              <w:tc>
                <w:tcPr>
                  <w:tcW w:w="1532" w:type="dxa"/>
                </w:tcPr>
                <w:p w14:paraId="14DB8243" w14:textId="77777777" w:rsidR="00AF7E86" w:rsidRDefault="00000000">
                  <w:pPr>
                    <w:pStyle w:val="Compact"/>
                    <w:jc w:val="center"/>
                  </w:pPr>
                  <w:r>
                    <w:t>6.8 [4.9–10.5]</w:t>
                  </w:r>
                </w:p>
              </w:tc>
            </w:tr>
            <w:tr w:rsidR="00AF7E86" w14:paraId="6B846F53" w14:textId="77777777">
              <w:tc>
                <w:tcPr>
                  <w:tcW w:w="681" w:type="dxa"/>
                </w:tcPr>
                <w:p w14:paraId="42E93AE7" w14:textId="77777777" w:rsidR="00AF7E86" w:rsidRDefault="00000000">
                  <w:pPr>
                    <w:pStyle w:val="Compact"/>
                    <w:jc w:val="center"/>
                  </w:pPr>
                  <w:r>
                    <w:t>forward</w:t>
                  </w:r>
                </w:p>
              </w:tc>
              <w:tc>
                <w:tcPr>
                  <w:tcW w:w="1192" w:type="dxa"/>
                </w:tcPr>
                <w:p w14:paraId="088596CC" w14:textId="77777777" w:rsidR="00AF7E86" w:rsidRDefault="00000000">
                  <w:pPr>
                    <w:pStyle w:val="Compact"/>
                    <w:jc w:val="center"/>
                  </w:pPr>
                  <w:r>
                    <w:t>99</w:t>
                  </w:r>
                </w:p>
              </w:tc>
              <w:tc>
                <w:tcPr>
                  <w:tcW w:w="1618" w:type="dxa"/>
                </w:tcPr>
                <w:p w14:paraId="07F6D2A6" w14:textId="77777777" w:rsidR="00AF7E86" w:rsidRDefault="00000000">
                  <w:pPr>
                    <w:pStyle w:val="Compact"/>
                    <w:jc w:val="center"/>
                  </w:pPr>
                  <w:r>
                    <w:t>Habitat + evidence</w:t>
                  </w:r>
                </w:p>
              </w:tc>
              <w:tc>
                <w:tcPr>
                  <w:tcW w:w="1447" w:type="dxa"/>
                </w:tcPr>
                <w:p w14:paraId="22FBE92C" w14:textId="77777777" w:rsidR="00AF7E86" w:rsidRDefault="00000000">
                  <w:pPr>
                    <w:pStyle w:val="Compact"/>
                    <w:jc w:val="center"/>
                  </w:pPr>
                  <w:r>
                    <w:t>98.2 [97.2–98.7]</w:t>
                  </w:r>
                </w:p>
              </w:tc>
              <w:tc>
                <w:tcPr>
                  <w:tcW w:w="1447" w:type="dxa"/>
                </w:tcPr>
                <w:p w14:paraId="352CFFAC" w14:textId="77777777" w:rsidR="00AF7E86" w:rsidRDefault="00000000">
                  <w:pPr>
                    <w:pStyle w:val="Compact"/>
                    <w:jc w:val="center"/>
                  </w:pPr>
                  <w:r>
                    <w:t>1.8 [1.2–2.7]</w:t>
                  </w:r>
                </w:p>
              </w:tc>
              <w:tc>
                <w:tcPr>
                  <w:tcW w:w="1532" w:type="dxa"/>
                </w:tcPr>
                <w:p w14:paraId="1A59364A" w14:textId="77777777" w:rsidR="00AF7E86" w:rsidRDefault="00000000">
                  <w:pPr>
                    <w:pStyle w:val="Compact"/>
                    <w:jc w:val="center"/>
                  </w:pPr>
                  <w:r>
                    <w:t>2.2 [1.6–3.6]</w:t>
                  </w:r>
                </w:p>
              </w:tc>
            </w:tr>
            <w:tr w:rsidR="00AF7E86" w14:paraId="7F1935B4" w14:textId="77777777">
              <w:tc>
                <w:tcPr>
                  <w:tcW w:w="681" w:type="dxa"/>
                </w:tcPr>
                <w:p w14:paraId="52AFB711" w14:textId="77777777" w:rsidR="00AF7E86" w:rsidRDefault="00000000">
                  <w:pPr>
                    <w:pStyle w:val="Compact"/>
                    <w:jc w:val="center"/>
                  </w:pPr>
                  <w:r>
                    <w:t>forward</w:t>
                  </w:r>
                </w:p>
              </w:tc>
              <w:tc>
                <w:tcPr>
                  <w:tcW w:w="1192" w:type="dxa"/>
                </w:tcPr>
                <w:p w14:paraId="3A0EE104" w14:textId="77777777" w:rsidR="00AF7E86" w:rsidRDefault="00000000">
                  <w:pPr>
                    <w:pStyle w:val="Compact"/>
                    <w:jc w:val="center"/>
                  </w:pPr>
                  <w:r>
                    <w:t>99</w:t>
                  </w:r>
                </w:p>
              </w:tc>
              <w:tc>
                <w:tcPr>
                  <w:tcW w:w="1618" w:type="dxa"/>
                </w:tcPr>
                <w:p w14:paraId="67DB281F" w14:textId="77777777" w:rsidR="00AF7E86" w:rsidRDefault="00000000">
                  <w:pPr>
                    <w:pStyle w:val="Compact"/>
                    <w:jc w:val="center"/>
                  </w:pPr>
                  <w:r>
                    <w:t>Habitat</w:t>
                  </w:r>
                </w:p>
              </w:tc>
              <w:tc>
                <w:tcPr>
                  <w:tcW w:w="1447" w:type="dxa"/>
                </w:tcPr>
                <w:p w14:paraId="5D9F2D03" w14:textId="77777777" w:rsidR="00AF7E86" w:rsidRDefault="00000000">
                  <w:pPr>
                    <w:pStyle w:val="Compact"/>
                    <w:jc w:val="center"/>
                  </w:pPr>
                  <w:r>
                    <w:t>98.8 [98.3–99.1]</w:t>
                  </w:r>
                </w:p>
              </w:tc>
              <w:tc>
                <w:tcPr>
                  <w:tcW w:w="1447" w:type="dxa"/>
                </w:tcPr>
                <w:p w14:paraId="3E8EC0AE" w14:textId="77777777" w:rsidR="00AF7E86" w:rsidRDefault="00000000">
                  <w:pPr>
                    <w:pStyle w:val="Compact"/>
                    <w:jc w:val="center"/>
                  </w:pPr>
                  <w:r>
                    <w:t>1.0 [0.7–1.4]</w:t>
                  </w:r>
                </w:p>
              </w:tc>
              <w:tc>
                <w:tcPr>
                  <w:tcW w:w="1532" w:type="dxa"/>
                </w:tcPr>
                <w:p w14:paraId="05829EF8" w14:textId="77777777" w:rsidR="00AF7E86" w:rsidRDefault="00000000">
                  <w:pPr>
                    <w:pStyle w:val="Compact"/>
                    <w:jc w:val="center"/>
                  </w:pPr>
                  <w:r>
                    <w:t>1.4 [1.0–2.0]</w:t>
                  </w:r>
                </w:p>
              </w:tc>
            </w:tr>
            <w:tr w:rsidR="00AF7E86" w14:paraId="47EF1284" w14:textId="77777777">
              <w:tc>
                <w:tcPr>
                  <w:tcW w:w="681" w:type="dxa"/>
                </w:tcPr>
                <w:p w14:paraId="052E41A4" w14:textId="77777777" w:rsidR="00AF7E86" w:rsidRDefault="00000000">
                  <w:pPr>
                    <w:pStyle w:val="Compact"/>
                    <w:jc w:val="center"/>
                  </w:pPr>
                  <w:r>
                    <w:t>spatial</w:t>
                  </w:r>
                </w:p>
              </w:tc>
              <w:tc>
                <w:tcPr>
                  <w:tcW w:w="1192" w:type="dxa"/>
                </w:tcPr>
                <w:p w14:paraId="5A98DECF" w14:textId="77777777" w:rsidR="00AF7E86" w:rsidRDefault="00000000">
                  <w:pPr>
                    <w:pStyle w:val="Compact"/>
                    <w:jc w:val="center"/>
                  </w:pPr>
                  <w:r>
                    <w:t>80</w:t>
                  </w:r>
                </w:p>
              </w:tc>
              <w:tc>
                <w:tcPr>
                  <w:tcW w:w="1618" w:type="dxa"/>
                </w:tcPr>
                <w:p w14:paraId="35A887D0" w14:textId="77777777" w:rsidR="00AF7E86" w:rsidRDefault="00000000">
                  <w:pPr>
                    <w:pStyle w:val="Compact"/>
                    <w:jc w:val="center"/>
                  </w:pPr>
                  <w:r>
                    <w:t>Habitat + evidence</w:t>
                  </w:r>
                </w:p>
              </w:tc>
              <w:tc>
                <w:tcPr>
                  <w:tcW w:w="1447" w:type="dxa"/>
                </w:tcPr>
                <w:p w14:paraId="1D6EFD86" w14:textId="77777777" w:rsidR="00AF7E86" w:rsidRDefault="00000000">
                  <w:pPr>
                    <w:pStyle w:val="Compact"/>
                    <w:jc w:val="center"/>
                  </w:pPr>
                  <w:r>
                    <w:t>66.8 [62.1–71.6]</w:t>
                  </w:r>
                </w:p>
              </w:tc>
              <w:tc>
                <w:tcPr>
                  <w:tcW w:w="1447" w:type="dxa"/>
                </w:tcPr>
                <w:p w14:paraId="4600B1AE" w14:textId="77777777" w:rsidR="00AF7E86" w:rsidRDefault="00000000">
                  <w:pPr>
                    <w:pStyle w:val="Compact"/>
                    <w:jc w:val="center"/>
                  </w:pPr>
                  <w:r>
                    <w:t>27.0 [23.2–30.6]</w:t>
                  </w:r>
                </w:p>
              </w:tc>
              <w:tc>
                <w:tcPr>
                  <w:tcW w:w="1532" w:type="dxa"/>
                </w:tcPr>
                <w:p w14:paraId="23AD3C4D" w14:textId="77777777" w:rsidR="00AF7E86" w:rsidRDefault="00000000">
                  <w:pPr>
                    <w:pStyle w:val="Compact"/>
                    <w:jc w:val="center"/>
                  </w:pPr>
                  <w:r>
                    <w:t>35.1 [30.2–39.4]</w:t>
                  </w:r>
                </w:p>
              </w:tc>
            </w:tr>
            <w:tr w:rsidR="00AF7E86" w14:paraId="235F2C89" w14:textId="77777777">
              <w:tc>
                <w:tcPr>
                  <w:tcW w:w="681" w:type="dxa"/>
                </w:tcPr>
                <w:p w14:paraId="39A622CD" w14:textId="77777777" w:rsidR="00AF7E86" w:rsidRDefault="00000000">
                  <w:pPr>
                    <w:pStyle w:val="Compact"/>
                    <w:jc w:val="center"/>
                  </w:pPr>
                  <w:r>
                    <w:t>spatial</w:t>
                  </w:r>
                </w:p>
              </w:tc>
              <w:tc>
                <w:tcPr>
                  <w:tcW w:w="1192" w:type="dxa"/>
                </w:tcPr>
                <w:p w14:paraId="3591EBF0" w14:textId="77777777" w:rsidR="00AF7E86" w:rsidRDefault="00000000">
                  <w:pPr>
                    <w:pStyle w:val="Compact"/>
                    <w:jc w:val="center"/>
                  </w:pPr>
                  <w:r>
                    <w:t>80</w:t>
                  </w:r>
                </w:p>
              </w:tc>
              <w:tc>
                <w:tcPr>
                  <w:tcW w:w="1618" w:type="dxa"/>
                </w:tcPr>
                <w:p w14:paraId="3A152B62" w14:textId="77777777" w:rsidR="00AF7E86" w:rsidRDefault="00000000">
                  <w:pPr>
                    <w:pStyle w:val="Compact"/>
                    <w:jc w:val="center"/>
                  </w:pPr>
                  <w:r>
                    <w:t>Habitat</w:t>
                  </w:r>
                </w:p>
              </w:tc>
              <w:tc>
                <w:tcPr>
                  <w:tcW w:w="1447" w:type="dxa"/>
                </w:tcPr>
                <w:p w14:paraId="592E163B" w14:textId="77777777" w:rsidR="00AF7E86" w:rsidRDefault="00000000">
                  <w:pPr>
                    <w:pStyle w:val="Compact"/>
                    <w:jc w:val="center"/>
                  </w:pPr>
                  <w:r>
                    <w:t>72.6 [68.1–78.0]</w:t>
                  </w:r>
                </w:p>
              </w:tc>
              <w:tc>
                <w:tcPr>
                  <w:tcW w:w="1447" w:type="dxa"/>
                </w:tcPr>
                <w:p w14:paraId="5817C826" w14:textId="77777777" w:rsidR="00AF7E86" w:rsidRDefault="00000000">
                  <w:pPr>
                    <w:pStyle w:val="Compact"/>
                    <w:jc w:val="center"/>
                  </w:pPr>
                  <w:r>
                    <w:t>21.6 [17.3–26.4]</w:t>
                  </w:r>
                </w:p>
              </w:tc>
              <w:tc>
                <w:tcPr>
                  <w:tcW w:w="1532" w:type="dxa"/>
                </w:tcPr>
                <w:p w14:paraId="2366372B" w14:textId="77777777" w:rsidR="00AF7E86" w:rsidRDefault="00000000">
                  <w:pPr>
                    <w:pStyle w:val="Compact"/>
                    <w:jc w:val="center"/>
                  </w:pPr>
                  <w:r>
                    <w:t>26.4 [21.1–31.4]</w:t>
                  </w:r>
                </w:p>
              </w:tc>
            </w:tr>
            <w:tr w:rsidR="00AF7E86" w14:paraId="554FA7B1" w14:textId="77777777">
              <w:tc>
                <w:tcPr>
                  <w:tcW w:w="681" w:type="dxa"/>
                </w:tcPr>
                <w:p w14:paraId="153C5B4A" w14:textId="77777777" w:rsidR="00AF7E86" w:rsidRDefault="00000000">
                  <w:pPr>
                    <w:pStyle w:val="Compact"/>
                    <w:jc w:val="center"/>
                  </w:pPr>
                  <w:r>
                    <w:t>spatial</w:t>
                  </w:r>
                </w:p>
              </w:tc>
              <w:tc>
                <w:tcPr>
                  <w:tcW w:w="1192" w:type="dxa"/>
                </w:tcPr>
                <w:p w14:paraId="4786DF5A" w14:textId="77777777" w:rsidR="00AF7E86" w:rsidRDefault="00000000">
                  <w:pPr>
                    <w:pStyle w:val="Compact"/>
                    <w:jc w:val="center"/>
                  </w:pPr>
                  <w:r>
                    <w:t>90</w:t>
                  </w:r>
                </w:p>
              </w:tc>
              <w:tc>
                <w:tcPr>
                  <w:tcW w:w="1618" w:type="dxa"/>
                </w:tcPr>
                <w:p w14:paraId="1C3365C0" w14:textId="77777777" w:rsidR="00AF7E86" w:rsidRDefault="00000000">
                  <w:pPr>
                    <w:pStyle w:val="Compact"/>
                    <w:jc w:val="center"/>
                  </w:pPr>
                  <w:r>
                    <w:t>Habitat + evidence</w:t>
                  </w:r>
                </w:p>
              </w:tc>
              <w:tc>
                <w:tcPr>
                  <w:tcW w:w="1447" w:type="dxa"/>
                </w:tcPr>
                <w:p w14:paraId="7AD3395C" w14:textId="77777777" w:rsidR="00AF7E86" w:rsidRDefault="00000000">
                  <w:pPr>
                    <w:pStyle w:val="Compact"/>
                    <w:jc w:val="center"/>
                  </w:pPr>
                  <w:r>
                    <w:t>81.6 [75.0–86.9]</w:t>
                  </w:r>
                </w:p>
              </w:tc>
              <w:tc>
                <w:tcPr>
                  <w:tcW w:w="1447" w:type="dxa"/>
                </w:tcPr>
                <w:p w14:paraId="144C6A9F" w14:textId="77777777" w:rsidR="00AF7E86" w:rsidRDefault="00000000">
                  <w:pPr>
                    <w:pStyle w:val="Compact"/>
                    <w:jc w:val="center"/>
                  </w:pPr>
                  <w:r>
                    <w:t>15.8 [11.6–20.4]</w:t>
                  </w:r>
                </w:p>
              </w:tc>
              <w:tc>
                <w:tcPr>
                  <w:tcW w:w="1532" w:type="dxa"/>
                </w:tcPr>
                <w:p w14:paraId="52A31453" w14:textId="77777777" w:rsidR="00AF7E86" w:rsidRDefault="00000000">
                  <w:pPr>
                    <w:pStyle w:val="Compact"/>
                    <w:jc w:val="center"/>
                  </w:pPr>
                  <w:r>
                    <w:t>20.6 [15.3–27.1]</w:t>
                  </w:r>
                </w:p>
              </w:tc>
            </w:tr>
            <w:tr w:rsidR="00AF7E86" w14:paraId="28BB5E2A" w14:textId="77777777">
              <w:tc>
                <w:tcPr>
                  <w:tcW w:w="681" w:type="dxa"/>
                </w:tcPr>
                <w:p w14:paraId="6BE10E96" w14:textId="77777777" w:rsidR="00AF7E86" w:rsidRDefault="00000000">
                  <w:pPr>
                    <w:pStyle w:val="Compact"/>
                    <w:jc w:val="center"/>
                  </w:pPr>
                  <w:r>
                    <w:t>spatial</w:t>
                  </w:r>
                </w:p>
              </w:tc>
              <w:tc>
                <w:tcPr>
                  <w:tcW w:w="1192" w:type="dxa"/>
                </w:tcPr>
                <w:p w14:paraId="33F96FCD" w14:textId="77777777" w:rsidR="00AF7E86" w:rsidRDefault="00000000">
                  <w:pPr>
                    <w:pStyle w:val="Compact"/>
                    <w:jc w:val="center"/>
                  </w:pPr>
                  <w:r>
                    <w:t>90</w:t>
                  </w:r>
                </w:p>
              </w:tc>
              <w:tc>
                <w:tcPr>
                  <w:tcW w:w="1618" w:type="dxa"/>
                </w:tcPr>
                <w:p w14:paraId="0342E71D" w14:textId="77777777" w:rsidR="00AF7E86" w:rsidRDefault="00000000">
                  <w:pPr>
                    <w:pStyle w:val="Compact"/>
                    <w:jc w:val="center"/>
                  </w:pPr>
                  <w:r>
                    <w:t>Habitat</w:t>
                  </w:r>
                </w:p>
              </w:tc>
              <w:tc>
                <w:tcPr>
                  <w:tcW w:w="1447" w:type="dxa"/>
                </w:tcPr>
                <w:p w14:paraId="38A8FCA2" w14:textId="77777777" w:rsidR="00AF7E86" w:rsidRDefault="00000000">
                  <w:pPr>
                    <w:pStyle w:val="Compact"/>
                    <w:jc w:val="center"/>
                  </w:pPr>
                  <w:r>
                    <w:t>87.1 [83.1–90.2]</w:t>
                  </w:r>
                </w:p>
              </w:tc>
              <w:tc>
                <w:tcPr>
                  <w:tcW w:w="1447" w:type="dxa"/>
                </w:tcPr>
                <w:p w14:paraId="45F09611" w14:textId="77777777" w:rsidR="00AF7E86" w:rsidRDefault="00000000">
                  <w:pPr>
                    <w:pStyle w:val="Compact"/>
                    <w:jc w:val="center"/>
                  </w:pPr>
                  <w:r>
                    <w:t>10.1 [7.9–12.9]</w:t>
                  </w:r>
                </w:p>
              </w:tc>
              <w:tc>
                <w:tcPr>
                  <w:tcW w:w="1532" w:type="dxa"/>
                </w:tcPr>
                <w:p w14:paraId="39B9D208" w14:textId="77777777" w:rsidR="00AF7E86" w:rsidRDefault="00000000">
                  <w:pPr>
                    <w:pStyle w:val="Compact"/>
                    <w:jc w:val="center"/>
                  </w:pPr>
                  <w:r>
                    <w:t>12.5 [9.2–16.8]</w:t>
                  </w:r>
                </w:p>
              </w:tc>
            </w:tr>
            <w:tr w:rsidR="00AF7E86" w14:paraId="7EA5FB54" w14:textId="77777777">
              <w:tc>
                <w:tcPr>
                  <w:tcW w:w="681" w:type="dxa"/>
                </w:tcPr>
                <w:p w14:paraId="37184242" w14:textId="77777777" w:rsidR="00AF7E86" w:rsidRDefault="00000000">
                  <w:pPr>
                    <w:pStyle w:val="Compact"/>
                    <w:jc w:val="center"/>
                  </w:pPr>
                  <w:r>
                    <w:t>spatial</w:t>
                  </w:r>
                </w:p>
              </w:tc>
              <w:tc>
                <w:tcPr>
                  <w:tcW w:w="1192" w:type="dxa"/>
                </w:tcPr>
                <w:p w14:paraId="38B29F04" w14:textId="77777777" w:rsidR="00AF7E86" w:rsidRDefault="00000000">
                  <w:pPr>
                    <w:pStyle w:val="Compact"/>
                    <w:jc w:val="center"/>
                  </w:pPr>
                  <w:r>
                    <w:t>95</w:t>
                  </w:r>
                </w:p>
              </w:tc>
              <w:tc>
                <w:tcPr>
                  <w:tcW w:w="1618" w:type="dxa"/>
                </w:tcPr>
                <w:p w14:paraId="378B2968" w14:textId="77777777" w:rsidR="00AF7E86" w:rsidRDefault="00000000">
                  <w:pPr>
                    <w:pStyle w:val="Compact"/>
                    <w:jc w:val="center"/>
                  </w:pPr>
                  <w:r>
                    <w:t>Habitat + evidence</w:t>
                  </w:r>
                </w:p>
              </w:tc>
              <w:tc>
                <w:tcPr>
                  <w:tcW w:w="1447" w:type="dxa"/>
                </w:tcPr>
                <w:p w14:paraId="70C04329" w14:textId="77777777" w:rsidR="00AF7E86" w:rsidRDefault="00000000">
                  <w:pPr>
                    <w:pStyle w:val="Compact"/>
                    <w:jc w:val="center"/>
                  </w:pPr>
                  <w:r>
                    <w:t>92.5 [87.9–94.9]</w:t>
                  </w:r>
                </w:p>
              </w:tc>
              <w:tc>
                <w:tcPr>
                  <w:tcW w:w="1447" w:type="dxa"/>
                </w:tcPr>
                <w:p w14:paraId="1ADD6792" w14:textId="77777777" w:rsidR="00AF7E86" w:rsidRDefault="00000000">
                  <w:pPr>
                    <w:pStyle w:val="Compact"/>
                    <w:jc w:val="center"/>
                  </w:pPr>
                  <w:r>
                    <w:t>7.2 [5.1–10.5]</w:t>
                  </w:r>
                </w:p>
              </w:tc>
              <w:tc>
                <w:tcPr>
                  <w:tcW w:w="1532" w:type="dxa"/>
                </w:tcPr>
                <w:p w14:paraId="3ADB0044" w14:textId="77777777" w:rsidR="00AF7E86" w:rsidRDefault="00000000">
                  <w:pPr>
                    <w:pStyle w:val="Compact"/>
                    <w:jc w:val="center"/>
                  </w:pPr>
                  <w:r>
                    <w:t>9.6 [6.5–14.4]</w:t>
                  </w:r>
                </w:p>
              </w:tc>
            </w:tr>
            <w:tr w:rsidR="00AF7E86" w14:paraId="4CE0B3BB" w14:textId="77777777">
              <w:tc>
                <w:tcPr>
                  <w:tcW w:w="681" w:type="dxa"/>
                </w:tcPr>
                <w:p w14:paraId="40A7C26C" w14:textId="77777777" w:rsidR="00AF7E86" w:rsidRDefault="00000000">
                  <w:pPr>
                    <w:pStyle w:val="Compact"/>
                    <w:jc w:val="center"/>
                  </w:pPr>
                  <w:r>
                    <w:t>spatial</w:t>
                  </w:r>
                </w:p>
              </w:tc>
              <w:tc>
                <w:tcPr>
                  <w:tcW w:w="1192" w:type="dxa"/>
                </w:tcPr>
                <w:p w14:paraId="7EDA7B47" w14:textId="77777777" w:rsidR="00AF7E86" w:rsidRDefault="00000000">
                  <w:pPr>
                    <w:pStyle w:val="Compact"/>
                    <w:jc w:val="center"/>
                  </w:pPr>
                  <w:r>
                    <w:t>95</w:t>
                  </w:r>
                </w:p>
              </w:tc>
              <w:tc>
                <w:tcPr>
                  <w:tcW w:w="1618" w:type="dxa"/>
                </w:tcPr>
                <w:p w14:paraId="1EB84F07" w14:textId="77777777" w:rsidR="00AF7E86" w:rsidRDefault="00000000">
                  <w:pPr>
                    <w:pStyle w:val="Compact"/>
                    <w:jc w:val="center"/>
                  </w:pPr>
                  <w:r>
                    <w:t>Habitat</w:t>
                  </w:r>
                </w:p>
              </w:tc>
              <w:tc>
                <w:tcPr>
                  <w:tcW w:w="1447" w:type="dxa"/>
                </w:tcPr>
                <w:p w14:paraId="1FBC7951" w14:textId="77777777" w:rsidR="00AF7E86" w:rsidRDefault="00000000">
                  <w:pPr>
                    <w:pStyle w:val="Compact"/>
                    <w:jc w:val="center"/>
                  </w:pPr>
                  <w:r>
                    <w:t>94.6 [92.1–95.9]</w:t>
                  </w:r>
                </w:p>
              </w:tc>
              <w:tc>
                <w:tcPr>
                  <w:tcW w:w="1447" w:type="dxa"/>
                </w:tcPr>
                <w:p w14:paraId="1C86CDA1" w14:textId="77777777" w:rsidR="00AF7E86" w:rsidRDefault="00000000">
                  <w:pPr>
                    <w:pStyle w:val="Compact"/>
                    <w:jc w:val="center"/>
                  </w:pPr>
                  <w:r>
                    <w:t>4.6 [3.4–6.3]</w:t>
                  </w:r>
                </w:p>
              </w:tc>
              <w:tc>
                <w:tcPr>
                  <w:tcW w:w="1532" w:type="dxa"/>
                </w:tcPr>
                <w:p w14:paraId="7A8B4B9D" w14:textId="77777777" w:rsidR="00AF7E86" w:rsidRDefault="00000000">
                  <w:pPr>
                    <w:pStyle w:val="Compact"/>
                    <w:jc w:val="center"/>
                  </w:pPr>
                  <w:r>
                    <w:t>5.7 [4.2–8.1]</w:t>
                  </w:r>
                </w:p>
              </w:tc>
            </w:tr>
            <w:tr w:rsidR="00AF7E86" w14:paraId="005F87C4" w14:textId="77777777">
              <w:tc>
                <w:tcPr>
                  <w:tcW w:w="681" w:type="dxa"/>
                </w:tcPr>
                <w:p w14:paraId="635BE3C6" w14:textId="77777777" w:rsidR="00AF7E86" w:rsidRDefault="00000000">
                  <w:pPr>
                    <w:pStyle w:val="Compact"/>
                    <w:jc w:val="center"/>
                  </w:pPr>
                  <w:r>
                    <w:t>spati</w:t>
                  </w:r>
                  <w:r>
                    <w:lastRenderedPageBreak/>
                    <w:t>al</w:t>
                  </w:r>
                </w:p>
              </w:tc>
              <w:tc>
                <w:tcPr>
                  <w:tcW w:w="1192" w:type="dxa"/>
                </w:tcPr>
                <w:p w14:paraId="573E10C6" w14:textId="77777777" w:rsidR="00AF7E86" w:rsidRDefault="00000000">
                  <w:pPr>
                    <w:pStyle w:val="Compact"/>
                    <w:jc w:val="center"/>
                  </w:pPr>
                  <w:r>
                    <w:lastRenderedPageBreak/>
                    <w:t>99</w:t>
                  </w:r>
                </w:p>
              </w:tc>
              <w:tc>
                <w:tcPr>
                  <w:tcW w:w="1618" w:type="dxa"/>
                </w:tcPr>
                <w:p w14:paraId="031660B6" w14:textId="77777777" w:rsidR="00AF7E86" w:rsidRDefault="00000000">
                  <w:pPr>
                    <w:pStyle w:val="Compact"/>
                    <w:jc w:val="center"/>
                  </w:pPr>
                  <w:r>
                    <w:t xml:space="preserve">Habitat + </w:t>
                  </w:r>
                  <w:r>
                    <w:lastRenderedPageBreak/>
                    <w:t>evidence</w:t>
                  </w:r>
                </w:p>
              </w:tc>
              <w:tc>
                <w:tcPr>
                  <w:tcW w:w="1447" w:type="dxa"/>
                </w:tcPr>
                <w:p w14:paraId="0C88E55C" w14:textId="77777777" w:rsidR="00AF7E86" w:rsidRDefault="00000000">
                  <w:pPr>
                    <w:pStyle w:val="Compact"/>
                    <w:jc w:val="center"/>
                  </w:pPr>
                  <w:r>
                    <w:lastRenderedPageBreak/>
                    <w:t>98.6 [97.9–</w:t>
                  </w:r>
                  <w:r>
                    <w:lastRenderedPageBreak/>
                    <w:t>99.0]</w:t>
                  </w:r>
                </w:p>
              </w:tc>
              <w:tc>
                <w:tcPr>
                  <w:tcW w:w="1447" w:type="dxa"/>
                </w:tcPr>
                <w:p w14:paraId="7AD3B996" w14:textId="77777777" w:rsidR="00AF7E86" w:rsidRDefault="00000000">
                  <w:pPr>
                    <w:pStyle w:val="Compact"/>
                    <w:jc w:val="center"/>
                  </w:pPr>
                  <w:r>
                    <w:lastRenderedPageBreak/>
                    <w:t>1.4 [1.0–2.1]</w:t>
                  </w:r>
                </w:p>
              </w:tc>
              <w:tc>
                <w:tcPr>
                  <w:tcW w:w="1532" w:type="dxa"/>
                </w:tcPr>
                <w:p w14:paraId="2783A50C" w14:textId="77777777" w:rsidR="00AF7E86" w:rsidRDefault="00000000">
                  <w:pPr>
                    <w:pStyle w:val="Compact"/>
                    <w:jc w:val="center"/>
                  </w:pPr>
                  <w:r>
                    <w:t>1.9 [1.3–2.8]</w:t>
                  </w:r>
                </w:p>
              </w:tc>
            </w:tr>
            <w:tr w:rsidR="00AF7E86" w14:paraId="3E9589A6" w14:textId="77777777">
              <w:tc>
                <w:tcPr>
                  <w:tcW w:w="681" w:type="dxa"/>
                </w:tcPr>
                <w:p w14:paraId="6BE82BD7" w14:textId="77777777" w:rsidR="00AF7E86" w:rsidRDefault="00000000">
                  <w:pPr>
                    <w:pStyle w:val="Compact"/>
                    <w:jc w:val="center"/>
                  </w:pPr>
                  <w:r>
                    <w:t>spatial</w:t>
                  </w:r>
                </w:p>
              </w:tc>
              <w:tc>
                <w:tcPr>
                  <w:tcW w:w="1192" w:type="dxa"/>
                </w:tcPr>
                <w:p w14:paraId="44E6B571" w14:textId="77777777" w:rsidR="00AF7E86" w:rsidRDefault="00000000">
                  <w:pPr>
                    <w:pStyle w:val="Compact"/>
                    <w:jc w:val="center"/>
                  </w:pPr>
                  <w:r>
                    <w:t>99</w:t>
                  </w:r>
                </w:p>
              </w:tc>
              <w:tc>
                <w:tcPr>
                  <w:tcW w:w="1618" w:type="dxa"/>
                </w:tcPr>
                <w:p w14:paraId="61CB8C49" w14:textId="77777777" w:rsidR="00AF7E86" w:rsidRDefault="00000000">
                  <w:pPr>
                    <w:pStyle w:val="Compact"/>
                    <w:jc w:val="center"/>
                  </w:pPr>
                  <w:r>
                    <w:t>Habitat</w:t>
                  </w:r>
                </w:p>
              </w:tc>
              <w:tc>
                <w:tcPr>
                  <w:tcW w:w="1447" w:type="dxa"/>
                </w:tcPr>
                <w:p w14:paraId="58D1BD5C" w14:textId="77777777" w:rsidR="00AF7E86" w:rsidRDefault="00000000">
                  <w:pPr>
                    <w:pStyle w:val="Compact"/>
                    <w:jc w:val="center"/>
                  </w:pPr>
                  <w:r>
                    <w:t>98.9 [98.6–99.2]</w:t>
                  </w:r>
                </w:p>
              </w:tc>
              <w:tc>
                <w:tcPr>
                  <w:tcW w:w="1447" w:type="dxa"/>
                </w:tcPr>
                <w:p w14:paraId="015A6165" w14:textId="77777777" w:rsidR="00AF7E86" w:rsidRDefault="00000000">
                  <w:pPr>
                    <w:pStyle w:val="Compact"/>
                    <w:jc w:val="center"/>
                  </w:pPr>
                  <w:r>
                    <w:t>0.9 [0.7–1.2]</w:t>
                  </w:r>
                </w:p>
              </w:tc>
              <w:tc>
                <w:tcPr>
                  <w:tcW w:w="1532" w:type="dxa"/>
                </w:tcPr>
                <w:p w14:paraId="0357138C" w14:textId="77777777" w:rsidR="00AF7E86" w:rsidRDefault="00000000">
                  <w:pPr>
                    <w:pStyle w:val="Compact"/>
                    <w:jc w:val="center"/>
                  </w:pPr>
                  <w:r>
                    <w:t>1.1 [0.8–1.6]</w:t>
                  </w:r>
                </w:p>
              </w:tc>
            </w:tr>
            <w:bookmarkEnd w:id="269"/>
          </w:tbl>
          <w:p w14:paraId="09CE7597" w14:textId="77777777" w:rsidR="00AF7E86" w:rsidRDefault="00AF7E86"/>
        </w:tc>
      </w:tr>
    </w:tbl>
    <w:p w14:paraId="1F7A7435" w14:textId="77777777" w:rsidR="00AF7E86" w:rsidRDefault="00000000">
      <w:pPr>
        <w:pStyle w:val="BodyText"/>
      </w:pPr>
      <w:r>
        <w:lastRenderedPageBreak/>
        <w:t xml:space="preserve">See </w:t>
      </w:r>
      <w:hyperlink w:anchor="fig-high-density">
        <w:r>
          <w:rPr>
            <w:rStyle w:val="Hyperlink"/>
          </w:rPr>
          <w:t>Figure 1</w:t>
        </w:r>
      </w:hyperlink>
      <w:r>
        <w:t xml:space="preserve"> in the main Results.</w:t>
      </w:r>
    </w:p>
    <w:p w14:paraId="37C8E98D" w14:textId="77777777" w:rsidR="00AF7E86" w:rsidRDefault="00000000">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 </w:t>
      </w:r>
      <w:r>
        <w:rPr>
          <w:rStyle w:val="VerbatimChar"/>
        </w:rPr>
        <w:t>cull_high_density_*.csv</w:t>
      </w:r>
      <w:r>
        <w:t>.</w:t>
      </w:r>
    </w:p>
    <w:p w14:paraId="31B486F6" w14:textId="77777777" w:rsidR="00AF7E86" w:rsidRDefault="00000000">
      <w:pPr>
        <w:pStyle w:val="Heading3"/>
      </w:pPr>
      <w:bookmarkStart w:id="270" w:name="each-source-covers-the-others-gaps"/>
      <w:bookmarkStart w:id="271" w:name="_Toc243919307"/>
      <w:bookmarkEnd w:id="267"/>
      <w:r>
        <w:t>Each source covers the other’s gaps</w:t>
      </w:r>
      <w:bookmarkEnd w:id="271"/>
    </w:p>
    <w:p w14:paraId="75AA62CE" w14:textId="77777777" w:rsidR="00AF7E86" w:rsidRDefault="00000000">
      <w:pPr>
        <w:pStyle w:val="Heading4"/>
      </w:pPr>
      <w:bookmarkStart w:id="272" w:name="Xb58e258760303588338fbcfcd266382b07be4c0"/>
      <w:r>
        <w:t>Habitat layers: a consistent first ordering on every reef</w:t>
      </w:r>
    </w:p>
    <w:p w14:paraId="249D7811" w14:textId="1194CD80" w:rsidR="00AF7E86" w:rsidDel="00DC22FA" w:rsidRDefault="00000000" w:rsidP="00DC22FA">
      <w:pPr>
        <w:pStyle w:val="FirstParagraph"/>
        <w:rPr>
          <w:del w:id="273" w:author="Sam Matthews" w:date="2026-10-26T15:30:00Z" w16du:dateUtc="2026-10-26T05:30:00Z"/>
        </w:rPr>
      </w:pPr>
      <w:r>
        <w:t>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Figure 15</w:t>
        </w:r>
      </w:hyperlink>
      <w:r>
        <w:t>). Within reefs, the cull-trained layers placed their highest ranks along reef margins and outer slopes (</w:t>
      </w:r>
      <w:hyperlink w:anchor="fig-maps">
        <w:r>
          <w:rPr>
            <w:rStyle w:val="Hyperlink"/>
          </w:rPr>
          <w:t>Figure 16</w:t>
        </w:r>
      </w:hyperlink>
      <w:r>
        <w:t>).</w:t>
      </w:r>
    </w:p>
    <w:tbl>
      <w:tblPr>
        <w:tblStyle w:val="Table"/>
        <w:tblW w:w="5000" w:type="pct"/>
        <w:tblLayout w:type="fixed"/>
        <w:tblLook w:val="0000" w:firstRow="0" w:lastRow="0" w:firstColumn="0" w:lastColumn="0" w:noHBand="0" w:noVBand="0"/>
      </w:tblPr>
      <w:tblGrid>
        <w:gridCol w:w="9242"/>
      </w:tblGrid>
      <w:tr w:rsidR="00AF7E86" w:rsidDel="00DC22FA" w14:paraId="00BB29F2" w14:textId="0408005F">
        <w:trPr>
          <w:del w:id="274" w:author="Sam Matthews" w:date="2026-10-26T15:30:00Z" w16du:dateUtc="2026-10-26T05:30:00Z"/>
        </w:trPr>
        <w:tc>
          <w:tcPr>
            <w:tcW w:w="7920" w:type="dxa"/>
          </w:tcPr>
          <w:p w14:paraId="4813E823" w14:textId="4CA302C5" w:rsidR="00AF7E86" w:rsidDel="00DC22FA" w:rsidRDefault="00000000" w:rsidP="00DC22FA">
            <w:pPr>
              <w:pStyle w:val="FirstParagraph"/>
              <w:rPr>
                <w:del w:id="275" w:author="Sam Matthews" w:date="2026-10-26T15:30:00Z" w16du:dateUtc="2026-10-26T05:30:00Z"/>
              </w:rPr>
              <w:pPrChange w:id="276" w:author="Sam Matthews" w:date="2026-10-26T15:30:00Z" w16du:dateUtc="2026-10-26T05:30:00Z">
                <w:pPr>
                  <w:pStyle w:val="Compact"/>
                  <w:jc w:val="center"/>
                </w:pPr>
              </w:pPrChange>
            </w:pPr>
            <w:bookmarkStart w:id="277" w:name="fig-overview"/>
            <w:del w:id="278" w:author="Sam Matthews" w:date="2026-10-26T15:30:00Z" w16du:dateUtc="2026-10-26T05:30:00Z">
              <w:r w:rsidDel="00DC22FA">
                <w:rPr>
                  <w:noProof/>
                </w:rPr>
                <w:drawing>
                  <wp:inline distT="0" distB="0" distL="0" distR="0" wp14:anchorId="09411428" wp14:editId="20AEF230">
                    <wp:extent cx="5727700" cy="3971205"/>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outputs/figures/fig01_gbr_overview.png"/>
                            <pic:cNvPicPr>
                              <a:picLocks noChangeAspect="1" noChangeArrowheads="1"/>
                            </pic:cNvPicPr>
                          </pic:nvPicPr>
                          <pic:blipFill>
                            <a:blip r:embed="rId7"/>
                            <a:stretch>
                              <a:fillRect/>
                            </a:stretch>
                          </pic:blipFill>
                          <pic:spPr bwMode="auto">
                            <a:xfrm>
                              <a:off x="0" y="0"/>
                              <a:ext cx="5727700" cy="3971205"/>
                            </a:xfrm>
                            <a:prstGeom prst="rect">
                              <a:avLst/>
                            </a:prstGeom>
                            <a:noFill/>
                            <a:ln w="9525">
                              <a:noFill/>
                              <a:headEnd/>
                              <a:tailEnd/>
                            </a:ln>
                          </pic:spPr>
                        </pic:pic>
                      </a:graphicData>
                    </a:graphic>
                  </wp:inline>
                </w:drawing>
              </w:r>
            </w:del>
          </w:p>
          <w:p w14:paraId="3EBD56E3" w14:textId="45484582" w:rsidR="00AF7E86" w:rsidDel="00DC22FA" w:rsidRDefault="00000000" w:rsidP="00DC22FA">
            <w:pPr>
              <w:pStyle w:val="FirstParagraph"/>
              <w:rPr>
                <w:del w:id="279" w:author="Sam Matthews" w:date="2026-10-26T15:30:00Z" w16du:dateUtc="2026-10-26T05:30:00Z"/>
              </w:rPr>
              <w:pPrChange w:id="280" w:author="Sam Matthews" w:date="2026-10-26T15:30:00Z" w16du:dateUtc="2026-10-26T05:30:00Z">
                <w:pPr>
                  <w:pStyle w:val="ImageCaption"/>
                  <w:spacing w:before="200"/>
                </w:pPr>
              </w:pPrChange>
            </w:pPr>
            <w:del w:id="281" w:author="Sam Matthews" w:date="2026-10-26T15:30:00Z" w16du:dateUtc="2026-10-26T05:30:00Z">
              <w:r w:rsidDel="00DC22FA">
                <w:delText xml:space="preserve">Figure 15: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w:delText>
              </w:r>
              <w:r w:rsidDel="00DC22FA">
                <w:lastRenderedPageBreak/>
                <w:delText>fallback in the primary search-planning layer.</w:delText>
              </w:r>
            </w:del>
          </w:p>
        </w:tc>
        <w:bookmarkEnd w:id="277"/>
      </w:tr>
    </w:tbl>
    <w:p w14:paraId="2744D679"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3A4C25AF" w14:textId="77777777">
        <w:tc>
          <w:tcPr>
            <w:tcW w:w="7920" w:type="dxa"/>
          </w:tcPr>
          <w:p w14:paraId="16E4A439" w14:textId="77777777" w:rsidR="00AF7E86" w:rsidRDefault="00000000">
            <w:pPr>
              <w:pStyle w:val="Compact"/>
              <w:jc w:val="center"/>
            </w:pPr>
            <w:bookmarkStart w:id="282" w:name="fig-maps"/>
            <w:r>
              <w:rPr>
                <w:noProof/>
              </w:rPr>
              <w:drawing>
                <wp:inline distT="0" distB="0" distL="0" distR="0" wp14:anchorId="728DE2FE" wp14:editId="484A1605">
                  <wp:extent cx="5727700" cy="5116745"/>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outputs/figures/fig02b_four_reef_comparison_imagery.png"/>
                          <pic:cNvPicPr>
                            <a:picLocks noChangeAspect="1" noChangeArrowheads="1"/>
                          </pic:cNvPicPr>
                        </pic:nvPicPr>
                        <pic:blipFill>
                          <a:blip r:embed="rId8"/>
                          <a:stretch>
                            <a:fillRect/>
                          </a:stretch>
                        </pic:blipFill>
                        <pic:spPr bwMode="auto">
                          <a:xfrm>
                            <a:off x="0" y="0"/>
                            <a:ext cx="5727700" cy="5116745"/>
                          </a:xfrm>
                          <a:prstGeom prst="rect">
                            <a:avLst/>
                          </a:prstGeom>
                          <a:noFill/>
                          <a:ln w="9525">
                            <a:noFill/>
                            <a:headEnd/>
                            <a:tailEnd/>
                          </a:ln>
                        </pic:spPr>
                      </pic:pic>
                    </a:graphicData>
                  </a:graphic>
                </wp:inline>
              </w:drawing>
            </w:r>
          </w:p>
          <w:p w14:paraId="5C7CC987" w14:textId="77777777" w:rsidR="00AF7E86" w:rsidRDefault="00000000">
            <w:pPr>
              <w:pStyle w:val="ImageCaption"/>
              <w:spacing w:before="200"/>
            </w:pPr>
            <w:r>
              <w:t>Figure 16: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282"/>
      </w:tr>
    </w:tbl>
    <w:p w14:paraId="164E8072" w14:textId="77777777" w:rsidR="00AF7E86"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12</w:t>
        </w:r>
      </w:hyperlink>
      <w:r>
        <w:t xml:space="preserve">, </w:t>
      </w:r>
      <w:hyperlink w:anchor="fig-manta">
        <w:r>
          <w:rPr>
            <w:rStyle w:val="Hyperlink"/>
          </w:rPr>
          <w:t>Figure 17</w:t>
        </w:r>
      </w:hyperlink>
      <w:r>
        <w:t>). It placed 23% more strong-evidence tows in each reef’s top-ranked 20% than chance. The manta model, trained on tows but scored leave-reef-out, reached 0.612 (95% CI 0.578–0.636) (</w:t>
      </w:r>
      <w:hyperlink w:anchor="sec-manta">
        <w:r>
          <w:rPr>
            <w:rStyle w:val="Hyperlink"/>
          </w:rPr>
          <w:t>Section 3.2</w:t>
        </w:r>
      </w:hyperlink>
      <w:r>
        <w:t>).</w:t>
      </w:r>
    </w:p>
    <w:tbl>
      <w:tblPr>
        <w:tblStyle w:val="Table"/>
        <w:tblW w:w="5000" w:type="pct"/>
        <w:tblLayout w:type="fixed"/>
        <w:tblLook w:val="0000" w:firstRow="0" w:lastRow="0" w:firstColumn="0" w:lastColumn="0" w:noHBand="0" w:noVBand="0"/>
      </w:tblPr>
      <w:tblGrid>
        <w:gridCol w:w="9242"/>
      </w:tblGrid>
      <w:tr w:rsidR="00AF7E86" w14:paraId="732D7E17" w14:textId="77777777">
        <w:tc>
          <w:tcPr>
            <w:tcW w:w="7920" w:type="dxa"/>
          </w:tcPr>
          <w:p w14:paraId="5CA24F08" w14:textId="77777777" w:rsidR="00AF7E86" w:rsidRDefault="00000000">
            <w:pPr>
              <w:pStyle w:val="ImageCaption"/>
              <w:spacing w:before="200"/>
            </w:pPr>
            <w:bookmarkStart w:id="283" w:name="tbl-manta"/>
            <w:r>
              <w:t xml:space="preserve">Table 12: Discrimination between strong-evidence and strictly negative manta tows within reef-years. Manta tows were not used to fit any of these layers. Lift is the share of strong-evidence tows in a reef-year’s top 20% of tows, divided by 20%. Intervals are 95% bootstrap </w:t>
            </w:r>
            <w:r>
              <w:lastRenderedPageBreak/>
              <w:t>intervals over reef-years.</w:t>
            </w:r>
          </w:p>
          <w:tbl>
            <w:tblPr>
              <w:tblStyle w:val="Table"/>
              <w:tblW w:w="0" w:type="auto"/>
              <w:tblLook w:val="0020" w:firstRow="1" w:lastRow="0" w:firstColumn="0" w:lastColumn="0" w:noHBand="0" w:noVBand="0"/>
            </w:tblPr>
            <w:tblGrid>
              <w:gridCol w:w="2640"/>
              <w:gridCol w:w="2640"/>
              <w:gridCol w:w="2640"/>
            </w:tblGrid>
            <w:tr w:rsidR="00AF7E86" w14:paraId="1A2A8919"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BED9E5" w14:textId="77777777" w:rsidR="00AF7E86" w:rsidRDefault="00000000">
                  <w:pPr>
                    <w:pStyle w:val="Compact"/>
                    <w:jc w:val="center"/>
                  </w:pPr>
                  <w:r>
                    <w:t>Layer</w:t>
                  </w:r>
                </w:p>
              </w:tc>
              <w:tc>
                <w:tcPr>
                  <w:tcW w:w="2640" w:type="dxa"/>
                </w:tcPr>
                <w:p w14:paraId="09BA06ED" w14:textId="77777777" w:rsidR="00AF7E86" w:rsidRDefault="00000000">
                  <w:pPr>
                    <w:pStyle w:val="Compact"/>
                    <w:jc w:val="center"/>
                  </w:pPr>
                  <w:r>
                    <w:t>Within reef-year AUC (95% CI)</w:t>
                  </w:r>
                </w:p>
              </w:tc>
              <w:tc>
                <w:tcPr>
                  <w:tcW w:w="2640" w:type="dxa"/>
                </w:tcPr>
                <w:p w14:paraId="40A878AE" w14:textId="77777777" w:rsidR="00AF7E86" w:rsidRDefault="00000000">
                  <w:pPr>
                    <w:pStyle w:val="Compact"/>
                    <w:jc w:val="center"/>
                  </w:pPr>
                  <w:r>
                    <w:t>Top-20% lift (95% CI)</w:t>
                  </w:r>
                </w:p>
              </w:tc>
            </w:tr>
            <w:tr w:rsidR="00AF7E86" w14:paraId="5EA3771B" w14:textId="77777777">
              <w:tc>
                <w:tcPr>
                  <w:tcW w:w="2640" w:type="dxa"/>
                </w:tcPr>
                <w:p w14:paraId="6CDA4E69" w14:textId="77777777" w:rsidR="00AF7E86" w:rsidRDefault="00000000">
                  <w:pPr>
                    <w:pStyle w:val="Compact"/>
                    <w:jc w:val="center"/>
                  </w:pPr>
                  <w:r>
                    <w:t>Clean + year</w:t>
                  </w:r>
                </w:p>
              </w:tc>
              <w:tc>
                <w:tcPr>
                  <w:tcW w:w="2640" w:type="dxa"/>
                </w:tcPr>
                <w:p w14:paraId="0DFEF32E" w14:textId="77777777" w:rsidR="00AF7E86" w:rsidRDefault="00000000">
                  <w:pPr>
                    <w:pStyle w:val="Compact"/>
                    <w:jc w:val="center"/>
                  </w:pPr>
                  <w:r>
                    <w:t>0.516 (0.500–0.532)</w:t>
                  </w:r>
                </w:p>
              </w:tc>
              <w:tc>
                <w:tcPr>
                  <w:tcW w:w="2640" w:type="dxa"/>
                </w:tcPr>
                <w:p w14:paraId="08C3E7E2" w14:textId="77777777" w:rsidR="00AF7E86" w:rsidRDefault="00000000">
                  <w:pPr>
                    <w:pStyle w:val="Compact"/>
                    <w:jc w:val="center"/>
                  </w:pPr>
                  <w:r>
                    <w:t>1.11 (1.06–1.15)</w:t>
                  </w:r>
                </w:p>
              </w:tc>
            </w:tr>
            <w:tr w:rsidR="00AF7E86" w14:paraId="038F2598" w14:textId="77777777">
              <w:tc>
                <w:tcPr>
                  <w:tcW w:w="2640" w:type="dxa"/>
                </w:tcPr>
                <w:p w14:paraId="401D34E1" w14:textId="77777777" w:rsidR="00AF7E86" w:rsidRDefault="00000000">
                  <w:pPr>
                    <w:pStyle w:val="Compact"/>
                    <w:jc w:val="center"/>
                  </w:pPr>
                  <w:r>
                    <w:t>RG + year</w:t>
                  </w:r>
                </w:p>
              </w:tc>
              <w:tc>
                <w:tcPr>
                  <w:tcW w:w="2640" w:type="dxa"/>
                </w:tcPr>
                <w:p w14:paraId="3B826F0F" w14:textId="77777777" w:rsidR="00AF7E86" w:rsidRDefault="00000000">
                  <w:pPr>
                    <w:pStyle w:val="Compact"/>
                    <w:jc w:val="center"/>
                  </w:pPr>
                  <w:r>
                    <w:t>0.576 (0.548–0.602)</w:t>
                  </w:r>
                </w:p>
              </w:tc>
              <w:tc>
                <w:tcPr>
                  <w:tcW w:w="2640" w:type="dxa"/>
                </w:tcPr>
                <w:p w14:paraId="15EB6BB1" w14:textId="77777777" w:rsidR="00AF7E86" w:rsidRDefault="00000000">
                  <w:pPr>
                    <w:pStyle w:val="Compact"/>
                    <w:jc w:val="center"/>
                  </w:pPr>
                  <w:r>
                    <w:t>1.23 (1.18–1.29)</w:t>
                  </w:r>
                </w:p>
              </w:tc>
            </w:tr>
            <w:tr w:rsidR="00AF7E86" w14:paraId="2CEF7643" w14:textId="77777777">
              <w:tc>
                <w:tcPr>
                  <w:tcW w:w="2640" w:type="dxa"/>
                </w:tcPr>
                <w:p w14:paraId="25A1E5DA" w14:textId="77777777" w:rsidR="00AF7E86" w:rsidRDefault="00000000">
                  <w:pPr>
                    <w:pStyle w:val="Compact"/>
                    <w:jc w:val="center"/>
                  </w:pPr>
                  <w:r>
                    <w:t>HMSC joint</w:t>
                  </w:r>
                </w:p>
              </w:tc>
              <w:tc>
                <w:tcPr>
                  <w:tcW w:w="2640" w:type="dxa"/>
                </w:tcPr>
                <w:p w14:paraId="4EFBA76C" w14:textId="77777777" w:rsidR="00AF7E86" w:rsidRDefault="00000000">
                  <w:pPr>
                    <w:pStyle w:val="Compact"/>
                    <w:jc w:val="center"/>
                  </w:pPr>
                  <w:r>
                    <w:t>0.567 (0.549–0.585)</w:t>
                  </w:r>
                </w:p>
              </w:tc>
              <w:tc>
                <w:tcPr>
                  <w:tcW w:w="2640" w:type="dxa"/>
                </w:tcPr>
                <w:p w14:paraId="2752C229" w14:textId="77777777" w:rsidR="00AF7E86" w:rsidRDefault="00000000">
                  <w:pPr>
                    <w:pStyle w:val="Compact"/>
                    <w:jc w:val="center"/>
                  </w:pPr>
                  <w:r>
                    <w:t>1.15 (1.11–1.19)</w:t>
                  </w:r>
                </w:p>
              </w:tc>
            </w:tr>
            <w:bookmarkEnd w:id="283"/>
          </w:tbl>
          <w:p w14:paraId="7998BA3C" w14:textId="77777777" w:rsidR="00AF7E86" w:rsidRDefault="00AF7E86"/>
        </w:tc>
      </w:tr>
    </w:tbl>
    <w:p w14:paraId="334B2095"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3B943766" w14:textId="77777777">
        <w:tc>
          <w:tcPr>
            <w:tcW w:w="7920" w:type="dxa"/>
          </w:tcPr>
          <w:p w14:paraId="642DC114" w14:textId="77777777" w:rsidR="00AF7E86" w:rsidRDefault="00000000">
            <w:pPr>
              <w:pStyle w:val="Compact"/>
              <w:jc w:val="center"/>
            </w:pPr>
            <w:bookmarkStart w:id="284" w:name="fig-manta"/>
            <w:r>
              <w:rPr>
                <w:noProof/>
              </w:rPr>
              <w:drawing>
                <wp:inline distT="0" distB="0" distL="0" distR="0" wp14:anchorId="5D3B9F72" wp14:editId="5360CC41">
                  <wp:extent cx="5727700" cy="2138341"/>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outputs/figures/fig03_manta_independent_check.png"/>
                          <pic:cNvPicPr>
                            <a:picLocks noChangeAspect="1" noChangeArrowheads="1"/>
                          </pic:cNvPicPr>
                        </pic:nvPicPr>
                        <pic:blipFill>
                          <a:blip r:embed="rId59"/>
                          <a:stretch>
                            <a:fillRect/>
                          </a:stretch>
                        </pic:blipFill>
                        <pic:spPr bwMode="auto">
                          <a:xfrm>
                            <a:off x="0" y="0"/>
                            <a:ext cx="5727700" cy="2138341"/>
                          </a:xfrm>
                          <a:prstGeom prst="rect">
                            <a:avLst/>
                          </a:prstGeom>
                          <a:noFill/>
                          <a:ln w="9525">
                            <a:noFill/>
                            <a:headEnd/>
                            <a:tailEnd/>
                          </a:ln>
                        </pic:spPr>
                      </pic:pic>
                    </a:graphicData>
                  </a:graphic>
                </wp:inline>
              </w:drawing>
            </w:r>
          </w:p>
          <w:p w14:paraId="4A550B02" w14:textId="77777777" w:rsidR="00AF7E86" w:rsidRDefault="00000000">
            <w:pPr>
              <w:pStyle w:val="ImageCaption"/>
              <w:spacing w:before="200"/>
            </w:pPr>
            <w:r>
              <w:t>Figure 17: Independent manta tow check of the three habitat layers. Left: within reef-year AUC; right: top-20% lift. Bars are 95% bootstrap intervals over reef-years; dotted lines mark chance.</w:t>
            </w:r>
          </w:p>
        </w:tc>
        <w:bookmarkEnd w:id="284"/>
      </w:tr>
    </w:tbl>
    <w:p w14:paraId="401E1E92" w14:textId="77777777" w:rsidR="00AF7E86"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5E878AB3" w14:textId="77777777" w:rsidR="00AF7E86" w:rsidRDefault="00000000">
      <w:pPr>
        <w:pStyle w:val="Heading4"/>
      </w:pPr>
      <w:bookmarkStart w:id="285" w:name="habitat-alone-as-a-cull-site-ranking"/>
      <w:bookmarkEnd w:id="272"/>
      <w:r>
        <w:t>Habitat alone as a cull-site ranking</w:t>
      </w:r>
    </w:p>
    <w:p w14:paraId="10E0CFB2" w14:textId="77777777" w:rsidR="00AF7E86"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13</w:t>
        </w:r>
      </w:hyperlink>
      <w:r>
        <w:t xml:space="preserve">, </w:t>
      </w:r>
      <w:hyperlink w:anchor="fig-sites">
        <w:r>
          <w:rPr>
            <w:rStyle w:val="Hyperlink"/>
          </w:rPr>
          <w:t>Figure 18</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1B8C8AE6" w14:textId="77777777" w:rsidR="00AF7E86" w:rsidRDefault="00000000">
      <w:pPr>
        <w:pStyle w:val="BodyText"/>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AF7E86" w14:paraId="1B405BA7" w14:textId="77777777">
        <w:tc>
          <w:tcPr>
            <w:tcW w:w="7920" w:type="dxa"/>
          </w:tcPr>
          <w:p w14:paraId="79B96BF9" w14:textId="77777777" w:rsidR="00AF7E86" w:rsidRDefault="00000000">
            <w:pPr>
              <w:pStyle w:val="ImageCaption"/>
              <w:spacing w:before="200"/>
            </w:pPr>
            <w:bookmarkStart w:id="286" w:name="tbl-sites"/>
            <w:r>
              <w:t xml:space="preserve">Table 13: Diving only the top-ranked designated cull sites on each reef, held-out habitat ranking alone, 2018–2026. ‘Dives kept’ is what a ranking with no information would retain of </w:t>
            </w:r>
            <w:r>
              <w:lastRenderedPageBreak/>
              <w:t>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AF7E86" w14:paraId="19C4E530"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560" w:type="dxa"/>
                </w:tcPr>
                <w:p w14:paraId="5970282A" w14:textId="77777777" w:rsidR="00AF7E86" w:rsidRDefault="00000000">
                  <w:pPr>
                    <w:pStyle w:val="Compact"/>
                    <w:jc w:val="center"/>
                  </w:pPr>
                  <w:r>
                    <w:t>Designated sites searched</w:t>
                  </w:r>
                </w:p>
              </w:tc>
              <w:tc>
                <w:tcPr>
                  <w:tcW w:w="2220" w:type="dxa"/>
                </w:tcPr>
                <w:p w14:paraId="3EC1C513" w14:textId="77777777" w:rsidR="00AF7E86" w:rsidRDefault="00000000">
                  <w:pPr>
                    <w:pStyle w:val="Compact"/>
                    <w:jc w:val="center"/>
                  </w:pPr>
                  <w:r>
                    <w:t>Dives kept (no-information baseline)</w:t>
                  </w:r>
                </w:p>
              </w:tc>
              <w:tc>
                <w:tcPr>
                  <w:tcW w:w="1380" w:type="dxa"/>
                </w:tcPr>
                <w:p w14:paraId="2AB2405F" w14:textId="77777777" w:rsidR="00AF7E86" w:rsidRDefault="00000000">
                  <w:pPr>
                    <w:pStyle w:val="Compact"/>
                    <w:jc w:val="center"/>
                  </w:pPr>
                  <w:r>
                    <w:t>Problematic dives kept</w:t>
                  </w:r>
                </w:p>
              </w:tc>
              <w:tc>
                <w:tcPr>
                  <w:tcW w:w="1560" w:type="dxa"/>
                </w:tcPr>
                <w:p w14:paraId="135C4785" w14:textId="77777777" w:rsidR="00AF7E86" w:rsidRDefault="00000000">
                  <w:pPr>
                    <w:pStyle w:val="Compact"/>
                    <w:jc w:val="center"/>
                  </w:pPr>
                  <w:r>
                    <w:t>Low-density dives avoided</w:t>
                  </w:r>
                </w:p>
              </w:tc>
              <w:tc>
                <w:tcPr>
                  <w:tcW w:w="1200" w:type="dxa"/>
                </w:tcPr>
                <w:p w14:paraId="563065F9" w14:textId="77777777" w:rsidR="00AF7E86" w:rsidRDefault="00000000">
                  <w:pPr>
                    <w:pStyle w:val="Compact"/>
                    <w:jc w:val="center"/>
                  </w:pPr>
                  <w:r>
                    <w:t>Ghost dives avoided</w:t>
                  </w:r>
                </w:p>
              </w:tc>
            </w:tr>
            <w:tr w:rsidR="00AF7E86" w14:paraId="17694735" w14:textId="77777777">
              <w:tc>
                <w:tcPr>
                  <w:tcW w:w="1560" w:type="dxa"/>
                </w:tcPr>
                <w:p w14:paraId="31993336" w14:textId="77777777" w:rsidR="00AF7E86" w:rsidRDefault="00000000">
                  <w:pPr>
                    <w:pStyle w:val="Compact"/>
                    <w:jc w:val="center"/>
                  </w:pPr>
                  <w:r>
                    <w:t>top 80%</w:t>
                  </w:r>
                </w:p>
              </w:tc>
              <w:tc>
                <w:tcPr>
                  <w:tcW w:w="2220" w:type="dxa"/>
                </w:tcPr>
                <w:p w14:paraId="5D4E711D" w14:textId="77777777" w:rsidR="00AF7E86" w:rsidRDefault="00000000">
                  <w:pPr>
                    <w:pStyle w:val="Compact"/>
                    <w:jc w:val="center"/>
                  </w:pPr>
                  <w:r>
                    <w:t>83.8%</w:t>
                  </w:r>
                </w:p>
              </w:tc>
              <w:tc>
                <w:tcPr>
                  <w:tcW w:w="1380" w:type="dxa"/>
                </w:tcPr>
                <w:p w14:paraId="25563EDA" w14:textId="77777777" w:rsidR="00AF7E86" w:rsidRDefault="00000000">
                  <w:pPr>
                    <w:pStyle w:val="Compact"/>
                    <w:jc w:val="center"/>
                  </w:pPr>
                  <w:r>
                    <w:t>84.9% (81.9%–87.7%)</w:t>
                  </w:r>
                </w:p>
              </w:tc>
              <w:tc>
                <w:tcPr>
                  <w:tcW w:w="1560" w:type="dxa"/>
                </w:tcPr>
                <w:p w14:paraId="78B5F873" w14:textId="77777777" w:rsidR="00AF7E86" w:rsidRDefault="00000000">
                  <w:pPr>
                    <w:pStyle w:val="Compact"/>
                    <w:jc w:val="center"/>
                  </w:pPr>
                  <w:r>
                    <w:t>16.1%</w:t>
                  </w:r>
                </w:p>
              </w:tc>
              <w:tc>
                <w:tcPr>
                  <w:tcW w:w="1200" w:type="dxa"/>
                </w:tcPr>
                <w:p w14:paraId="78094A03" w14:textId="77777777" w:rsidR="00AF7E86" w:rsidRDefault="00000000">
                  <w:pPr>
                    <w:pStyle w:val="Compact"/>
                    <w:jc w:val="center"/>
                  </w:pPr>
                  <w:r>
                    <w:t>19.8%</w:t>
                  </w:r>
                </w:p>
              </w:tc>
            </w:tr>
            <w:tr w:rsidR="00AF7E86" w14:paraId="03897271" w14:textId="77777777">
              <w:tc>
                <w:tcPr>
                  <w:tcW w:w="1560" w:type="dxa"/>
                </w:tcPr>
                <w:p w14:paraId="3CDD884F" w14:textId="77777777" w:rsidR="00AF7E86" w:rsidRDefault="00000000">
                  <w:pPr>
                    <w:pStyle w:val="Compact"/>
                    <w:jc w:val="center"/>
                  </w:pPr>
                  <w:r>
                    <w:t>top 70%</w:t>
                  </w:r>
                </w:p>
              </w:tc>
              <w:tc>
                <w:tcPr>
                  <w:tcW w:w="2220" w:type="dxa"/>
                </w:tcPr>
                <w:p w14:paraId="19C30030" w14:textId="77777777" w:rsidR="00AF7E86" w:rsidRDefault="00000000">
                  <w:pPr>
                    <w:pStyle w:val="Compact"/>
                    <w:jc w:val="center"/>
                  </w:pPr>
                  <w:r>
                    <w:t>75.6%</w:t>
                  </w:r>
                </w:p>
              </w:tc>
              <w:tc>
                <w:tcPr>
                  <w:tcW w:w="1380" w:type="dxa"/>
                </w:tcPr>
                <w:p w14:paraId="68EB01D5" w14:textId="77777777" w:rsidR="00AF7E86" w:rsidRDefault="00000000">
                  <w:pPr>
                    <w:pStyle w:val="Compact"/>
                    <w:jc w:val="center"/>
                  </w:pPr>
                  <w:r>
                    <w:t>77.2% (72.9%–80.8%)</w:t>
                  </w:r>
                </w:p>
              </w:tc>
              <w:tc>
                <w:tcPr>
                  <w:tcW w:w="1560" w:type="dxa"/>
                </w:tcPr>
                <w:p w14:paraId="1AB244C3" w14:textId="77777777" w:rsidR="00AF7E86" w:rsidRDefault="00000000">
                  <w:pPr>
                    <w:pStyle w:val="Compact"/>
                    <w:jc w:val="center"/>
                  </w:pPr>
                  <w:r>
                    <w:t>24.6%</w:t>
                  </w:r>
                </w:p>
              </w:tc>
              <w:tc>
                <w:tcPr>
                  <w:tcW w:w="1200" w:type="dxa"/>
                </w:tcPr>
                <w:p w14:paraId="4404B465" w14:textId="77777777" w:rsidR="00AF7E86" w:rsidRDefault="00000000">
                  <w:pPr>
                    <w:pStyle w:val="Compact"/>
                    <w:jc w:val="center"/>
                  </w:pPr>
                  <w:r>
                    <w:t>29.5%</w:t>
                  </w:r>
                </w:p>
              </w:tc>
            </w:tr>
            <w:tr w:rsidR="00AF7E86" w14:paraId="11B35A72" w14:textId="77777777">
              <w:tc>
                <w:tcPr>
                  <w:tcW w:w="1560" w:type="dxa"/>
                </w:tcPr>
                <w:p w14:paraId="4AF8142B" w14:textId="77777777" w:rsidR="00AF7E86" w:rsidRDefault="00000000">
                  <w:pPr>
                    <w:pStyle w:val="Compact"/>
                    <w:jc w:val="center"/>
                  </w:pPr>
                  <w:r>
                    <w:t>top 60%</w:t>
                  </w:r>
                </w:p>
              </w:tc>
              <w:tc>
                <w:tcPr>
                  <w:tcW w:w="2220" w:type="dxa"/>
                </w:tcPr>
                <w:p w14:paraId="2A2A9B86" w14:textId="77777777" w:rsidR="00AF7E86" w:rsidRDefault="00000000">
                  <w:pPr>
                    <w:pStyle w:val="Compact"/>
                    <w:jc w:val="center"/>
                  </w:pPr>
                  <w:r>
                    <w:t>66.5%</w:t>
                  </w:r>
                </w:p>
              </w:tc>
              <w:tc>
                <w:tcPr>
                  <w:tcW w:w="1380" w:type="dxa"/>
                </w:tcPr>
                <w:p w14:paraId="3F9D3EB8" w14:textId="77777777" w:rsidR="00AF7E86" w:rsidRDefault="00000000">
                  <w:pPr>
                    <w:pStyle w:val="Compact"/>
                    <w:jc w:val="center"/>
                  </w:pPr>
                  <w:r>
                    <w:t>68.7% (64.1%–72.8%)</w:t>
                  </w:r>
                </w:p>
              </w:tc>
              <w:tc>
                <w:tcPr>
                  <w:tcW w:w="1560" w:type="dxa"/>
                </w:tcPr>
                <w:p w14:paraId="0E7BE6EC" w14:textId="77777777" w:rsidR="00AF7E86" w:rsidRDefault="00000000">
                  <w:pPr>
                    <w:pStyle w:val="Compact"/>
                    <w:jc w:val="center"/>
                  </w:pPr>
                  <w:r>
                    <w:t>35.2%</w:t>
                  </w:r>
                </w:p>
              </w:tc>
              <w:tc>
                <w:tcPr>
                  <w:tcW w:w="1200" w:type="dxa"/>
                </w:tcPr>
                <w:p w14:paraId="4256A98D" w14:textId="77777777" w:rsidR="00AF7E86" w:rsidRDefault="00000000">
                  <w:pPr>
                    <w:pStyle w:val="Compact"/>
                    <w:jc w:val="center"/>
                  </w:pPr>
                  <w:r>
                    <w:t>38.9%</w:t>
                  </w:r>
                </w:p>
              </w:tc>
            </w:tr>
            <w:tr w:rsidR="00AF7E86" w14:paraId="3DA01E39" w14:textId="77777777">
              <w:tc>
                <w:tcPr>
                  <w:tcW w:w="1560" w:type="dxa"/>
                </w:tcPr>
                <w:p w14:paraId="28A1812F" w14:textId="77777777" w:rsidR="00AF7E86" w:rsidRDefault="00000000">
                  <w:pPr>
                    <w:pStyle w:val="Compact"/>
                    <w:jc w:val="center"/>
                  </w:pPr>
                  <w:r>
                    <w:t>top 50%</w:t>
                  </w:r>
                </w:p>
              </w:tc>
              <w:tc>
                <w:tcPr>
                  <w:tcW w:w="2220" w:type="dxa"/>
                </w:tcPr>
                <w:p w14:paraId="56E5C3A3" w14:textId="77777777" w:rsidR="00AF7E86" w:rsidRDefault="00000000">
                  <w:pPr>
                    <w:pStyle w:val="Compact"/>
                    <w:jc w:val="center"/>
                  </w:pPr>
                  <w:r>
                    <w:t>57.4%</w:t>
                  </w:r>
                </w:p>
              </w:tc>
              <w:tc>
                <w:tcPr>
                  <w:tcW w:w="1380" w:type="dxa"/>
                </w:tcPr>
                <w:p w14:paraId="478F1CB4" w14:textId="77777777" w:rsidR="00AF7E86" w:rsidRDefault="00000000">
                  <w:pPr>
                    <w:pStyle w:val="Compact"/>
                    <w:jc w:val="center"/>
                  </w:pPr>
                  <w:r>
                    <w:t>59.8% (55.5%–64.5%)</w:t>
                  </w:r>
                </w:p>
              </w:tc>
              <w:tc>
                <w:tcPr>
                  <w:tcW w:w="1560" w:type="dxa"/>
                </w:tcPr>
                <w:p w14:paraId="584D1316" w14:textId="77777777" w:rsidR="00AF7E86" w:rsidRDefault="00000000">
                  <w:pPr>
                    <w:pStyle w:val="Compact"/>
                    <w:jc w:val="center"/>
                  </w:pPr>
                  <w:r>
                    <w:t>44.9%</w:t>
                  </w:r>
                </w:p>
              </w:tc>
              <w:tc>
                <w:tcPr>
                  <w:tcW w:w="1200" w:type="dxa"/>
                </w:tcPr>
                <w:p w14:paraId="1FE209D6" w14:textId="77777777" w:rsidR="00AF7E86" w:rsidRDefault="00000000">
                  <w:pPr>
                    <w:pStyle w:val="Compact"/>
                    <w:jc w:val="center"/>
                  </w:pPr>
                  <w:r>
                    <w:t>48.2%</w:t>
                  </w:r>
                </w:p>
              </w:tc>
            </w:tr>
            <w:bookmarkEnd w:id="286"/>
          </w:tbl>
          <w:p w14:paraId="42B4557C" w14:textId="77777777" w:rsidR="00AF7E86" w:rsidRDefault="00AF7E86"/>
        </w:tc>
      </w:tr>
    </w:tbl>
    <w:p w14:paraId="0F08D4D6"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067DF0F5" w14:textId="77777777">
        <w:tc>
          <w:tcPr>
            <w:tcW w:w="7920" w:type="dxa"/>
          </w:tcPr>
          <w:p w14:paraId="60D9CDF0" w14:textId="77777777" w:rsidR="00AF7E86" w:rsidRDefault="00000000">
            <w:pPr>
              <w:pStyle w:val="Compact"/>
              <w:jc w:val="center"/>
            </w:pPr>
            <w:bookmarkStart w:id="287" w:name="fig-sites"/>
            <w:r>
              <w:rPr>
                <w:noProof/>
              </w:rPr>
              <w:drawing>
                <wp:inline distT="0" distB="0" distL="0" distR="0" wp14:anchorId="4388AC69" wp14:editId="6D4B06F7">
                  <wp:extent cx="5727700" cy="3742097"/>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s/figures/fig14_cull_search_area.png"/>
                          <pic:cNvPicPr>
                            <a:picLocks noChangeAspect="1" noChangeArrowheads="1"/>
                          </pic:cNvPicPr>
                        </pic:nvPicPr>
                        <pic:blipFill>
                          <a:blip r:embed="rId60"/>
                          <a:stretch>
                            <a:fillRect/>
                          </a:stretch>
                        </pic:blipFill>
                        <pic:spPr bwMode="auto">
                          <a:xfrm>
                            <a:off x="0" y="0"/>
                            <a:ext cx="5727700" cy="3742097"/>
                          </a:xfrm>
                          <a:prstGeom prst="rect">
                            <a:avLst/>
                          </a:prstGeom>
                          <a:noFill/>
                          <a:ln w="9525">
                            <a:noFill/>
                            <a:headEnd/>
                            <a:tailEnd/>
                          </a:ln>
                        </pic:spPr>
                      </pic:pic>
                    </a:graphicData>
                  </a:graphic>
                </wp:inline>
              </w:drawing>
            </w:r>
          </w:p>
          <w:p w14:paraId="1EBE52DF" w14:textId="77777777" w:rsidR="00AF7E86" w:rsidRDefault="00000000">
            <w:pPr>
              <w:pStyle w:val="ImageCaption"/>
              <w:spacing w:before="200"/>
            </w:pPr>
            <w:r>
              <w:t>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tc>
        <w:bookmarkEnd w:id="287"/>
      </w:tr>
    </w:tbl>
    <w:p w14:paraId="2891A678" w14:textId="77777777" w:rsidR="00AF7E86" w:rsidRDefault="00000000">
      <w:pPr>
        <w:pStyle w:val="Heading4"/>
      </w:pPr>
      <w:bookmarkStart w:id="288" w:name="cull-history-strong-where-it-exists"/>
      <w:bookmarkEnd w:id="285"/>
      <w:r>
        <w:lastRenderedPageBreak/>
        <w:t>Cull history: strong where it exists</w:t>
      </w:r>
    </w:p>
    <w:p w14:paraId="76AC1DA9" w14:textId="77777777" w:rsidR="00AF7E86"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14</w:t>
        </w:r>
      </w:hyperlink>
      <w:r>
        <w:t xml:space="preserve">, </w:t>
      </w:r>
      <w:hyperlink w:anchor="fig-forward">
        <w:r>
          <w:rPr>
            <w:rStyle w:val="Hyperlink"/>
          </w:rPr>
          <w:t>Figure 19</w:t>
        </w:r>
      </w:hyperlink>
      <w:r>
        <w:t>).</w:t>
      </w:r>
    </w:p>
    <w:p w14:paraId="43FAD4F4" w14:textId="77777777" w:rsidR="00AF7E86"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08C87886" w14:textId="77777777" w:rsidR="00AF7E86"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AF7E86" w14:paraId="5B124D5C" w14:textId="77777777">
        <w:tc>
          <w:tcPr>
            <w:tcW w:w="7920" w:type="dxa"/>
          </w:tcPr>
          <w:p w14:paraId="0DC46507" w14:textId="77777777" w:rsidR="00AF7E86" w:rsidRDefault="00000000">
            <w:pPr>
              <w:pStyle w:val="ImageCaption"/>
              <w:spacing w:before="200"/>
            </w:pPr>
            <w:bookmarkStart w:id="289" w:name="tbl-forward"/>
            <w:r>
              <w:t>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AF7E86" w14:paraId="272DB632"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208" w:type="dxa"/>
                </w:tcPr>
                <w:p w14:paraId="426487CC" w14:textId="77777777" w:rsidR="00AF7E86" w:rsidRDefault="00000000">
                  <w:pPr>
                    <w:pStyle w:val="Compact"/>
                    <w:jc w:val="center"/>
                  </w:pPr>
                  <w:r>
                    <w:t>Score</w:t>
                  </w:r>
                </w:p>
              </w:tc>
              <w:tc>
                <w:tcPr>
                  <w:tcW w:w="1454" w:type="dxa"/>
                </w:tcPr>
                <w:p w14:paraId="25BA772D" w14:textId="77777777" w:rsidR="00AF7E86" w:rsidRDefault="00000000">
                  <w:pPr>
                    <w:pStyle w:val="Compact"/>
                    <w:jc w:val="center"/>
                  </w:pPr>
                  <w:r>
                    <w:t>All site-years (n = 4,170)</w:t>
                  </w:r>
                </w:p>
              </w:tc>
              <w:tc>
                <w:tcPr>
                  <w:tcW w:w="1724" w:type="dxa"/>
                </w:tcPr>
                <w:p w14:paraId="7D7AB98F" w14:textId="77777777" w:rsidR="00AF7E86" w:rsidRDefault="00000000">
                  <w:pPr>
                    <w:pStyle w:val="Compact"/>
                    <w:jc w:val="center"/>
                  </w:pPr>
                  <w:r>
                    <w:t>With nearby history (n = 3,212)</w:t>
                  </w:r>
                </w:p>
              </w:tc>
              <w:tc>
                <w:tcPr>
                  <w:tcW w:w="1346" w:type="dxa"/>
                </w:tcPr>
                <w:p w14:paraId="682D9656" w14:textId="77777777" w:rsidR="00AF7E86" w:rsidRDefault="00000000">
                  <w:pPr>
                    <w:pStyle w:val="Compact"/>
                    <w:jc w:val="center"/>
                  </w:pPr>
                  <w:r>
                    <w:t>Little or none (n = 958)</w:t>
                  </w:r>
                </w:p>
              </w:tc>
              <w:tc>
                <w:tcPr>
                  <w:tcW w:w="1185" w:type="dxa"/>
                </w:tcPr>
                <w:p w14:paraId="37ED56F5" w14:textId="77777777" w:rsidR="00AF7E86" w:rsidRDefault="00000000">
                  <w:pPr>
                    <w:pStyle w:val="Compact"/>
                    <w:jc w:val="center"/>
                  </w:pPr>
                  <w:r>
                    <w:t>New sites (n = 1,664)</w:t>
                  </w:r>
                </w:p>
              </w:tc>
            </w:tr>
            <w:tr w:rsidR="00AF7E86" w14:paraId="1FE8C886" w14:textId="77777777">
              <w:tc>
                <w:tcPr>
                  <w:tcW w:w="2208" w:type="dxa"/>
                </w:tcPr>
                <w:p w14:paraId="1FB350B1" w14:textId="77777777" w:rsidR="00AF7E86" w:rsidRDefault="00000000">
                  <w:pPr>
                    <w:pStyle w:val="Compact"/>
                    <w:jc w:val="center"/>
                  </w:pPr>
                  <w:r>
                    <w:t>Habitat (HMSC refitted before test year)</w:t>
                  </w:r>
                </w:p>
              </w:tc>
              <w:tc>
                <w:tcPr>
                  <w:tcW w:w="1454" w:type="dxa"/>
                </w:tcPr>
                <w:p w14:paraId="3D2B5671" w14:textId="77777777" w:rsidR="00AF7E86" w:rsidRDefault="00000000">
                  <w:pPr>
                    <w:pStyle w:val="Compact"/>
                    <w:jc w:val="center"/>
                  </w:pPr>
                  <w:r>
                    <w:t>0.569</w:t>
                  </w:r>
                </w:p>
              </w:tc>
              <w:tc>
                <w:tcPr>
                  <w:tcW w:w="1724" w:type="dxa"/>
                </w:tcPr>
                <w:p w14:paraId="429FF31C" w14:textId="77777777" w:rsidR="00AF7E86" w:rsidRDefault="00000000">
                  <w:pPr>
                    <w:pStyle w:val="Compact"/>
                    <w:jc w:val="center"/>
                  </w:pPr>
                  <w:r>
                    <w:t>0.584</w:t>
                  </w:r>
                </w:p>
              </w:tc>
              <w:tc>
                <w:tcPr>
                  <w:tcW w:w="1346" w:type="dxa"/>
                </w:tcPr>
                <w:p w14:paraId="0D3E4CA5" w14:textId="77777777" w:rsidR="00AF7E86" w:rsidRDefault="00000000">
                  <w:pPr>
                    <w:pStyle w:val="Compact"/>
                    <w:jc w:val="center"/>
                  </w:pPr>
                  <w:r>
                    <w:t>0.554</w:t>
                  </w:r>
                </w:p>
              </w:tc>
              <w:tc>
                <w:tcPr>
                  <w:tcW w:w="1185" w:type="dxa"/>
                </w:tcPr>
                <w:p w14:paraId="2A0F16C2" w14:textId="77777777" w:rsidR="00AF7E86" w:rsidRDefault="00000000">
                  <w:pPr>
                    <w:pStyle w:val="Compact"/>
                    <w:jc w:val="center"/>
                  </w:pPr>
                  <w:r>
                    <w:t>0.524</w:t>
                  </w:r>
                </w:p>
              </w:tc>
            </w:tr>
            <w:tr w:rsidR="00AF7E86" w14:paraId="68C09E62" w14:textId="77777777">
              <w:tc>
                <w:tcPr>
                  <w:tcW w:w="2208" w:type="dxa"/>
                </w:tcPr>
                <w:p w14:paraId="4061916D" w14:textId="77777777" w:rsidR="00AF7E86" w:rsidRDefault="00000000">
                  <w:pPr>
                    <w:pStyle w:val="Compact"/>
                    <w:jc w:val="center"/>
                  </w:pPr>
                  <w:r>
                    <w:t>Habitat + reef context</w:t>
                  </w:r>
                </w:p>
              </w:tc>
              <w:tc>
                <w:tcPr>
                  <w:tcW w:w="1454" w:type="dxa"/>
                </w:tcPr>
                <w:p w14:paraId="7A14C6C7" w14:textId="77777777" w:rsidR="00AF7E86" w:rsidRDefault="00000000">
                  <w:pPr>
                    <w:pStyle w:val="Compact"/>
                    <w:jc w:val="center"/>
                  </w:pPr>
                  <w:r>
                    <w:t>0.582</w:t>
                  </w:r>
                </w:p>
              </w:tc>
              <w:tc>
                <w:tcPr>
                  <w:tcW w:w="1724" w:type="dxa"/>
                </w:tcPr>
                <w:p w14:paraId="0A1ACBBD" w14:textId="77777777" w:rsidR="00AF7E86" w:rsidRDefault="00000000">
                  <w:pPr>
                    <w:pStyle w:val="Compact"/>
                    <w:jc w:val="center"/>
                  </w:pPr>
                  <w:r>
                    <w:t>0.600</w:t>
                  </w:r>
                </w:p>
              </w:tc>
              <w:tc>
                <w:tcPr>
                  <w:tcW w:w="1346" w:type="dxa"/>
                </w:tcPr>
                <w:p w14:paraId="4106C67C" w14:textId="77777777" w:rsidR="00AF7E86" w:rsidRDefault="00000000">
                  <w:pPr>
                    <w:pStyle w:val="Compact"/>
                    <w:jc w:val="center"/>
                  </w:pPr>
                  <w:r>
                    <w:t>0.520</w:t>
                  </w:r>
                </w:p>
              </w:tc>
              <w:tc>
                <w:tcPr>
                  <w:tcW w:w="1185" w:type="dxa"/>
                </w:tcPr>
                <w:p w14:paraId="3BF95F0F" w14:textId="77777777" w:rsidR="00AF7E86" w:rsidRDefault="00000000">
                  <w:pPr>
                    <w:pStyle w:val="Compact"/>
                    <w:jc w:val="center"/>
                  </w:pPr>
                  <w:r>
                    <w:t>0.514</w:t>
                  </w:r>
                </w:p>
              </w:tc>
            </w:tr>
            <w:tr w:rsidR="00AF7E86" w14:paraId="06557B57" w14:textId="77777777">
              <w:tc>
                <w:tcPr>
                  <w:tcW w:w="2208" w:type="dxa"/>
                </w:tcPr>
                <w:p w14:paraId="408910EF" w14:textId="77777777" w:rsidR="00AF7E86" w:rsidRDefault="00000000">
                  <w:pPr>
                    <w:pStyle w:val="Compact"/>
                    <w:jc w:val="center"/>
                  </w:pPr>
                  <w:r>
                    <w:t>Dive effort only</w:t>
                  </w:r>
                </w:p>
              </w:tc>
              <w:tc>
                <w:tcPr>
                  <w:tcW w:w="1454" w:type="dxa"/>
                </w:tcPr>
                <w:p w14:paraId="655B79E9" w14:textId="77777777" w:rsidR="00AF7E86" w:rsidRDefault="00000000">
                  <w:pPr>
                    <w:pStyle w:val="Compact"/>
                    <w:jc w:val="center"/>
                  </w:pPr>
                  <w:r>
                    <w:t>0.636</w:t>
                  </w:r>
                </w:p>
              </w:tc>
              <w:tc>
                <w:tcPr>
                  <w:tcW w:w="1724" w:type="dxa"/>
                </w:tcPr>
                <w:p w14:paraId="0160DEBA" w14:textId="77777777" w:rsidR="00AF7E86" w:rsidRDefault="00000000">
                  <w:pPr>
                    <w:pStyle w:val="Compact"/>
                    <w:jc w:val="center"/>
                  </w:pPr>
                  <w:r>
                    <w:t>0.656</w:t>
                  </w:r>
                </w:p>
              </w:tc>
              <w:tc>
                <w:tcPr>
                  <w:tcW w:w="1346" w:type="dxa"/>
                </w:tcPr>
                <w:p w14:paraId="7C4D3B71" w14:textId="77777777" w:rsidR="00AF7E86" w:rsidRDefault="00000000">
                  <w:pPr>
                    <w:pStyle w:val="Compact"/>
                    <w:jc w:val="center"/>
                  </w:pPr>
                  <w:r>
                    <w:t>0.491</w:t>
                  </w:r>
                </w:p>
              </w:tc>
              <w:tc>
                <w:tcPr>
                  <w:tcW w:w="1185" w:type="dxa"/>
                </w:tcPr>
                <w:p w14:paraId="39EE4EE5" w14:textId="77777777" w:rsidR="00AF7E86" w:rsidRDefault="00000000">
                  <w:pPr>
                    <w:pStyle w:val="Compact"/>
                    <w:jc w:val="center"/>
                  </w:pPr>
                  <w:r>
                    <w:t>0.513</w:t>
                  </w:r>
                </w:p>
              </w:tc>
            </w:tr>
            <w:tr w:rsidR="00AF7E86" w14:paraId="220221CB" w14:textId="77777777">
              <w:tc>
                <w:tcPr>
                  <w:tcW w:w="2208" w:type="dxa"/>
                </w:tcPr>
                <w:p w14:paraId="18696B69" w14:textId="77777777" w:rsidR="00AF7E86" w:rsidRDefault="00000000">
                  <w:pPr>
                    <w:pStyle w:val="Compact"/>
                    <w:jc w:val="center"/>
                  </w:pPr>
                  <w:r>
                    <w:t>History kernel</w:t>
                  </w:r>
                </w:p>
              </w:tc>
              <w:tc>
                <w:tcPr>
                  <w:tcW w:w="1454" w:type="dxa"/>
                </w:tcPr>
                <w:p w14:paraId="1F4A5478" w14:textId="77777777" w:rsidR="00AF7E86" w:rsidRDefault="00000000">
                  <w:pPr>
                    <w:pStyle w:val="Compact"/>
                    <w:jc w:val="center"/>
                  </w:pPr>
                  <w:r>
                    <w:t>0.654</w:t>
                  </w:r>
                </w:p>
              </w:tc>
              <w:tc>
                <w:tcPr>
                  <w:tcW w:w="1724" w:type="dxa"/>
                </w:tcPr>
                <w:p w14:paraId="0197315A" w14:textId="77777777" w:rsidR="00AF7E86" w:rsidRDefault="00000000">
                  <w:pPr>
                    <w:pStyle w:val="Compact"/>
                    <w:jc w:val="center"/>
                  </w:pPr>
                  <w:r>
                    <w:t>0.705</w:t>
                  </w:r>
                </w:p>
              </w:tc>
              <w:tc>
                <w:tcPr>
                  <w:tcW w:w="1346" w:type="dxa"/>
                </w:tcPr>
                <w:p w14:paraId="204CEE30" w14:textId="77777777" w:rsidR="00AF7E86" w:rsidRDefault="00000000">
                  <w:pPr>
                    <w:pStyle w:val="Compact"/>
                    <w:jc w:val="center"/>
                  </w:pPr>
                  <w:r>
                    <w:t>0.465</w:t>
                  </w:r>
                </w:p>
              </w:tc>
              <w:tc>
                <w:tcPr>
                  <w:tcW w:w="1185" w:type="dxa"/>
                </w:tcPr>
                <w:p w14:paraId="425A6C86" w14:textId="77777777" w:rsidR="00AF7E86" w:rsidRDefault="00000000">
                  <w:pPr>
                    <w:pStyle w:val="Compact"/>
                    <w:jc w:val="center"/>
                  </w:pPr>
                  <w:r>
                    <w:t>0.476</w:t>
                  </w:r>
                </w:p>
              </w:tc>
            </w:tr>
            <w:tr w:rsidR="00AF7E86" w14:paraId="74F2CE90" w14:textId="77777777">
              <w:tc>
                <w:tcPr>
                  <w:tcW w:w="2208" w:type="dxa"/>
                </w:tcPr>
                <w:p w14:paraId="46D72118" w14:textId="77777777" w:rsidR="00AF7E86" w:rsidRDefault="00000000">
                  <w:pPr>
                    <w:pStyle w:val="Compact"/>
                    <w:jc w:val="center"/>
                  </w:pPr>
                  <w:r>
                    <w:t>Habitat + history (deployed)</w:t>
                  </w:r>
                </w:p>
              </w:tc>
              <w:tc>
                <w:tcPr>
                  <w:tcW w:w="1454" w:type="dxa"/>
                </w:tcPr>
                <w:p w14:paraId="461D5FF9" w14:textId="77777777" w:rsidR="00AF7E86" w:rsidRDefault="00000000">
                  <w:pPr>
                    <w:pStyle w:val="Compact"/>
                    <w:jc w:val="center"/>
                  </w:pPr>
                  <w:r>
                    <w:t>0.681 (95% CI 0.640–0.718)</w:t>
                  </w:r>
                </w:p>
              </w:tc>
              <w:tc>
                <w:tcPr>
                  <w:tcW w:w="1724" w:type="dxa"/>
                </w:tcPr>
                <w:p w14:paraId="6FF7AD85" w14:textId="77777777" w:rsidR="00AF7E86" w:rsidRDefault="00000000">
                  <w:pPr>
                    <w:pStyle w:val="Compact"/>
                    <w:jc w:val="center"/>
                  </w:pPr>
                  <w:r>
                    <w:t>0.716</w:t>
                  </w:r>
                </w:p>
              </w:tc>
              <w:tc>
                <w:tcPr>
                  <w:tcW w:w="1346" w:type="dxa"/>
                </w:tcPr>
                <w:p w14:paraId="0BC8ADE6" w14:textId="77777777" w:rsidR="00AF7E86" w:rsidRDefault="00000000">
                  <w:pPr>
                    <w:pStyle w:val="Compact"/>
                    <w:jc w:val="center"/>
                  </w:pPr>
                  <w:r>
                    <w:t>0.540</w:t>
                  </w:r>
                </w:p>
              </w:tc>
              <w:tc>
                <w:tcPr>
                  <w:tcW w:w="1185" w:type="dxa"/>
                </w:tcPr>
                <w:p w14:paraId="2CC3F74B" w14:textId="77777777" w:rsidR="00AF7E86" w:rsidRDefault="00000000">
                  <w:pPr>
                    <w:pStyle w:val="Compact"/>
                    <w:jc w:val="center"/>
                  </w:pPr>
                  <w:r>
                    <w:t>0.553</w:t>
                  </w:r>
                </w:p>
              </w:tc>
            </w:tr>
            <w:bookmarkEnd w:id="289"/>
          </w:tbl>
          <w:p w14:paraId="21EB4DBF" w14:textId="77777777" w:rsidR="00AF7E86" w:rsidRDefault="00AF7E86"/>
        </w:tc>
      </w:tr>
    </w:tbl>
    <w:p w14:paraId="682EAC5E"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7D7AFC80" w14:textId="77777777">
        <w:tc>
          <w:tcPr>
            <w:tcW w:w="7920" w:type="dxa"/>
          </w:tcPr>
          <w:p w14:paraId="61978C34" w14:textId="77777777" w:rsidR="00AF7E86" w:rsidRDefault="00000000">
            <w:pPr>
              <w:pStyle w:val="Compact"/>
              <w:jc w:val="center"/>
            </w:pPr>
            <w:bookmarkStart w:id="290" w:name="fig-forward"/>
            <w:r>
              <w:rPr>
                <w:noProof/>
              </w:rPr>
              <w:lastRenderedPageBreak/>
              <w:drawing>
                <wp:inline distT="0" distB="0" distL="0" distR="0" wp14:anchorId="7257353A" wp14:editId="16A1E9E2">
                  <wp:extent cx="5727700" cy="3971205"/>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outputs/figures/fig09_forward_validation.png"/>
                          <pic:cNvPicPr>
                            <a:picLocks noChangeAspect="1" noChangeArrowheads="1"/>
                          </pic:cNvPicPr>
                        </pic:nvPicPr>
                        <pic:blipFill>
                          <a:blip r:embed="rId61"/>
                          <a:stretch>
                            <a:fillRect/>
                          </a:stretch>
                        </pic:blipFill>
                        <pic:spPr bwMode="auto">
                          <a:xfrm>
                            <a:off x="0" y="0"/>
                            <a:ext cx="5727700" cy="3971205"/>
                          </a:xfrm>
                          <a:prstGeom prst="rect">
                            <a:avLst/>
                          </a:prstGeom>
                          <a:noFill/>
                          <a:ln w="9525">
                            <a:noFill/>
                            <a:headEnd/>
                            <a:tailEnd/>
                          </a:ln>
                        </pic:spPr>
                      </pic:pic>
                    </a:graphicData>
                  </a:graphic>
                </wp:inline>
              </w:drawing>
            </w:r>
          </w:p>
          <w:p w14:paraId="0DEAA2FA" w14:textId="77777777" w:rsidR="00AF7E86" w:rsidRDefault="00000000">
            <w:pPr>
              <w:pStyle w:val="ImageCaption"/>
              <w:spacing w:before="200"/>
            </w:pPr>
            <w:r>
              <w:t>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290"/>
      </w:tr>
    </w:tbl>
    <w:p w14:paraId="7235B6BA" w14:textId="77777777" w:rsidR="00AF7E86" w:rsidRDefault="00000000">
      <w:pPr>
        <w:pStyle w:val="Heading4"/>
      </w:pPr>
      <w:bookmarkStart w:id="291" w:name="where-recent-evidence-is-missing"/>
      <w:bookmarkEnd w:id="288"/>
      <w:r>
        <w:t>Where recent evidence is missing</w:t>
      </w:r>
    </w:p>
    <w:p w14:paraId="11B00412" w14:textId="77777777" w:rsidR="00AF7E86"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2898DBD1" w14:textId="77777777" w:rsidR="00AF7E86"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0B359A06" w14:textId="77777777" w:rsidR="00AF7E86" w:rsidRDefault="00000000">
      <w:pPr>
        <w:pStyle w:val="Heading3"/>
      </w:pPr>
      <w:bookmarkStart w:id="292" w:name="X2e7ad4c8a8afdd269c7dbd1c8de4a73be2834e9"/>
      <w:bookmarkStart w:id="293" w:name="_Toc243919308"/>
      <w:bookmarkEnd w:id="270"/>
      <w:bookmarkEnd w:id="291"/>
      <w:r>
        <w:t>Manta surveillance: spread tows evenly, add where habitat ranks highest</w:t>
      </w:r>
      <w:bookmarkEnd w:id="293"/>
    </w:p>
    <w:p w14:paraId="22629B64" w14:textId="77777777" w:rsidR="00AF7E86" w:rsidRDefault="00000000">
      <w:pPr>
        <w:pStyle w:val="FirstParagraph"/>
      </w:pPr>
      <w:r>
        <w:rPr>
          <w:b/>
          <w:bCs/>
        </w:rPr>
        <w:t>Systematic thinning found the most aggregations at every level of effort</w:t>
      </w:r>
      <w:r>
        <w:t xml:space="preserve"> (</w:t>
      </w:r>
      <w:hyperlink w:anchor="tbl-thinning">
        <w:r>
          <w:rPr>
            <w:rStyle w:val="Hyperlink"/>
          </w:rPr>
          <w:t>Table 15</w:t>
        </w:r>
      </w:hyperlink>
      <w:r>
        <w:t xml:space="preserve">, </w:t>
      </w:r>
      <w:hyperlink w:anchor="fig-aggregations">
        <w:r>
          <w:rPr>
            <w:rStyle w:val="Hyperlink"/>
          </w:rPr>
          <w:t>Figure 2</w:t>
        </w:r>
      </w:hyperlink>
      <w:r>
        <w:t>). With 60% of tows kept, it found 96.6% of the 1,900 aggregations of two or more strong-evidence tows in 1,082 surveys. Random thinning found 94.0%, and thinning by the held-out cull-trained layer found 88.1% (95% CI 86.6%–89.5%).</w:t>
      </w:r>
    </w:p>
    <w:p w14:paraId="3BF0228C" w14:textId="77777777" w:rsidR="00AF7E86" w:rsidRDefault="00000000">
      <w:pPr>
        <w:pStyle w:val="BodyText"/>
      </w:pPr>
      <w:r>
        <w:t>The largest cut that still found at least 95% of aggregations was:</w:t>
      </w:r>
    </w:p>
    <w:p w14:paraId="066A18D3" w14:textId="77777777" w:rsidR="00AF7E86" w:rsidRDefault="00000000">
      <w:pPr>
        <w:pStyle w:val="Compact"/>
        <w:numPr>
          <w:ilvl w:val="0"/>
          <w:numId w:val="11"/>
        </w:numPr>
      </w:pPr>
      <w:r>
        <w:t>40% of tows for systematic thinning (40% with bootstrap assurance);</w:t>
      </w:r>
    </w:p>
    <w:p w14:paraId="2F470077" w14:textId="77777777" w:rsidR="00AF7E86" w:rsidRDefault="00000000">
      <w:pPr>
        <w:pStyle w:val="Compact"/>
        <w:numPr>
          <w:ilvl w:val="0"/>
          <w:numId w:val="11"/>
        </w:numPr>
      </w:pPr>
      <w:r>
        <w:t>30% for random thinning;</w:t>
      </w:r>
    </w:p>
    <w:p w14:paraId="51E99658" w14:textId="77777777" w:rsidR="00AF7E86" w:rsidRDefault="00000000">
      <w:pPr>
        <w:pStyle w:val="Compact"/>
        <w:numPr>
          <w:ilvl w:val="0"/>
          <w:numId w:val="11"/>
        </w:numPr>
      </w:pPr>
      <w:r>
        <w:lastRenderedPageBreak/>
        <w:t>20% for thinning by habitat rank.</w:t>
      </w:r>
    </w:p>
    <w:p w14:paraId="093981E4" w14:textId="77777777" w:rsidR="00AF7E86" w:rsidRDefault="00000000">
      <w:pPr>
        <w:pStyle w:val="FirstParagraph"/>
      </w:pPr>
      <w:r>
        <w:t>Results for 2022–2026 alone were the same: 40%, 30% and 20%.</w:t>
      </w:r>
    </w:p>
    <w:p w14:paraId="7E38CC16" w14:textId="77777777" w:rsidR="00AF7E86"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63FA5409" w14:textId="77777777" w:rsidR="00AF7E86" w:rsidRDefault="00000000">
      <w:pPr>
        <w:pStyle w:val="BodyText"/>
      </w:pPr>
      <w:r>
        <w:t>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w="5000" w:type="pct"/>
        <w:tblLayout w:type="fixed"/>
        <w:tblLook w:val="0000" w:firstRow="0" w:lastRow="0" w:firstColumn="0" w:lastColumn="0" w:noHBand="0" w:noVBand="0"/>
      </w:tblPr>
      <w:tblGrid>
        <w:gridCol w:w="9242"/>
      </w:tblGrid>
      <w:tr w:rsidR="00AF7E86" w14:paraId="164C0E57" w14:textId="77777777">
        <w:tc>
          <w:tcPr>
            <w:tcW w:w="7920" w:type="dxa"/>
          </w:tcPr>
          <w:p w14:paraId="1576DAC7" w14:textId="77777777" w:rsidR="00AF7E86" w:rsidRDefault="00000000">
            <w:pPr>
              <w:pStyle w:val="ImageCaption"/>
              <w:spacing w:before="200"/>
            </w:pPr>
            <w:bookmarkStart w:id="294" w:name="tbl-thinning"/>
            <w:r>
              <w:t>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AF7E86" w14:paraId="0552F381"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B3C14A" w14:textId="77777777" w:rsidR="00AF7E86" w:rsidRDefault="00000000">
                  <w:pPr>
                    <w:pStyle w:val="Compact"/>
                    <w:jc w:val="center"/>
                  </w:pPr>
                  <w:r>
                    <w:t>Tows kept</w:t>
                  </w:r>
                </w:p>
              </w:tc>
              <w:tc>
                <w:tcPr>
                  <w:tcW w:w="1584" w:type="dxa"/>
                </w:tcPr>
                <w:p w14:paraId="0A0AE1D1" w14:textId="77777777" w:rsidR="00AF7E86" w:rsidRDefault="00000000">
                  <w:pPr>
                    <w:pStyle w:val="Compact"/>
                    <w:jc w:val="center"/>
                  </w:pPr>
                  <w:r>
                    <w:t>Layer, held out</w:t>
                  </w:r>
                </w:p>
              </w:tc>
              <w:tc>
                <w:tcPr>
                  <w:tcW w:w="1584" w:type="dxa"/>
                </w:tcPr>
                <w:p w14:paraId="5E85CFAA" w14:textId="77777777" w:rsidR="00AF7E86" w:rsidRDefault="00000000">
                  <w:pPr>
                    <w:pStyle w:val="Compact"/>
                    <w:jc w:val="center"/>
                  </w:pPr>
                  <w:r>
                    <w:t>Layer, deployed</w:t>
                  </w:r>
                </w:p>
              </w:tc>
              <w:tc>
                <w:tcPr>
                  <w:tcW w:w="1584" w:type="dxa"/>
                </w:tcPr>
                <w:p w14:paraId="4E7C8433" w14:textId="77777777" w:rsidR="00AF7E86" w:rsidRDefault="00000000">
                  <w:pPr>
                    <w:pStyle w:val="Compact"/>
                    <w:jc w:val="center"/>
                  </w:pPr>
                  <w:r>
                    <w:t>Random</w:t>
                  </w:r>
                </w:p>
              </w:tc>
              <w:tc>
                <w:tcPr>
                  <w:tcW w:w="1584" w:type="dxa"/>
                </w:tcPr>
                <w:p w14:paraId="19E87165" w14:textId="77777777" w:rsidR="00AF7E86" w:rsidRDefault="00000000">
                  <w:pPr>
                    <w:pStyle w:val="Compact"/>
                    <w:jc w:val="center"/>
                  </w:pPr>
                  <w:r>
                    <w:t>Systematic</w:t>
                  </w:r>
                </w:p>
              </w:tc>
            </w:tr>
            <w:tr w:rsidR="00AF7E86" w14:paraId="7F0D9D0B" w14:textId="77777777">
              <w:tc>
                <w:tcPr>
                  <w:tcW w:w="1584" w:type="dxa"/>
                </w:tcPr>
                <w:p w14:paraId="5A545E19" w14:textId="77777777" w:rsidR="00AF7E86" w:rsidRDefault="00000000">
                  <w:pPr>
                    <w:pStyle w:val="Compact"/>
                    <w:jc w:val="center"/>
                  </w:pPr>
                  <w:r>
                    <w:t>80%</w:t>
                  </w:r>
                </w:p>
              </w:tc>
              <w:tc>
                <w:tcPr>
                  <w:tcW w:w="1584" w:type="dxa"/>
                </w:tcPr>
                <w:p w14:paraId="71AAD4CC" w14:textId="77777777" w:rsidR="00AF7E86" w:rsidRDefault="00000000">
                  <w:pPr>
                    <w:pStyle w:val="Compact"/>
                    <w:jc w:val="center"/>
                  </w:pPr>
                  <w:r>
                    <w:t>96.2% (95.3%–97.2%)</w:t>
                  </w:r>
                </w:p>
              </w:tc>
              <w:tc>
                <w:tcPr>
                  <w:tcW w:w="1584" w:type="dxa"/>
                </w:tcPr>
                <w:p w14:paraId="41B28FA5" w14:textId="77777777" w:rsidR="00AF7E86" w:rsidRDefault="00000000">
                  <w:pPr>
                    <w:pStyle w:val="Compact"/>
                    <w:jc w:val="center"/>
                  </w:pPr>
                  <w:r>
                    <w:t>96.9%</w:t>
                  </w:r>
                </w:p>
              </w:tc>
              <w:tc>
                <w:tcPr>
                  <w:tcW w:w="1584" w:type="dxa"/>
                </w:tcPr>
                <w:p w14:paraId="7A3D7864" w14:textId="77777777" w:rsidR="00AF7E86" w:rsidRDefault="00000000">
                  <w:pPr>
                    <w:pStyle w:val="Compact"/>
                    <w:jc w:val="center"/>
                  </w:pPr>
                  <w:r>
                    <w:t>98.8%</w:t>
                  </w:r>
                </w:p>
              </w:tc>
              <w:tc>
                <w:tcPr>
                  <w:tcW w:w="1584" w:type="dxa"/>
                </w:tcPr>
                <w:p w14:paraId="23409129" w14:textId="77777777" w:rsidR="00AF7E86" w:rsidRDefault="00000000">
                  <w:pPr>
                    <w:pStyle w:val="Compact"/>
                    <w:jc w:val="center"/>
                  </w:pPr>
                  <w:r>
                    <w:t>99.7%</w:t>
                  </w:r>
                </w:p>
              </w:tc>
            </w:tr>
            <w:tr w:rsidR="00AF7E86" w14:paraId="09BC1E13" w14:textId="77777777">
              <w:tc>
                <w:tcPr>
                  <w:tcW w:w="1584" w:type="dxa"/>
                </w:tcPr>
                <w:p w14:paraId="484EB651" w14:textId="77777777" w:rsidR="00AF7E86" w:rsidRDefault="00000000">
                  <w:pPr>
                    <w:pStyle w:val="Compact"/>
                    <w:jc w:val="center"/>
                  </w:pPr>
                  <w:r>
                    <w:t>70%</w:t>
                  </w:r>
                </w:p>
              </w:tc>
              <w:tc>
                <w:tcPr>
                  <w:tcW w:w="1584" w:type="dxa"/>
                </w:tcPr>
                <w:p w14:paraId="0EB51D11" w14:textId="77777777" w:rsidR="00AF7E86" w:rsidRDefault="00000000">
                  <w:pPr>
                    <w:pStyle w:val="Compact"/>
                    <w:jc w:val="center"/>
                  </w:pPr>
                  <w:r>
                    <w:t>93.0% (91.8%–94.2%)</w:t>
                  </w:r>
                </w:p>
              </w:tc>
              <w:tc>
                <w:tcPr>
                  <w:tcW w:w="1584" w:type="dxa"/>
                </w:tcPr>
                <w:p w14:paraId="5528CE45" w14:textId="77777777" w:rsidR="00AF7E86" w:rsidRDefault="00000000">
                  <w:pPr>
                    <w:pStyle w:val="Compact"/>
                    <w:jc w:val="center"/>
                  </w:pPr>
                  <w:r>
                    <w:t>93.7%</w:t>
                  </w:r>
                </w:p>
              </w:tc>
              <w:tc>
                <w:tcPr>
                  <w:tcW w:w="1584" w:type="dxa"/>
                </w:tcPr>
                <w:p w14:paraId="197E16A5" w14:textId="77777777" w:rsidR="00AF7E86" w:rsidRDefault="00000000">
                  <w:pPr>
                    <w:pStyle w:val="Compact"/>
                    <w:jc w:val="center"/>
                  </w:pPr>
                  <w:r>
                    <w:t>97.0%</w:t>
                  </w:r>
                </w:p>
              </w:tc>
              <w:tc>
                <w:tcPr>
                  <w:tcW w:w="1584" w:type="dxa"/>
                </w:tcPr>
                <w:p w14:paraId="153768CC" w14:textId="77777777" w:rsidR="00AF7E86" w:rsidRDefault="00000000">
                  <w:pPr>
                    <w:pStyle w:val="Compact"/>
                    <w:jc w:val="center"/>
                  </w:pPr>
                  <w:r>
                    <w:t>98.7%</w:t>
                  </w:r>
                </w:p>
              </w:tc>
            </w:tr>
            <w:tr w:rsidR="00AF7E86" w14:paraId="46FD74F4" w14:textId="77777777">
              <w:tc>
                <w:tcPr>
                  <w:tcW w:w="1584" w:type="dxa"/>
                </w:tcPr>
                <w:p w14:paraId="10DA68B7" w14:textId="77777777" w:rsidR="00AF7E86" w:rsidRDefault="00000000">
                  <w:pPr>
                    <w:pStyle w:val="Compact"/>
                    <w:jc w:val="center"/>
                  </w:pPr>
                  <w:r>
                    <w:t>60%</w:t>
                  </w:r>
                </w:p>
              </w:tc>
              <w:tc>
                <w:tcPr>
                  <w:tcW w:w="1584" w:type="dxa"/>
                </w:tcPr>
                <w:p w14:paraId="25EFF598" w14:textId="77777777" w:rsidR="00AF7E86" w:rsidRDefault="00000000">
                  <w:pPr>
                    <w:pStyle w:val="Compact"/>
                    <w:jc w:val="center"/>
                  </w:pPr>
                  <w:r>
                    <w:t>88.1% (86.6%–89.5%)</w:t>
                  </w:r>
                </w:p>
              </w:tc>
              <w:tc>
                <w:tcPr>
                  <w:tcW w:w="1584" w:type="dxa"/>
                </w:tcPr>
                <w:p w14:paraId="01AD9C24" w14:textId="77777777" w:rsidR="00AF7E86" w:rsidRDefault="00000000">
                  <w:pPr>
                    <w:pStyle w:val="Compact"/>
                    <w:jc w:val="center"/>
                  </w:pPr>
                  <w:r>
                    <w:t>90.4%</w:t>
                  </w:r>
                </w:p>
              </w:tc>
              <w:tc>
                <w:tcPr>
                  <w:tcW w:w="1584" w:type="dxa"/>
                </w:tcPr>
                <w:p w14:paraId="7C4BD556" w14:textId="77777777" w:rsidR="00AF7E86" w:rsidRDefault="00000000">
                  <w:pPr>
                    <w:pStyle w:val="Compact"/>
                    <w:jc w:val="center"/>
                  </w:pPr>
                  <w:r>
                    <w:t>94.0%</w:t>
                  </w:r>
                </w:p>
              </w:tc>
              <w:tc>
                <w:tcPr>
                  <w:tcW w:w="1584" w:type="dxa"/>
                </w:tcPr>
                <w:p w14:paraId="0444304C" w14:textId="77777777" w:rsidR="00AF7E86" w:rsidRDefault="00000000">
                  <w:pPr>
                    <w:pStyle w:val="Compact"/>
                    <w:jc w:val="center"/>
                  </w:pPr>
                  <w:r>
                    <w:t>96.6%</w:t>
                  </w:r>
                </w:p>
              </w:tc>
            </w:tr>
            <w:tr w:rsidR="00AF7E86" w14:paraId="75277403" w14:textId="77777777">
              <w:tc>
                <w:tcPr>
                  <w:tcW w:w="1584" w:type="dxa"/>
                </w:tcPr>
                <w:p w14:paraId="047C87F7" w14:textId="77777777" w:rsidR="00AF7E86" w:rsidRDefault="00000000">
                  <w:pPr>
                    <w:pStyle w:val="Compact"/>
                    <w:jc w:val="center"/>
                  </w:pPr>
                  <w:r>
                    <w:t>50%</w:t>
                  </w:r>
                </w:p>
              </w:tc>
              <w:tc>
                <w:tcPr>
                  <w:tcW w:w="1584" w:type="dxa"/>
                </w:tcPr>
                <w:p w14:paraId="3878C19C" w14:textId="77777777" w:rsidR="00AF7E86" w:rsidRDefault="00000000">
                  <w:pPr>
                    <w:pStyle w:val="Compact"/>
                    <w:jc w:val="center"/>
                  </w:pPr>
                  <w:r>
                    <w:t>81.8% (80.0%–83.4%)</w:t>
                  </w:r>
                </w:p>
              </w:tc>
              <w:tc>
                <w:tcPr>
                  <w:tcW w:w="1584" w:type="dxa"/>
                </w:tcPr>
                <w:p w14:paraId="0BA83DF7" w14:textId="77777777" w:rsidR="00AF7E86" w:rsidRDefault="00000000">
                  <w:pPr>
                    <w:pStyle w:val="Compact"/>
                    <w:jc w:val="center"/>
                  </w:pPr>
                  <w:r>
                    <w:t>85.2%</w:t>
                  </w:r>
                </w:p>
              </w:tc>
              <w:tc>
                <w:tcPr>
                  <w:tcW w:w="1584" w:type="dxa"/>
                </w:tcPr>
                <w:p w14:paraId="505DDA5C" w14:textId="77777777" w:rsidR="00AF7E86" w:rsidRDefault="00000000">
                  <w:pPr>
                    <w:pStyle w:val="Compact"/>
                    <w:jc w:val="center"/>
                  </w:pPr>
                  <w:r>
                    <w:t>89.7%</w:t>
                  </w:r>
                </w:p>
              </w:tc>
              <w:tc>
                <w:tcPr>
                  <w:tcW w:w="1584" w:type="dxa"/>
                </w:tcPr>
                <w:p w14:paraId="3B8EED04" w14:textId="77777777" w:rsidR="00AF7E86" w:rsidRDefault="00000000">
                  <w:pPr>
                    <w:pStyle w:val="Compact"/>
                    <w:jc w:val="center"/>
                  </w:pPr>
                  <w:r>
                    <w:t>93.0%</w:t>
                  </w:r>
                </w:p>
              </w:tc>
            </w:tr>
            <w:bookmarkEnd w:id="294"/>
          </w:tbl>
          <w:p w14:paraId="059A94D3" w14:textId="77777777" w:rsidR="00AF7E86" w:rsidRDefault="00AF7E86"/>
        </w:tc>
      </w:tr>
    </w:tbl>
    <w:p w14:paraId="7ECECF1B"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2CA50823" w14:textId="77777777">
        <w:tc>
          <w:tcPr>
            <w:tcW w:w="7920" w:type="dxa"/>
          </w:tcPr>
          <w:p w14:paraId="5EEC4527" w14:textId="77777777" w:rsidR="00AF7E86" w:rsidRDefault="00000000">
            <w:pPr>
              <w:pStyle w:val="Compact"/>
              <w:jc w:val="center"/>
            </w:pPr>
            <w:bookmarkStart w:id="295" w:name="fig-aggregations-detail"/>
            <w:r>
              <w:rPr>
                <w:noProof/>
              </w:rPr>
              <w:lastRenderedPageBreak/>
              <w:drawing>
                <wp:inline distT="0" distB="0" distL="0" distR="0" wp14:anchorId="5C9647A9" wp14:editId="0C47FFF4">
                  <wp:extent cx="5727700" cy="3512989"/>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230" name="Picture" descr="../outputs/figures/fig13_manta_aggregation_cv.png"/>
                          <pic:cNvPicPr>
                            <a:picLocks noChangeAspect="1" noChangeArrowheads="1"/>
                          </pic:cNvPicPr>
                        </pic:nvPicPr>
                        <pic:blipFill>
                          <a:blip r:embed="rId62"/>
                          <a:stretch>
                            <a:fillRect/>
                          </a:stretch>
                        </pic:blipFill>
                        <pic:spPr bwMode="auto">
                          <a:xfrm>
                            <a:off x="0" y="0"/>
                            <a:ext cx="5727700" cy="3512989"/>
                          </a:xfrm>
                          <a:prstGeom prst="rect">
                            <a:avLst/>
                          </a:prstGeom>
                          <a:noFill/>
                          <a:ln w="9525">
                            <a:noFill/>
                            <a:headEnd/>
                            <a:tailEnd/>
                          </a:ln>
                        </pic:spPr>
                      </pic:pic>
                    </a:graphicData>
                  </a:graphic>
                </wp:inline>
              </w:drawing>
            </w:r>
          </w:p>
          <w:p w14:paraId="2925DD3C" w14:textId="77777777" w:rsidR="00AF7E86" w:rsidRDefault="00000000">
            <w:pPr>
              <w:pStyle w:val="ImageCaption"/>
              <w:spacing w:before="200"/>
            </w:pPr>
            <w:r>
              <w:t>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295"/>
      </w:tr>
    </w:tbl>
    <w:p w14:paraId="5235E92D" w14:textId="77777777" w:rsidR="00AF7E86"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16</w:t>
        </w:r>
      </w:hyperlink>
      <w:r>
        <w:t xml:space="preserve">, </w:t>
      </w:r>
      <w:hyperlink w:anchor="fig-manta-model">
        <w:r>
          <w:rPr>
            <w:rStyle w:val="Hyperlink"/>
          </w:rPr>
          <w:t>Figure 21</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793F419B" w14:textId="77777777" w:rsidR="00AF7E86"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AF7E86" w14:paraId="758D0C6B" w14:textId="77777777">
        <w:tc>
          <w:tcPr>
            <w:tcW w:w="7920" w:type="dxa"/>
          </w:tcPr>
          <w:p w14:paraId="0AC4C47C" w14:textId="77777777" w:rsidR="00AF7E86" w:rsidRDefault="00000000">
            <w:pPr>
              <w:pStyle w:val="ImageCaption"/>
              <w:spacing w:before="200"/>
            </w:pPr>
            <w:bookmarkStart w:id="296" w:name="tbl-mantamodel"/>
            <w:r>
              <w:t>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AF7E86" w14:paraId="5310226A"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2696" w:type="dxa"/>
                </w:tcPr>
                <w:p w14:paraId="39B26F30" w14:textId="77777777" w:rsidR="00AF7E86" w:rsidRDefault="00000000">
                  <w:pPr>
                    <w:pStyle w:val="Compact"/>
                    <w:jc w:val="center"/>
                  </w:pPr>
                  <w:r>
                    <w:t>Model</w:t>
                  </w:r>
                </w:p>
              </w:tc>
              <w:tc>
                <w:tcPr>
                  <w:tcW w:w="1685" w:type="dxa"/>
                </w:tcPr>
                <w:p w14:paraId="0D604960" w14:textId="77777777" w:rsidR="00AF7E86" w:rsidRDefault="00000000">
                  <w:pPr>
                    <w:pStyle w:val="Compact"/>
                    <w:jc w:val="center"/>
                  </w:pPr>
                  <w:r>
                    <w:t>Tow AUC (95% CI)</w:t>
                  </w:r>
                </w:p>
              </w:tc>
              <w:tc>
                <w:tcPr>
                  <w:tcW w:w="1095" w:type="dxa"/>
                </w:tcPr>
                <w:p w14:paraId="41EB9F8C" w14:textId="77777777" w:rsidR="00AF7E86" w:rsidRDefault="00000000">
                  <w:pPr>
                    <w:pStyle w:val="Compact"/>
                    <w:jc w:val="center"/>
                  </w:pPr>
                  <w:r>
                    <w:t>Top-20% lift</w:t>
                  </w:r>
                </w:p>
              </w:tc>
              <w:tc>
                <w:tcPr>
                  <w:tcW w:w="2443" w:type="dxa"/>
                </w:tcPr>
                <w:p w14:paraId="07549621" w14:textId="77777777" w:rsidR="00AF7E86" w:rsidRDefault="00000000">
                  <w:pPr>
                    <w:pStyle w:val="Compact"/>
                    <w:jc w:val="center"/>
                  </w:pPr>
                  <w:r>
                    <w:t>Aggregations found, 60% kept</w:t>
                  </w:r>
                </w:p>
              </w:tc>
            </w:tr>
            <w:tr w:rsidR="00AF7E86" w14:paraId="79A2857B" w14:textId="77777777">
              <w:tc>
                <w:tcPr>
                  <w:tcW w:w="2696" w:type="dxa"/>
                </w:tcPr>
                <w:p w14:paraId="2D051FB7" w14:textId="77777777" w:rsidR="00AF7E86" w:rsidRDefault="00000000">
                  <w:pPr>
                    <w:pStyle w:val="Compact"/>
                    <w:jc w:val="center"/>
                  </w:pPr>
                  <w:r>
                    <w:lastRenderedPageBreak/>
                    <w:t>Cull-trained</w:t>
                  </w:r>
                </w:p>
              </w:tc>
              <w:tc>
                <w:tcPr>
                  <w:tcW w:w="1685" w:type="dxa"/>
                </w:tcPr>
                <w:p w14:paraId="389E75D7" w14:textId="77777777" w:rsidR="00AF7E86" w:rsidRDefault="00000000">
                  <w:pPr>
                    <w:pStyle w:val="Compact"/>
                    <w:jc w:val="center"/>
                  </w:pPr>
                  <w:r>
                    <w:t>0.547 (0.516–0.574)</w:t>
                  </w:r>
                </w:p>
              </w:tc>
              <w:tc>
                <w:tcPr>
                  <w:tcW w:w="1095" w:type="dxa"/>
                </w:tcPr>
                <w:p w14:paraId="321B8216" w14:textId="77777777" w:rsidR="00AF7E86" w:rsidRDefault="00000000">
                  <w:pPr>
                    <w:pStyle w:val="Compact"/>
                    <w:jc w:val="center"/>
                  </w:pPr>
                  <w:r>
                    <w:t>1.15</w:t>
                  </w:r>
                </w:p>
              </w:tc>
              <w:tc>
                <w:tcPr>
                  <w:tcW w:w="2443" w:type="dxa"/>
                </w:tcPr>
                <w:p w14:paraId="645A5CAF" w14:textId="77777777" w:rsidR="00AF7E86" w:rsidRDefault="00000000">
                  <w:pPr>
                    <w:pStyle w:val="Compact"/>
                    <w:jc w:val="center"/>
                  </w:pPr>
                  <w:r>
                    <w:t>88.2%</w:t>
                  </w:r>
                </w:p>
              </w:tc>
            </w:tr>
            <w:tr w:rsidR="00AF7E86" w14:paraId="2C57A7A7" w14:textId="77777777">
              <w:tc>
                <w:tcPr>
                  <w:tcW w:w="2696" w:type="dxa"/>
                </w:tcPr>
                <w:p w14:paraId="6AE7ACB4" w14:textId="77777777" w:rsidR="00AF7E86" w:rsidRDefault="00000000">
                  <w:pPr>
                    <w:pStyle w:val="Compact"/>
                    <w:jc w:val="center"/>
                  </w:pPr>
                  <w:r>
                    <w:t>Manta-trained (with year)</w:t>
                  </w:r>
                </w:p>
              </w:tc>
              <w:tc>
                <w:tcPr>
                  <w:tcW w:w="1685" w:type="dxa"/>
                </w:tcPr>
                <w:p w14:paraId="54D95A51" w14:textId="77777777" w:rsidR="00AF7E86" w:rsidRDefault="00000000">
                  <w:pPr>
                    <w:pStyle w:val="Compact"/>
                    <w:jc w:val="center"/>
                  </w:pPr>
                  <w:r>
                    <w:t>0.575 (0.547–0.599)</w:t>
                  </w:r>
                </w:p>
              </w:tc>
              <w:tc>
                <w:tcPr>
                  <w:tcW w:w="1095" w:type="dxa"/>
                </w:tcPr>
                <w:p w14:paraId="316AC90B" w14:textId="77777777" w:rsidR="00AF7E86" w:rsidRDefault="00000000">
                  <w:pPr>
                    <w:pStyle w:val="Compact"/>
                    <w:jc w:val="center"/>
                  </w:pPr>
                  <w:r>
                    <w:t>1.27</w:t>
                  </w:r>
                </w:p>
              </w:tc>
              <w:tc>
                <w:tcPr>
                  <w:tcW w:w="2443" w:type="dxa"/>
                </w:tcPr>
                <w:p w14:paraId="68AF68E2" w14:textId="77777777" w:rsidR="00AF7E86" w:rsidRDefault="00000000">
                  <w:pPr>
                    <w:pStyle w:val="Compact"/>
                    <w:jc w:val="center"/>
                  </w:pPr>
                  <w:r>
                    <w:t>88.4%</w:t>
                  </w:r>
                </w:p>
              </w:tc>
            </w:tr>
            <w:tr w:rsidR="00AF7E86" w14:paraId="36D6E788" w14:textId="77777777">
              <w:tc>
                <w:tcPr>
                  <w:tcW w:w="2696" w:type="dxa"/>
                </w:tcPr>
                <w:p w14:paraId="39C78DAE" w14:textId="77777777" w:rsidR="00AF7E86" w:rsidRDefault="00000000">
                  <w:pPr>
                    <w:pStyle w:val="Compact"/>
                    <w:jc w:val="center"/>
                  </w:pPr>
                  <w:r>
                    <w:t>Manta-trained, within reef-year</w:t>
                  </w:r>
                </w:p>
              </w:tc>
              <w:tc>
                <w:tcPr>
                  <w:tcW w:w="1685" w:type="dxa"/>
                </w:tcPr>
                <w:p w14:paraId="37932826" w14:textId="77777777" w:rsidR="00AF7E86" w:rsidRDefault="00000000">
                  <w:pPr>
                    <w:pStyle w:val="Compact"/>
                    <w:jc w:val="center"/>
                  </w:pPr>
                  <w:r>
                    <w:t>0.612 (0.578–0.636)</w:t>
                  </w:r>
                </w:p>
              </w:tc>
              <w:tc>
                <w:tcPr>
                  <w:tcW w:w="1095" w:type="dxa"/>
                </w:tcPr>
                <w:p w14:paraId="23780EC7" w14:textId="77777777" w:rsidR="00AF7E86" w:rsidRDefault="00000000">
                  <w:pPr>
                    <w:pStyle w:val="Compact"/>
                    <w:jc w:val="center"/>
                  </w:pPr>
                  <w:r>
                    <w:t>1.33</w:t>
                  </w:r>
                </w:p>
              </w:tc>
              <w:tc>
                <w:tcPr>
                  <w:tcW w:w="2443" w:type="dxa"/>
                </w:tcPr>
                <w:p w14:paraId="4FDB9B05" w14:textId="77777777" w:rsidR="00AF7E86" w:rsidRDefault="00000000">
                  <w:pPr>
                    <w:pStyle w:val="Compact"/>
                    <w:jc w:val="center"/>
                  </w:pPr>
                  <w:r>
                    <w:t>91.0%</w:t>
                  </w:r>
                </w:p>
              </w:tc>
            </w:tr>
            <w:bookmarkEnd w:id="296"/>
          </w:tbl>
          <w:p w14:paraId="6D7D28A4" w14:textId="77777777" w:rsidR="00AF7E86" w:rsidRDefault="00AF7E86"/>
        </w:tc>
      </w:tr>
    </w:tbl>
    <w:p w14:paraId="3F2253FD"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21C808A2" w14:textId="77777777">
        <w:tc>
          <w:tcPr>
            <w:tcW w:w="7920" w:type="dxa"/>
          </w:tcPr>
          <w:p w14:paraId="22FCF923" w14:textId="77777777" w:rsidR="00AF7E86" w:rsidRDefault="00000000">
            <w:pPr>
              <w:pStyle w:val="Compact"/>
              <w:jc w:val="center"/>
            </w:pPr>
            <w:bookmarkStart w:id="297" w:name="fig-manta-model"/>
            <w:r>
              <w:rPr>
                <w:noProof/>
              </w:rPr>
              <w:drawing>
                <wp:inline distT="0" distB="0" distL="0" distR="0" wp14:anchorId="4132FA26" wp14:editId="5BB35AB8">
                  <wp:extent cx="5727700" cy="2825665"/>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outputs/figures/fig16_manta_response_model.png"/>
                          <pic:cNvPicPr>
                            <a:picLocks noChangeAspect="1" noChangeArrowheads="1"/>
                          </pic:cNvPicPr>
                        </pic:nvPicPr>
                        <pic:blipFill>
                          <a:blip r:embed="rId63"/>
                          <a:stretch>
                            <a:fillRect/>
                          </a:stretch>
                        </pic:blipFill>
                        <pic:spPr bwMode="auto">
                          <a:xfrm>
                            <a:off x="0" y="0"/>
                            <a:ext cx="5727700" cy="2825665"/>
                          </a:xfrm>
                          <a:prstGeom prst="rect">
                            <a:avLst/>
                          </a:prstGeom>
                          <a:noFill/>
                          <a:ln w="9525">
                            <a:noFill/>
                            <a:headEnd/>
                            <a:tailEnd/>
                          </a:ln>
                        </pic:spPr>
                      </pic:pic>
                    </a:graphicData>
                  </a:graphic>
                </wp:inline>
              </w:drawing>
            </w:r>
          </w:p>
          <w:p w14:paraId="5DEE8097" w14:textId="77777777" w:rsidR="00AF7E86" w:rsidRDefault="00000000">
            <w:pPr>
              <w:pStyle w:val="ImageCaption"/>
              <w:spacing w:before="200"/>
            </w:pPr>
            <w:r>
              <w:t>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tc>
        <w:bookmarkEnd w:id="297"/>
      </w:tr>
    </w:tbl>
    <w:p w14:paraId="11FFF849" w14:textId="77777777" w:rsidR="00AF7E86" w:rsidRDefault="00000000">
      <w:pPr>
        <w:pStyle w:val="Heading3"/>
      </w:pPr>
      <w:bookmarkStart w:id="298" w:name="Xaf1dcd60e567179655897d58ed543a6948865fb"/>
      <w:bookmarkStart w:id="299" w:name="_Toc243919309"/>
      <w:bookmarkEnd w:id="292"/>
      <w:r>
        <w:t>The 2027 cull-site priority ranking and exploration areas</w:t>
      </w:r>
      <w:bookmarkEnd w:id="299"/>
    </w:p>
    <w:p w14:paraId="23E4BC4C" w14:textId="77777777" w:rsidR="00AF7E86"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17</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AF7E86" w14:paraId="565813E2" w14:textId="77777777">
        <w:tc>
          <w:tcPr>
            <w:tcW w:w="7920" w:type="dxa"/>
          </w:tcPr>
          <w:p w14:paraId="191876CB" w14:textId="77777777" w:rsidR="00AF7E86" w:rsidRDefault="00000000">
            <w:pPr>
              <w:pStyle w:val="ImageCaption"/>
              <w:spacing w:before="200"/>
            </w:pPr>
            <w:bookmarkStart w:id="300" w:name="tbl-classes"/>
            <w:r>
              <w:t>Table 17: Original ≥0.02 evaluation: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AF7E86" w14:paraId="647BBDC1"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357" w:type="dxa"/>
                </w:tcPr>
                <w:p w14:paraId="5A9212A6" w14:textId="77777777" w:rsidR="00AF7E86" w:rsidRDefault="00000000">
                  <w:pPr>
                    <w:pStyle w:val="Compact"/>
                    <w:jc w:val="center"/>
                  </w:pPr>
                  <w:r>
                    <w:t>Searching through</w:t>
                  </w:r>
                </w:p>
              </w:tc>
              <w:tc>
                <w:tcPr>
                  <w:tcW w:w="1357" w:type="dxa"/>
                </w:tcPr>
                <w:p w14:paraId="30E26065" w14:textId="77777777" w:rsidR="00AF7E86" w:rsidRDefault="00000000">
                  <w:pPr>
                    <w:pStyle w:val="Compact"/>
                    <w:jc w:val="center"/>
                  </w:pPr>
                  <w:r>
                    <w:t>Sites on the reef</w:t>
                  </w:r>
                </w:p>
              </w:tc>
              <w:tc>
                <w:tcPr>
                  <w:tcW w:w="1734" w:type="dxa"/>
                </w:tcPr>
                <w:p w14:paraId="7798C05B" w14:textId="77777777" w:rsidR="00AF7E86" w:rsidRDefault="00000000">
                  <w:pPr>
                    <w:pStyle w:val="Compact"/>
                    <w:jc w:val="center"/>
                  </w:pPr>
                  <w:r>
                    <w:t>Problematic dives kept</w:t>
                  </w:r>
                </w:p>
              </w:tc>
              <w:tc>
                <w:tcPr>
                  <w:tcW w:w="1961" w:type="dxa"/>
                </w:tcPr>
                <w:p w14:paraId="3A184FB5" w14:textId="77777777" w:rsidR="00AF7E86" w:rsidRDefault="00000000">
                  <w:pPr>
                    <w:pStyle w:val="Compact"/>
                    <w:jc w:val="center"/>
                  </w:pPr>
                  <w:r>
                    <w:t>Low-density dives avoided</w:t>
                  </w:r>
                </w:p>
              </w:tc>
              <w:tc>
                <w:tcPr>
                  <w:tcW w:w="1508" w:type="dxa"/>
                </w:tcPr>
                <w:p w14:paraId="51B694EA" w14:textId="77777777" w:rsidR="00AF7E86" w:rsidRDefault="00000000">
                  <w:pPr>
                    <w:pStyle w:val="Compact"/>
                    <w:jc w:val="center"/>
                  </w:pPr>
                  <w:r>
                    <w:t>Ghost dives avoided</w:t>
                  </w:r>
                </w:p>
              </w:tc>
            </w:tr>
            <w:tr w:rsidR="00AF7E86" w14:paraId="581C3410" w14:textId="77777777">
              <w:tc>
                <w:tcPr>
                  <w:tcW w:w="1357" w:type="dxa"/>
                </w:tcPr>
                <w:p w14:paraId="7A2B92C4" w14:textId="77777777" w:rsidR="00AF7E86" w:rsidRDefault="00000000">
                  <w:pPr>
                    <w:pStyle w:val="Compact"/>
                    <w:jc w:val="center"/>
                  </w:pPr>
                  <w:r>
                    <w:t>A</w:t>
                  </w:r>
                </w:p>
              </w:tc>
              <w:tc>
                <w:tcPr>
                  <w:tcW w:w="1357" w:type="dxa"/>
                </w:tcPr>
                <w:p w14:paraId="74AA5A7E" w14:textId="77777777" w:rsidR="00AF7E86" w:rsidRDefault="00000000">
                  <w:pPr>
                    <w:pStyle w:val="Compact"/>
                    <w:jc w:val="center"/>
                  </w:pPr>
                  <w:r>
                    <w:t>top 20%</w:t>
                  </w:r>
                </w:p>
              </w:tc>
              <w:tc>
                <w:tcPr>
                  <w:tcW w:w="1734" w:type="dxa"/>
                </w:tcPr>
                <w:p w14:paraId="465E8630" w14:textId="77777777" w:rsidR="00AF7E86" w:rsidRDefault="00000000">
                  <w:pPr>
                    <w:pStyle w:val="Compact"/>
                    <w:jc w:val="center"/>
                  </w:pPr>
                  <w:r>
                    <w:t>33%</w:t>
                  </w:r>
                </w:p>
              </w:tc>
              <w:tc>
                <w:tcPr>
                  <w:tcW w:w="1961" w:type="dxa"/>
                </w:tcPr>
                <w:p w14:paraId="334EC75D" w14:textId="77777777" w:rsidR="00AF7E86" w:rsidRDefault="00000000">
                  <w:pPr>
                    <w:pStyle w:val="Compact"/>
                    <w:jc w:val="center"/>
                  </w:pPr>
                  <w:r>
                    <w:t>75%</w:t>
                  </w:r>
                </w:p>
              </w:tc>
              <w:tc>
                <w:tcPr>
                  <w:tcW w:w="1508" w:type="dxa"/>
                </w:tcPr>
                <w:p w14:paraId="70431226" w14:textId="77777777" w:rsidR="00AF7E86" w:rsidRDefault="00000000">
                  <w:pPr>
                    <w:pStyle w:val="Compact"/>
                    <w:jc w:val="center"/>
                  </w:pPr>
                  <w:r>
                    <w:t>79%</w:t>
                  </w:r>
                </w:p>
              </w:tc>
            </w:tr>
            <w:tr w:rsidR="00AF7E86" w14:paraId="51A1AF45" w14:textId="77777777">
              <w:tc>
                <w:tcPr>
                  <w:tcW w:w="1357" w:type="dxa"/>
                </w:tcPr>
                <w:p w14:paraId="4D06382E" w14:textId="77777777" w:rsidR="00AF7E86" w:rsidRDefault="00000000">
                  <w:pPr>
                    <w:pStyle w:val="Compact"/>
                    <w:jc w:val="center"/>
                  </w:pPr>
                  <w:r>
                    <w:t>A + B</w:t>
                  </w:r>
                </w:p>
              </w:tc>
              <w:tc>
                <w:tcPr>
                  <w:tcW w:w="1357" w:type="dxa"/>
                </w:tcPr>
                <w:p w14:paraId="02A62BE9" w14:textId="77777777" w:rsidR="00AF7E86" w:rsidRDefault="00000000">
                  <w:pPr>
                    <w:pStyle w:val="Compact"/>
                    <w:jc w:val="center"/>
                  </w:pPr>
                  <w:r>
                    <w:t>top 50%</w:t>
                  </w:r>
                </w:p>
              </w:tc>
              <w:tc>
                <w:tcPr>
                  <w:tcW w:w="1734" w:type="dxa"/>
                </w:tcPr>
                <w:p w14:paraId="3BEF2C0A" w14:textId="77777777" w:rsidR="00AF7E86" w:rsidRDefault="00000000">
                  <w:pPr>
                    <w:pStyle w:val="Compact"/>
                    <w:jc w:val="center"/>
                  </w:pPr>
                  <w:r>
                    <w:t>64%</w:t>
                  </w:r>
                </w:p>
              </w:tc>
              <w:tc>
                <w:tcPr>
                  <w:tcW w:w="1961" w:type="dxa"/>
                </w:tcPr>
                <w:p w14:paraId="61793D6C" w14:textId="77777777" w:rsidR="00AF7E86" w:rsidRDefault="00000000">
                  <w:pPr>
                    <w:pStyle w:val="Compact"/>
                    <w:jc w:val="center"/>
                  </w:pPr>
                  <w:r>
                    <w:t>42%</w:t>
                  </w:r>
                </w:p>
              </w:tc>
              <w:tc>
                <w:tcPr>
                  <w:tcW w:w="1508" w:type="dxa"/>
                </w:tcPr>
                <w:p w14:paraId="03363526" w14:textId="77777777" w:rsidR="00AF7E86" w:rsidRDefault="00000000">
                  <w:pPr>
                    <w:pStyle w:val="Compact"/>
                    <w:jc w:val="center"/>
                  </w:pPr>
                  <w:r>
                    <w:t>49%</w:t>
                  </w:r>
                </w:p>
              </w:tc>
            </w:tr>
            <w:tr w:rsidR="00AF7E86" w14:paraId="520187FC" w14:textId="77777777">
              <w:tc>
                <w:tcPr>
                  <w:tcW w:w="1357" w:type="dxa"/>
                </w:tcPr>
                <w:p w14:paraId="42CDDA50" w14:textId="77777777" w:rsidR="00AF7E86" w:rsidRDefault="00000000">
                  <w:pPr>
                    <w:pStyle w:val="Compact"/>
                    <w:jc w:val="center"/>
                  </w:pPr>
                  <w:r>
                    <w:t>A + B + C</w:t>
                  </w:r>
                </w:p>
              </w:tc>
              <w:tc>
                <w:tcPr>
                  <w:tcW w:w="1357" w:type="dxa"/>
                </w:tcPr>
                <w:p w14:paraId="6E3CFD49" w14:textId="77777777" w:rsidR="00AF7E86" w:rsidRDefault="00000000">
                  <w:pPr>
                    <w:pStyle w:val="Compact"/>
                    <w:jc w:val="center"/>
                  </w:pPr>
                  <w:r>
                    <w:t>top 80%</w:t>
                  </w:r>
                </w:p>
              </w:tc>
              <w:tc>
                <w:tcPr>
                  <w:tcW w:w="1734" w:type="dxa"/>
                </w:tcPr>
                <w:p w14:paraId="34CDCBA3" w14:textId="77777777" w:rsidR="00AF7E86" w:rsidRDefault="00000000">
                  <w:pPr>
                    <w:pStyle w:val="Compact"/>
                    <w:jc w:val="center"/>
                  </w:pPr>
                  <w:r>
                    <w:t>89%</w:t>
                  </w:r>
                </w:p>
              </w:tc>
              <w:tc>
                <w:tcPr>
                  <w:tcW w:w="1961" w:type="dxa"/>
                </w:tcPr>
                <w:p w14:paraId="5609F844" w14:textId="77777777" w:rsidR="00AF7E86" w:rsidRDefault="00000000">
                  <w:pPr>
                    <w:pStyle w:val="Compact"/>
                    <w:jc w:val="center"/>
                  </w:pPr>
                  <w:r>
                    <w:t>18%</w:t>
                  </w:r>
                </w:p>
              </w:tc>
              <w:tc>
                <w:tcPr>
                  <w:tcW w:w="1508" w:type="dxa"/>
                </w:tcPr>
                <w:p w14:paraId="5786308D" w14:textId="77777777" w:rsidR="00AF7E86" w:rsidRDefault="00000000">
                  <w:pPr>
                    <w:pStyle w:val="Compact"/>
                    <w:jc w:val="center"/>
                  </w:pPr>
                  <w:r>
                    <w:t>22%</w:t>
                  </w:r>
                </w:p>
              </w:tc>
            </w:tr>
            <w:tr w:rsidR="00AF7E86" w14:paraId="498D4F6E" w14:textId="77777777">
              <w:tc>
                <w:tcPr>
                  <w:tcW w:w="1357" w:type="dxa"/>
                </w:tcPr>
                <w:p w14:paraId="1FCAA491" w14:textId="77777777" w:rsidR="00AF7E86" w:rsidRDefault="00000000">
                  <w:pPr>
                    <w:pStyle w:val="Compact"/>
                    <w:jc w:val="center"/>
                  </w:pPr>
                  <w:r>
                    <w:lastRenderedPageBreak/>
                    <w:t>All (incl. D)</w:t>
                  </w:r>
                </w:p>
              </w:tc>
              <w:tc>
                <w:tcPr>
                  <w:tcW w:w="1357" w:type="dxa"/>
                </w:tcPr>
                <w:p w14:paraId="3C18163C" w14:textId="77777777" w:rsidR="00AF7E86" w:rsidRDefault="00000000">
                  <w:pPr>
                    <w:pStyle w:val="Compact"/>
                    <w:jc w:val="center"/>
                  </w:pPr>
                  <w:r>
                    <w:t>100%</w:t>
                  </w:r>
                </w:p>
              </w:tc>
              <w:tc>
                <w:tcPr>
                  <w:tcW w:w="1734" w:type="dxa"/>
                </w:tcPr>
                <w:p w14:paraId="0319C12F" w14:textId="77777777" w:rsidR="00AF7E86" w:rsidRDefault="00000000">
                  <w:pPr>
                    <w:pStyle w:val="Compact"/>
                    <w:jc w:val="center"/>
                  </w:pPr>
                  <w:r>
                    <w:t>100%</w:t>
                  </w:r>
                </w:p>
              </w:tc>
              <w:tc>
                <w:tcPr>
                  <w:tcW w:w="1961" w:type="dxa"/>
                </w:tcPr>
                <w:p w14:paraId="0E14E332" w14:textId="77777777" w:rsidR="00AF7E86" w:rsidRDefault="00000000">
                  <w:pPr>
                    <w:pStyle w:val="Compact"/>
                    <w:jc w:val="center"/>
                  </w:pPr>
                  <w:r>
                    <w:t>0%</w:t>
                  </w:r>
                </w:p>
              </w:tc>
              <w:tc>
                <w:tcPr>
                  <w:tcW w:w="1508" w:type="dxa"/>
                </w:tcPr>
                <w:p w14:paraId="525CB4B4" w14:textId="77777777" w:rsidR="00AF7E86" w:rsidRDefault="00000000">
                  <w:pPr>
                    <w:pStyle w:val="Compact"/>
                    <w:jc w:val="center"/>
                  </w:pPr>
                  <w:r>
                    <w:t>0%</w:t>
                  </w:r>
                </w:p>
              </w:tc>
            </w:tr>
            <w:bookmarkEnd w:id="300"/>
          </w:tbl>
          <w:p w14:paraId="4D2D1A55" w14:textId="77777777" w:rsidR="00AF7E86" w:rsidRDefault="00AF7E86"/>
        </w:tc>
      </w:tr>
    </w:tbl>
    <w:p w14:paraId="0BFF9940" w14:textId="77777777" w:rsidR="00AF7E86" w:rsidRDefault="00000000">
      <w:pPr>
        <w:pStyle w:val="BodyText"/>
      </w:pPr>
      <w:r>
        <w:lastRenderedPageBreak/>
        <w:t>The separate &gt;0.04 class summary (</w:t>
      </w:r>
      <w:hyperlink w:anchor="tbl-high-density-classes">
        <w:r>
          <w:rPr>
            <w:rStyle w:val="Hyperlink"/>
          </w:rPr>
          <w:t>Table 18</w:t>
        </w:r>
      </w:hyperlink>
      <w:r>
        <w:t>)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w="5000" w:type="pct"/>
        <w:tblLayout w:type="fixed"/>
        <w:tblLook w:val="0000" w:firstRow="0" w:lastRow="0" w:firstColumn="0" w:lastColumn="0" w:noHBand="0" w:noVBand="0"/>
      </w:tblPr>
      <w:tblGrid>
        <w:gridCol w:w="9242"/>
      </w:tblGrid>
      <w:tr w:rsidR="00AF7E86" w14:paraId="1E31729E" w14:textId="77777777">
        <w:tc>
          <w:tcPr>
            <w:tcW w:w="7920" w:type="dxa"/>
          </w:tcPr>
          <w:p w14:paraId="67A6DF0D" w14:textId="77777777" w:rsidR="00AF7E86" w:rsidRDefault="00000000">
            <w:pPr>
              <w:pStyle w:val="ImageCaption"/>
              <w:spacing w:before="200"/>
            </w:pPr>
            <w:bookmarkStart w:id="301" w:name="tbl-high-density-classes"/>
            <w:r>
              <w:t>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w="5000" w:type="pct"/>
              <w:tblLayout w:type="fixed"/>
              <w:tblLook w:val="0020" w:firstRow="1" w:lastRow="0" w:firstColumn="0" w:lastColumn="0" w:noHBand="0" w:noVBand="0"/>
            </w:tblPr>
            <w:tblGrid>
              <w:gridCol w:w="1887"/>
              <w:gridCol w:w="1677"/>
              <w:gridCol w:w="2726"/>
              <w:gridCol w:w="2726"/>
            </w:tblGrid>
            <w:tr w:rsidR="00AF7E86" w14:paraId="1DF9520B"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657" w:type="dxa"/>
                </w:tcPr>
                <w:p w14:paraId="07C7D569" w14:textId="77777777" w:rsidR="00AF7E86" w:rsidRDefault="00000000">
                  <w:pPr>
                    <w:pStyle w:val="Compact"/>
                    <w:jc w:val="center"/>
                  </w:pPr>
                  <w:r>
                    <w:t>Searching through</w:t>
                  </w:r>
                </w:p>
              </w:tc>
              <w:tc>
                <w:tcPr>
                  <w:tcW w:w="1473" w:type="dxa"/>
                </w:tcPr>
                <w:p w14:paraId="1852CEE6" w14:textId="77777777" w:rsidR="00AF7E86" w:rsidRDefault="00000000">
                  <w:pPr>
                    <w:pStyle w:val="Compact"/>
                    <w:jc w:val="center"/>
                  </w:pPr>
                  <w:r>
                    <w:t>Rank cutoff (%)</w:t>
                  </w:r>
                </w:p>
              </w:tc>
              <w:tc>
                <w:tcPr>
                  <w:tcW w:w="2394" w:type="dxa"/>
                </w:tcPr>
                <w:p w14:paraId="3BD81869" w14:textId="77777777" w:rsidR="00AF7E86" w:rsidRDefault="00000000">
                  <w:pPr>
                    <w:pStyle w:val="Compact"/>
                    <w:jc w:val="center"/>
                  </w:pPr>
                  <w:r>
                    <w:t>High-density retained (%)</w:t>
                  </w:r>
                </w:p>
              </w:tc>
              <w:tc>
                <w:tcPr>
                  <w:tcW w:w="2394" w:type="dxa"/>
                </w:tcPr>
                <w:p w14:paraId="6C2D393A" w14:textId="77777777" w:rsidR="00AF7E86" w:rsidRDefault="00000000">
                  <w:pPr>
                    <w:pStyle w:val="Compact"/>
                    <w:jc w:val="center"/>
                  </w:pPr>
                  <w:r>
                    <w:t>Intermediate retained (%)</w:t>
                  </w:r>
                </w:p>
              </w:tc>
            </w:tr>
            <w:tr w:rsidR="00AF7E86" w14:paraId="3A6D1EA7" w14:textId="77777777">
              <w:tc>
                <w:tcPr>
                  <w:tcW w:w="1657" w:type="dxa"/>
                </w:tcPr>
                <w:p w14:paraId="00CD4019" w14:textId="77777777" w:rsidR="00AF7E86" w:rsidRDefault="00000000">
                  <w:pPr>
                    <w:pStyle w:val="Compact"/>
                    <w:jc w:val="center"/>
                  </w:pPr>
                  <w:r>
                    <w:t>A</w:t>
                  </w:r>
                </w:p>
              </w:tc>
              <w:tc>
                <w:tcPr>
                  <w:tcW w:w="1473" w:type="dxa"/>
                </w:tcPr>
                <w:p w14:paraId="5D20B93A" w14:textId="77777777" w:rsidR="00AF7E86" w:rsidRDefault="00000000">
                  <w:pPr>
                    <w:pStyle w:val="Compact"/>
                    <w:jc w:val="center"/>
                  </w:pPr>
                  <w:r>
                    <w:t>20</w:t>
                  </w:r>
                </w:p>
              </w:tc>
              <w:tc>
                <w:tcPr>
                  <w:tcW w:w="2394" w:type="dxa"/>
                </w:tcPr>
                <w:p w14:paraId="4B6EBE1D" w14:textId="77777777" w:rsidR="00AF7E86" w:rsidRDefault="00000000">
                  <w:pPr>
                    <w:pStyle w:val="Compact"/>
                    <w:jc w:val="center"/>
                  </w:pPr>
                  <w:r>
                    <w:t>33.6 [28.0–40.0]</w:t>
                  </w:r>
                </w:p>
              </w:tc>
              <w:tc>
                <w:tcPr>
                  <w:tcW w:w="2394" w:type="dxa"/>
                </w:tcPr>
                <w:p w14:paraId="72802DE2" w14:textId="77777777" w:rsidR="00AF7E86" w:rsidRDefault="00000000">
                  <w:pPr>
                    <w:pStyle w:val="Compact"/>
                    <w:jc w:val="center"/>
                  </w:pPr>
                  <w:r>
                    <w:t>33.1 [29.3–36.5]</w:t>
                  </w:r>
                </w:p>
              </w:tc>
            </w:tr>
            <w:tr w:rsidR="00AF7E86" w14:paraId="0FEF22BD" w14:textId="77777777">
              <w:tc>
                <w:tcPr>
                  <w:tcW w:w="1657" w:type="dxa"/>
                </w:tcPr>
                <w:p w14:paraId="073DC7B6" w14:textId="77777777" w:rsidR="00AF7E86" w:rsidRDefault="00000000">
                  <w:pPr>
                    <w:pStyle w:val="Compact"/>
                    <w:jc w:val="center"/>
                  </w:pPr>
                  <w:r>
                    <w:t>A + B</w:t>
                  </w:r>
                </w:p>
              </w:tc>
              <w:tc>
                <w:tcPr>
                  <w:tcW w:w="1473" w:type="dxa"/>
                </w:tcPr>
                <w:p w14:paraId="682338D4" w14:textId="77777777" w:rsidR="00AF7E86" w:rsidRDefault="00000000">
                  <w:pPr>
                    <w:pStyle w:val="Compact"/>
                    <w:jc w:val="center"/>
                  </w:pPr>
                  <w:r>
                    <w:t>50</w:t>
                  </w:r>
                </w:p>
              </w:tc>
              <w:tc>
                <w:tcPr>
                  <w:tcW w:w="2394" w:type="dxa"/>
                </w:tcPr>
                <w:p w14:paraId="2A480132" w14:textId="77777777" w:rsidR="00AF7E86" w:rsidRDefault="00000000">
                  <w:pPr>
                    <w:pStyle w:val="Compact"/>
                    <w:jc w:val="center"/>
                  </w:pPr>
                  <w:r>
                    <w:t>63.8 [56.3–71.4]</w:t>
                  </w:r>
                </w:p>
              </w:tc>
              <w:tc>
                <w:tcPr>
                  <w:tcW w:w="2394" w:type="dxa"/>
                </w:tcPr>
                <w:p w14:paraId="2762AF63" w14:textId="77777777" w:rsidR="00AF7E86" w:rsidRDefault="00000000">
                  <w:pPr>
                    <w:pStyle w:val="Compact"/>
                    <w:jc w:val="center"/>
                  </w:pPr>
                  <w:r>
                    <w:t>65.8 [62.0–69.3]</w:t>
                  </w:r>
                </w:p>
              </w:tc>
            </w:tr>
            <w:tr w:rsidR="00AF7E86" w14:paraId="7DF839C1" w14:textId="77777777">
              <w:tc>
                <w:tcPr>
                  <w:tcW w:w="1657" w:type="dxa"/>
                </w:tcPr>
                <w:p w14:paraId="641461DB" w14:textId="77777777" w:rsidR="00AF7E86" w:rsidRDefault="00000000">
                  <w:pPr>
                    <w:pStyle w:val="Compact"/>
                    <w:jc w:val="center"/>
                  </w:pPr>
                  <w:r>
                    <w:t>A + B + C</w:t>
                  </w:r>
                </w:p>
              </w:tc>
              <w:tc>
                <w:tcPr>
                  <w:tcW w:w="1473" w:type="dxa"/>
                </w:tcPr>
                <w:p w14:paraId="7CFB0D69" w14:textId="77777777" w:rsidR="00AF7E86" w:rsidRDefault="00000000">
                  <w:pPr>
                    <w:pStyle w:val="Compact"/>
                    <w:jc w:val="center"/>
                  </w:pPr>
                  <w:r>
                    <w:t>80</w:t>
                  </w:r>
                </w:p>
              </w:tc>
              <w:tc>
                <w:tcPr>
                  <w:tcW w:w="2394" w:type="dxa"/>
                </w:tcPr>
                <w:p w14:paraId="463E62D7" w14:textId="77777777" w:rsidR="00AF7E86" w:rsidRDefault="00000000">
                  <w:pPr>
                    <w:pStyle w:val="Compact"/>
                    <w:jc w:val="center"/>
                  </w:pPr>
                  <w:r>
                    <w:t>89.7 [86.4–92.7]</w:t>
                  </w:r>
                </w:p>
              </w:tc>
              <w:tc>
                <w:tcPr>
                  <w:tcW w:w="2394" w:type="dxa"/>
                </w:tcPr>
                <w:p w14:paraId="6262A8F2" w14:textId="77777777" w:rsidR="00AF7E86" w:rsidRDefault="00000000">
                  <w:pPr>
                    <w:pStyle w:val="Compact"/>
                    <w:jc w:val="center"/>
                  </w:pPr>
                  <w:r>
                    <w:t>88.7 [87.0–90.3]</w:t>
                  </w:r>
                </w:p>
              </w:tc>
            </w:tr>
            <w:tr w:rsidR="00AF7E86" w14:paraId="67F2BCE7" w14:textId="77777777">
              <w:tc>
                <w:tcPr>
                  <w:tcW w:w="1657" w:type="dxa"/>
                </w:tcPr>
                <w:p w14:paraId="36CCAC42" w14:textId="77777777" w:rsidR="00AF7E86" w:rsidRDefault="00000000">
                  <w:pPr>
                    <w:pStyle w:val="Compact"/>
                    <w:jc w:val="center"/>
                  </w:pPr>
                  <w:r>
                    <w:t>All</w:t>
                  </w:r>
                </w:p>
              </w:tc>
              <w:tc>
                <w:tcPr>
                  <w:tcW w:w="1473" w:type="dxa"/>
                </w:tcPr>
                <w:p w14:paraId="64F91F4A" w14:textId="77777777" w:rsidR="00AF7E86" w:rsidRDefault="00000000">
                  <w:pPr>
                    <w:pStyle w:val="Compact"/>
                    <w:jc w:val="center"/>
                  </w:pPr>
                  <w:r>
                    <w:t>100</w:t>
                  </w:r>
                </w:p>
              </w:tc>
              <w:tc>
                <w:tcPr>
                  <w:tcW w:w="2394" w:type="dxa"/>
                </w:tcPr>
                <w:p w14:paraId="44324661" w14:textId="77777777" w:rsidR="00AF7E86" w:rsidRDefault="00000000">
                  <w:pPr>
                    <w:pStyle w:val="Compact"/>
                    <w:jc w:val="center"/>
                  </w:pPr>
                  <w:r>
                    <w:t>100.0 [100.0–100.0]</w:t>
                  </w:r>
                </w:p>
              </w:tc>
              <w:tc>
                <w:tcPr>
                  <w:tcW w:w="2394" w:type="dxa"/>
                </w:tcPr>
                <w:p w14:paraId="57C2D1AD" w14:textId="77777777" w:rsidR="00AF7E86" w:rsidRDefault="00000000">
                  <w:pPr>
                    <w:pStyle w:val="Compact"/>
                    <w:jc w:val="center"/>
                  </w:pPr>
                  <w:r>
                    <w:t>100.0 [100.0–100.0]</w:t>
                  </w:r>
                </w:p>
              </w:tc>
            </w:tr>
            <w:bookmarkEnd w:id="301"/>
          </w:tbl>
          <w:p w14:paraId="6645C8B3" w14:textId="77777777" w:rsidR="00AF7E86" w:rsidRDefault="00AF7E86"/>
        </w:tc>
      </w:tr>
    </w:tbl>
    <w:p w14:paraId="6A06C6FA" w14:textId="77777777" w:rsidR="00AF7E86" w:rsidRDefault="00000000">
      <w:pPr>
        <w:pStyle w:val="BodyText"/>
      </w:pPr>
      <w:r>
        <w:t>The two sources share the ranking:</w:t>
      </w:r>
    </w:p>
    <w:p w14:paraId="210C4BC6" w14:textId="77777777" w:rsidR="00AF7E86" w:rsidRDefault="00000000">
      <w:pPr>
        <w:pStyle w:val="Compact"/>
        <w:numPr>
          <w:ilvl w:val="0"/>
          <w:numId w:val="12"/>
        </w:numPr>
      </w:pPr>
      <w:r>
        <w:rPr>
          <w:b/>
          <w:bCs/>
        </w:rPr>
        <w:t>Evidence ranks the top.</w:t>
      </w:r>
      <w:r>
        <w:t xml:space="preserve"> 678 sites had a problematic dive last season and 809 have strong manta evidence nearby.</w:t>
      </w:r>
    </w:p>
    <w:p w14:paraId="6FC3B46F" w14:textId="77777777" w:rsidR="00AF7E86" w:rsidRDefault="00000000">
      <w:pPr>
        <w:pStyle w:val="Compact"/>
        <w:numPr>
          <w:ilvl w:val="0"/>
          <w:numId w:val="12"/>
        </w:numPr>
      </w:pPr>
      <w:r>
        <w:rPr>
          <w:b/>
          <w:bCs/>
        </w:rPr>
        <w:t>Evidence also lowers sites.</w:t>
      </w:r>
      <w:r>
        <w:t xml:space="preserve"> 293 sites were dived last season with nothing problematic, which strongly lowers their rank.</w:t>
      </w:r>
    </w:p>
    <w:p w14:paraId="41EDE76E" w14:textId="77777777" w:rsidR="00AF7E86" w:rsidRDefault="00000000">
      <w:pPr>
        <w:pStyle w:val="Compact"/>
        <w:numPr>
          <w:ilvl w:val="0"/>
          <w:numId w:val="12"/>
        </w:numPr>
      </w:pPr>
      <w:r>
        <w:rPr>
          <w:b/>
          <w:bCs/>
        </w:rPr>
        <w:t>Habitat ranks the rest.</w:t>
      </w:r>
      <w:r>
        <w:t xml:space="preserve"> 10,654 sites (67%) are on reefs with no dives or tows in the last 12 months. Habitat alone orders them, as a first search order to update once manta tows come in.</w:t>
      </w:r>
    </w:p>
    <w:p w14:paraId="5ED45062" w14:textId="77777777" w:rsidR="00AF7E86" w:rsidRDefault="00000000">
      <w:pPr>
        <w:pStyle w:val="FirstParagraph"/>
      </w:pPr>
      <w:r>
        <w:t>The exploration layer adds high-ranked habitat outside the current search footprint (</w:t>
      </w:r>
      <w:hyperlink w:anchor="fig-2027">
        <w:r>
          <w:rPr>
            <w:rStyle w:val="Hyperlink"/>
          </w:rPr>
          <w:t>Figure 3</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121CAF3F" w14:textId="77777777" w:rsidR="00AF7E86" w:rsidRDefault="00000000">
      <w:pPr>
        <w:pStyle w:val="BodyText"/>
      </w:pPr>
      <w:r>
        <w:t xml:space="preserve">See </w:t>
      </w:r>
      <w:hyperlink w:anchor="fig-2027">
        <w:r>
          <w:rPr>
            <w:rStyle w:val="Hyperlink"/>
          </w:rPr>
          <w:t>Figure 3</w:t>
        </w:r>
      </w:hyperlink>
      <w:r>
        <w:t xml:space="preserve"> in the main Results.</w:t>
      </w:r>
    </w:p>
    <w:p w14:paraId="717BD016" w14:textId="77777777" w:rsidR="00AF7E86" w:rsidRDefault="00000000">
      <w:r>
        <w:br w:type="page"/>
      </w:r>
    </w:p>
    <w:p w14:paraId="35EAD1C8" w14:textId="77777777" w:rsidR="00AF7E86" w:rsidRDefault="00000000">
      <w:pPr>
        <w:pStyle w:val="Heading2"/>
      </w:pPr>
      <w:bookmarkStart w:id="302" w:name="X89dbb52b0e02d7313f0d3a822f9d28fba3db392"/>
      <w:bookmarkStart w:id="303" w:name="_Toc243919310"/>
      <w:bookmarkEnd w:id="258"/>
      <w:bookmarkEnd w:id="298"/>
      <w:r>
        <w:lastRenderedPageBreak/>
        <w:t>Appendix I: Updated metacommunity calibration and exploratory projections</w:t>
      </w:r>
      <w:bookmarkEnd w:id="303"/>
    </w:p>
    <w:p w14:paraId="0C7EADD1" w14:textId="77777777" w:rsidR="00AF7E86" w:rsidRDefault="00000000">
      <w:pPr>
        <w:pStyle w:val="FirstParagraph"/>
      </w:pPr>
      <w:r>
        <w:t xml:space="preserve">This appendix reports the completed 21 October 2026 figure set for the current working model, identified in the source files as W-wave-lf04. The COTS and coral comparison combines source Figures 1 and 4 in </w:t>
      </w:r>
      <w:hyperlink w:anchor="fig-metacommunity-cots-coral">
        <w:r>
          <w:rPr>
            <w:rStyle w:val="Hyperlink"/>
          </w:rPr>
          <w:t>Figure 5</w:t>
        </w:r>
      </w:hyperlink>
      <w:r>
        <w:t>. The remaining figures appear below, with panels rearranged for portrait pages and the source summaries and uncertainty bands retained. Appendix J preserves the 15 October snapshot as a development record.</w:t>
      </w:r>
    </w:p>
    <w:p w14:paraId="72DEDB54" w14:textId="77777777" w:rsidR="00AF7E86" w:rsidRDefault="00000000">
      <w:pPr>
        <w:pStyle w:val="Heading3"/>
      </w:pPr>
      <w:bookmarkStart w:id="304" w:name="calibration-updates-and-uncertainty"/>
      <w:bookmarkStart w:id="305" w:name="_Toc243919311"/>
      <w:r>
        <w:t>Calibration updates and uncertainty</w:t>
      </w:r>
      <w:bookmarkEnd w:id="305"/>
    </w:p>
    <w:p w14:paraId="6A910C64" w14:textId="77777777" w:rsidR="00AF7E86" w:rsidRDefault="00000000">
      <w:pPr>
        <w:pStyle w:val="FirstParagraph"/>
      </w:pPr>
      <w:r>
        <w:t>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 (open-AIMS, 2026a).</w:t>
      </w:r>
    </w:p>
    <w:p w14:paraId="5995414D" w14:textId="77777777" w:rsidR="00AF7E86" w:rsidRDefault="00000000">
      <w:pPr>
        <w:pStyle w:val="BodyText"/>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4DF7132B" w14:textId="77777777" w:rsidR="00AF7E86" w:rsidRDefault="00000000">
      <w:pPr>
        <w:pStyle w:val="BodyText"/>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1AA73D8D" w14:textId="77777777" w:rsidR="00AF7E86" w:rsidRDefault="00000000">
      <w:pPr>
        <w:pStyle w:val="Heading3"/>
      </w:pPr>
      <w:bookmarkStart w:id="306" w:name="recent-densities-and-additional-reefs"/>
      <w:bookmarkStart w:id="307" w:name="_Toc243919312"/>
      <w:bookmarkEnd w:id="304"/>
      <w:r>
        <w:t>Recent densities and additional reefs</w:t>
      </w:r>
      <w:bookmarkEnd w:id="307"/>
    </w:p>
    <w:p w14:paraId="1CF11767" w14:textId="77777777" w:rsidR="00AF7E86" w:rsidRDefault="00000000">
      <w:pPr>
        <w:pStyle w:val="FirstParagraph"/>
      </w:pPr>
      <w:r>
        <w:t>The recent-density comparison (</w:t>
      </w:r>
      <w:hyperlink w:anchor="fig-metacommunity-recent-density">
        <w:r>
          <w:rPr>
            <w:rStyle w:val="Hyperlink"/>
          </w:rPr>
          <w:t>Figure 22</w:t>
        </w:r>
      </w:hyperlink>
      <w:r>
        <w:t>) shows partial agreement with diver estimates and differences among reefs. Corrected external irruption probabilities and density targets share cull and SALAD evidence, so this is a diagnostic comparison. The additional reefs (</w:t>
      </w:r>
      <w:hyperlink w:anchor="fig-metacommunity-additional">
        <w:r>
          <w:rPr>
            <w:rStyle w:val="Hyperlink"/>
          </w:rPr>
          <w:t>Figure 23</w:t>
        </w:r>
      </w:hyperlink>
      <w:r>
        <w:t>) show the contrast between historical irruption reefs and low-density ribbon reefs, while individual peak timing and size remain imperfect. These checks do not complete regional validation; Ribbon No 10 has no LTMP series here.</w:t>
      </w:r>
    </w:p>
    <w:tbl>
      <w:tblPr>
        <w:tblStyle w:val="Table"/>
        <w:tblW w:w="5000" w:type="pct"/>
        <w:tblLayout w:type="fixed"/>
        <w:tblLook w:val="0000" w:firstRow="0" w:lastRow="0" w:firstColumn="0" w:lastColumn="0" w:noHBand="0" w:noVBand="0"/>
      </w:tblPr>
      <w:tblGrid>
        <w:gridCol w:w="9242"/>
      </w:tblGrid>
      <w:tr w:rsidR="00AF7E86" w14:paraId="16DE7DA6" w14:textId="77777777">
        <w:tc>
          <w:tcPr>
            <w:tcW w:w="7920" w:type="dxa"/>
          </w:tcPr>
          <w:p w14:paraId="681B8157" w14:textId="77777777" w:rsidR="00AF7E86" w:rsidRDefault="00000000">
            <w:pPr>
              <w:pStyle w:val="Compact"/>
              <w:jc w:val="center"/>
            </w:pPr>
            <w:bookmarkStart w:id="308" w:name="fig-metacommunity-recent-density"/>
            <w:r>
              <w:rPr>
                <w:noProof/>
              </w:rPr>
              <w:lastRenderedPageBreak/>
              <w:drawing>
                <wp:inline distT="0" distB="0" distL="0" distR="0" wp14:anchorId="0AAC39A9" wp14:editId="0C2CC2B1">
                  <wp:extent cx="5727700" cy="6770763"/>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outputs/figures/fig23_metacommunity_recent_density.png"/>
                          <pic:cNvPicPr>
                            <a:picLocks noChangeAspect="1" noChangeArrowheads="1"/>
                          </pic:cNvPicPr>
                        </pic:nvPicPr>
                        <pic:blipFill>
                          <a:blip r:embed="rId64"/>
                          <a:stretch>
                            <a:fillRect/>
                          </a:stretch>
                        </pic:blipFill>
                        <pic:spPr bwMode="auto">
                          <a:xfrm>
                            <a:off x="0" y="0"/>
                            <a:ext cx="5727700" cy="6770763"/>
                          </a:xfrm>
                          <a:prstGeom prst="rect">
                            <a:avLst/>
                          </a:prstGeom>
                          <a:noFill/>
                          <a:ln w="9525">
                            <a:noFill/>
                            <a:headEnd/>
                            <a:tailEnd/>
                          </a:ln>
                        </pic:spPr>
                      </pic:pic>
                    </a:graphicData>
                  </a:graphic>
                </wp:inline>
              </w:drawing>
            </w:r>
          </w:p>
          <w:p w14:paraId="023DC5EB" w14:textId="77777777" w:rsidR="00AF7E86" w:rsidRDefault="00000000">
            <w:pPr>
              <w:pStyle w:val="ImageCaption"/>
              <w:spacing w:before="200"/>
            </w:pPr>
            <w:r>
              <w:t>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p>
        </w:tc>
        <w:bookmarkEnd w:id="308"/>
      </w:tr>
    </w:tbl>
    <w:p w14:paraId="70870266"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6CF0E725" w14:textId="77777777">
        <w:tc>
          <w:tcPr>
            <w:tcW w:w="7920" w:type="dxa"/>
          </w:tcPr>
          <w:p w14:paraId="067403A3" w14:textId="77777777" w:rsidR="00AF7E86" w:rsidRDefault="00000000">
            <w:pPr>
              <w:pStyle w:val="Compact"/>
              <w:jc w:val="center"/>
            </w:pPr>
            <w:bookmarkStart w:id="309" w:name="fig-metacommunity-additional"/>
            <w:r>
              <w:rPr>
                <w:noProof/>
              </w:rPr>
              <w:lastRenderedPageBreak/>
              <w:drawing>
                <wp:inline distT="0" distB="0" distL="0" distR="0" wp14:anchorId="2C35BFEB" wp14:editId="25105604">
                  <wp:extent cx="5727700" cy="6587769"/>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outputs/figures/fig24_metacommunity_additional_reefs.png"/>
                          <pic:cNvPicPr>
                            <a:picLocks noChangeAspect="1" noChangeArrowheads="1"/>
                          </pic:cNvPicPr>
                        </pic:nvPicPr>
                        <pic:blipFill>
                          <a:blip r:embed="rId65"/>
                          <a:stretch>
                            <a:fillRect/>
                          </a:stretch>
                        </pic:blipFill>
                        <pic:spPr bwMode="auto">
                          <a:xfrm>
                            <a:off x="0" y="0"/>
                            <a:ext cx="5727700" cy="6587769"/>
                          </a:xfrm>
                          <a:prstGeom prst="rect">
                            <a:avLst/>
                          </a:prstGeom>
                          <a:noFill/>
                          <a:ln w="9525">
                            <a:noFill/>
                            <a:headEnd/>
                            <a:tailEnd/>
                          </a:ln>
                        </pic:spPr>
                      </pic:pic>
                    </a:graphicData>
                  </a:graphic>
                </wp:inline>
              </w:drawing>
            </w:r>
          </w:p>
          <w:p w14:paraId="2BBC2C01" w14:textId="77777777" w:rsidR="00AF7E86" w:rsidRDefault="00000000">
            <w:pPr>
              <w:pStyle w:val="ImageCaption"/>
              <w:spacing w:before="200"/>
            </w:pPr>
            <w:r>
              <w:t>Figure 23: COTS trajectories on additional reefs outside the four-reef calibration fit (source Figure 3). Points show LTMP manta observations; Ribbon No 10 has no LTMP series. Blue and purple indicate culling-off and culling-on trajectories with the main figure’s range definitions.</w:t>
            </w:r>
          </w:p>
        </w:tc>
        <w:bookmarkEnd w:id="309"/>
      </w:tr>
    </w:tbl>
    <w:p w14:paraId="70E06CE6" w14:textId="77777777" w:rsidR="00AF7E86" w:rsidRDefault="00000000">
      <w:pPr>
        <w:pStyle w:val="Heading3"/>
      </w:pPr>
      <w:bookmarkStart w:id="310" w:name="initial-control-projections-to-2050"/>
      <w:bookmarkStart w:id="311" w:name="_Toc243919313"/>
      <w:bookmarkEnd w:id="306"/>
      <w:r>
        <w:t>Initial control projections to 2050</w:t>
      </w:r>
      <w:bookmarkEnd w:id="311"/>
    </w:p>
    <w:p w14:paraId="6CBEBA80" w14:textId="77777777" w:rsidR="00AF7E86" w:rsidRDefault="00000000">
      <w:pPr>
        <w:pStyle w:val="FirstParagraph"/>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uses 2023–25 diver-hours on each reef. </w:t>
      </w:r>
      <w:r>
        <w:lastRenderedPageBreak/>
        <w:t>Increased effort multiplies those hours; targeted effort reallocates the same total each half-year among reefs with at least 3 adults per hectare. Density-dependent catch rates determine adult removals, capped by the available population. Vessel travel and search costs are not represented explicitly.</w:t>
      </w:r>
    </w:p>
    <w:p w14:paraId="6C059F95" w14:textId="77777777" w:rsidR="00AF7E86" w:rsidRDefault="00000000">
      <w:pPr>
        <w:pStyle w:val="BodyText"/>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2EC8044D" w14:textId="77777777" w:rsidR="00AF7E86" w:rsidRDefault="00000000">
      <w:pPr>
        <w:pStyle w:val="BodyText"/>
      </w:pPr>
      <w:r>
        <w:t>Increased effort lowered near-term COTS peaks, with climate-dependent coral outcomes (</w:t>
      </w:r>
      <w:hyperlink w:anchor="fig-metacommunity-projection245">
        <w:r>
          <w:rPr>
            <w:rStyle w:val="Hyperlink"/>
          </w:rPr>
          <w:t>Figure 24</w:t>
        </w:r>
      </w:hyperlink>
      <w:r>
        <w:t xml:space="preserve">, </w:t>
      </w:r>
      <w:hyperlink w:anchor="fig-metacommunity-projection370">
        <w:r>
          <w:rPr>
            <w:rStyle w:val="Hyperlink"/>
          </w:rPr>
          <w:t>Figure 25</w:t>
        </w:r>
      </w:hyperlink>
      <w:r>
        <w:t>). Reallocation could increase domain-wide removals without providing the largest benefit at the five displayed reefs (</w:t>
      </w:r>
      <w:hyperlink w:anchor="fig-metacommunity-projection-effects">
        <w:r>
          <w:rPr>
            <w:rStyle w:val="Hyperlink"/>
          </w:rPr>
          <w:t>Figure 26</w:t>
        </w:r>
      </w:hyperlink>
      <w:r>
        <w:t>). Population and coral summaries cover those reefs, whereas removals cover the whole domain. These summaries cannot establish domain-wide coral protection or an optimal allocation; local and downstream outcomes and operational constraints need further assessment.</w:t>
      </w:r>
    </w:p>
    <w:tbl>
      <w:tblPr>
        <w:tblStyle w:val="Table"/>
        <w:tblW w:w="5000" w:type="pct"/>
        <w:tblLayout w:type="fixed"/>
        <w:tblLook w:val="0000" w:firstRow="0" w:lastRow="0" w:firstColumn="0" w:lastColumn="0" w:noHBand="0" w:noVBand="0"/>
      </w:tblPr>
      <w:tblGrid>
        <w:gridCol w:w="9242"/>
      </w:tblGrid>
      <w:tr w:rsidR="00AF7E86" w14:paraId="71EDEEA5" w14:textId="77777777">
        <w:tc>
          <w:tcPr>
            <w:tcW w:w="7920" w:type="dxa"/>
          </w:tcPr>
          <w:p w14:paraId="4A59CA79" w14:textId="77777777" w:rsidR="00AF7E86" w:rsidRDefault="00000000">
            <w:pPr>
              <w:pStyle w:val="Compact"/>
              <w:jc w:val="center"/>
            </w:pPr>
            <w:bookmarkStart w:id="312" w:name="fig-metacommunity-projection245"/>
            <w:r>
              <w:rPr>
                <w:noProof/>
              </w:rPr>
              <w:lastRenderedPageBreak/>
              <w:drawing>
                <wp:inline distT="0" distB="0" distL="0" distR="0" wp14:anchorId="7EC0A167" wp14:editId="3EFCF756">
                  <wp:extent cx="5727700" cy="7685731"/>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outputs/figures/fig25_metacommunity_projection_ssp245.png"/>
                          <pic:cNvPicPr>
                            <a:picLocks noChangeAspect="1" noChangeArrowheads="1"/>
                          </pic:cNvPicPr>
                        </pic:nvPicPr>
                        <pic:blipFill>
                          <a:blip r:embed="rId66"/>
                          <a:stretch>
                            <a:fillRect/>
                          </a:stretch>
                        </pic:blipFill>
                        <pic:spPr bwMode="auto">
                          <a:xfrm>
                            <a:off x="0" y="0"/>
                            <a:ext cx="5727700" cy="7685731"/>
                          </a:xfrm>
                          <a:prstGeom prst="rect">
                            <a:avLst/>
                          </a:prstGeom>
                          <a:noFill/>
                          <a:ln w="9525">
                            <a:noFill/>
                            <a:headEnd/>
                            <a:tailEnd/>
                          </a:ln>
                        </pic:spPr>
                      </pic:pic>
                    </a:graphicData>
                  </a:graphic>
                </wp:inline>
              </w:drawing>
            </w:r>
          </w:p>
          <w:p w14:paraId="71B96F40" w14:textId="77777777" w:rsidR="00AF7E86" w:rsidRDefault="00000000">
            <w:pPr>
              <w:pStyle w:val="ImageCaption"/>
              <w:spacing w:before="200"/>
            </w:pPr>
            <w:r>
              <w:t xml:space="preserve">Figure 24: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w:t>
            </w:r>
            <w:r>
              <w:lastRenderedPageBreak/>
              <w:t>population and outside-supply uncertainty carry forward.</w:t>
            </w:r>
          </w:p>
        </w:tc>
        <w:bookmarkEnd w:id="312"/>
      </w:tr>
    </w:tbl>
    <w:p w14:paraId="4FE92EA5"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2A273A29" w14:textId="77777777">
        <w:tc>
          <w:tcPr>
            <w:tcW w:w="7920" w:type="dxa"/>
          </w:tcPr>
          <w:p w14:paraId="3FAF4FC6" w14:textId="77777777" w:rsidR="00AF7E86" w:rsidRDefault="00000000">
            <w:pPr>
              <w:pStyle w:val="Compact"/>
              <w:jc w:val="center"/>
            </w:pPr>
            <w:bookmarkStart w:id="313" w:name="fig-metacommunity-projection370"/>
            <w:r>
              <w:rPr>
                <w:noProof/>
              </w:rPr>
              <w:drawing>
                <wp:inline distT="0" distB="0" distL="0" distR="0" wp14:anchorId="09A96F18" wp14:editId="44179ED2">
                  <wp:extent cx="5727700" cy="7685731"/>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outputs/figures/fig26_metacommunity_projection_ssp370.png"/>
                          <pic:cNvPicPr>
                            <a:picLocks noChangeAspect="1" noChangeArrowheads="1"/>
                          </pic:cNvPicPr>
                        </pic:nvPicPr>
                        <pic:blipFill>
                          <a:blip r:embed="rId67"/>
                          <a:stretch>
                            <a:fillRect/>
                          </a:stretch>
                        </pic:blipFill>
                        <pic:spPr bwMode="auto">
                          <a:xfrm>
                            <a:off x="0" y="0"/>
                            <a:ext cx="5727700" cy="7685731"/>
                          </a:xfrm>
                          <a:prstGeom prst="rect">
                            <a:avLst/>
                          </a:prstGeom>
                          <a:noFill/>
                          <a:ln w="9525">
                            <a:noFill/>
                            <a:headEnd/>
                            <a:tailEnd/>
                          </a:ln>
                        </pic:spPr>
                      </pic:pic>
                    </a:graphicData>
                  </a:graphic>
                </wp:inline>
              </w:drawing>
            </w:r>
          </w:p>
          <w:p w14:paraId="439444FB" w14:textId="77777777" w:rsidR="00AF7E86" w:rsidRDefault="00000000">
            <w:pPr>
              <w:pStyle w:val="ImageCaption"/>
              <w:spacing w:before="200"/>
            </w:pPr>
            <w:r>
              <w:t xml:space="preserve">Figure 25: The same exploratory effort comparisons under SSP3-7.0, with definitions matching the preceding figure. Lower COTS densities later in the period can accompany </w:t>
            </w:r>
            <w:r>
              <w:lastRenderedPageBreak/>
              <w:t>reduced coral food and should not be read as a control benefit.</w:t>
            </w:r>
          </w:p>
        </w:tc>
        <w:bookmarkEnd w:id="313"/>
      </w:tr>
    </w:tbl>
    <w:p w14:paraId="3DEEFCBA" w14:textId="77777777" w:rsidR="00AF7E86"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F7E86" w14:paraId="7B47C921" w14:textId="77777777">
        <w:tc>
          <w:tcPr>
            <w:tcW w:w="7920" w:type="dxa"/>
          </w:tcPr>
          <w:p w14:paraId="14625080" w14:textId="77777777" w:rsidR="00AF7E86" w:rsidRDefault="00000000">
            <w:pPr>
              <w:pStyle w:val="Compact"/>
              <w:jc w:val="center"/>
            </w:pPr>
            <w:bookmarkStart w:id="314" w:name="fig-metacommunity-projection-effects"/>
            <w:r>
              <w:rPr>
                <w:noProof/>
              </w:rPr>
              <w:drawing>
                <wp:inline distT="0" distB="0" distL="0" distR="0" wp14:anchorId="5934B37B" wp14:editId="55D663AD">
                  <wp:extent cx="5727700" cy="5215317"/>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outputs/figures/fig27_metacommunity_projection_effects.png"/>
                          <pic:cNvPicPr>
                            <a:picLocks noChangeAspect="1" noChangeArrowheads="1"/>
                          </pic:cNvPicPr>
                        </pic:nvPicPr>
                        <pic:blipFill>
                          <a:blip r:embed="rId68"/>
                          <a:stretch>
                            <a:fillRect/>
                          </a:stretch>
                        </pic:blipFill>
                        <pic:spPr bwMode="auto">
                          <a:xfrm>
                            <a:off x="0" y="0"/>
                            <a:ext cx="5727700" cy="5215317"/>
                          </a:xfrm>
                          <a:prstGeom prst="rect">
                            <a:avLst/>
                          </a:prstGeom>
                          <a:noFill/>
                          <a:ln w="9525">
                            <a:noFill/>
                            <a:headEnd/>
                            <a:tailEnd/>
                          </a:ln>
                        </pic:spPr>
                      </pic:pic>
                    </a:graphicData>
                  </a:graphic>
                </wp:inline>
              </w:drawing>
            </w:r>
          </w:p>
          <w:p w14:paraId="1AB70BAE" w14:textId="77777777" w:rsidR="00AF7E86" w:rsidRDefault="00000000">
            <w:pPr>
              <w:pStyle w:val="ImageCaption"/>
              <w:spacing w:before="200"/>
            </w:pPr>
            <w:r>
              <w:t>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p>
        </w:tc>
        <w:bookmarkEnd w:id="314"/>
      </w:tr>
    </w:tbl>
    <w:p w14:paraId="0BFBFCAA" w14:textId="77777777" w:rsidR="00AF7E86" w:rsidRDefault="00000000">
      <w:r>
        <w:br w:type="page"/>
      </w:r>
    </w:p>
    <w:p w14:paraId="5D18BB08" w14:textId="77777777" w:rsidR="00AF7E86" w:rsidRDefault="00000000">
      <w:pPr>
        <w:pStyle w:val="Heading2"/>
      </w:pPr>
      <w:bookmarkStart w:id="315" w:name="Xcc293de55b344b077dfa7ad67ea8a696d84f2bd"/>
      <w:bookmarkStart w:id="316" w:name="_Toc243919314"/>
      <w:bookmarkEnd w:id="302"/>
      <w:bookmarkEnd w:id="310"/>
      <w:r>
        <w:lastRenderedPageBreak/>
        <w:t>Appendix J: Archived 15 October metacommunity comparisons</w:t>
      </w:r>
      <w:bookmarkEnd w:id="316"/>
    </w:p>
    <w:p w14:paraId="18CC015E" w14:textId="77777777" w:rsidR="00AF7E86" w:rsidRDefault="00000000">
      <w:pPr>
        <w:pStyle w:val="FirstParagraph"/>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655D365B" w14:textId="77777777" w:rsidR="00AF7E86" w:rsidRDefault="00000000">
      <w:pPr>
        <w:pStyle w:val="Heading3"/>
      </w:pPr>
      <w:bookmarkStart w:id="317" w:name="X151e8e61ae41e566b04ffdd1a9268931f2e1cb6"/>
      <w:bookmarkStart w:id="318" w:name="_Toc243919315"/>
      <w:r>
        <w:t>Metacommunity model: calibration and current limitations</w:t>
      </w:r>
      <w:bookmarkEnd w:id="318"/>
    </w:p>
    <w:p w14:paraId="43FB3EA3" w14:textId="77777777" w:rsidR="00AF7E86" w:rsidRDefault="00000000">
      <w:pPr>
        <w:pStyle w:val="Heading4"/>
      </w:pPr>
      <w:bookmarkStart w:id="319" w:name="replicated-candidates"/>
      <w:r>
        <w:t>Replicated candidates</w:t>
      </w:r>
    </w:p>
    <w:p w14:paraId="189EDD8A" w14:textId="77777777" w:rsidR="00AF7E86" w:rsidRDefault="00000000">
      <w:pPr>
        <w:pStyle w:val="FirstParagraph"/>
      </w:pPr>
      <w:r>
        <w:t>The metacommunity model now reproduced both historical irruption waves on the reefs with two observed waves, although irruption heights and intervening densities remained imperfect (</w:t>
      </w:r>
      <w:hyperlink w:anchor="fig-metacommunity">
        <w:r>
          <w:rPr>
            <w:rStyle w:val="Hyperlink"/>
          </w:rPr>
          <w:t>Figure 27</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21A5C74F" w14:textId="77777777" w:rsidR="00AF7E86" w:rsidRDefault="00000000">
      <w:pPr>
        <w:pStyle w:val="BodyText"/>
      </w:pPr>
      <w:r>
        <w:t>The candidates retained different compromises (</w:t>
      </w:r>
      <w:hyperlink w:anchor="tbl-metacommunity">
        <w:r>
          <w:rPr>
            <w:rStyle w:val="Hyperlink"/>
          </w:rPr>
          <w:t>Table 19</w:t>
        </w:r>
      </w:hyperlink>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6FDBE2CF" w14:textId="77777777" w:rsidR="00AF7E86"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AF7E86" w14:paraId="70C6A8FF" w14:textId="77777777">
        <w:tc>
          <w:tcPr>
            <w:tcW w:w="7920" w:type="dxa"/>
          </w:tcPr>
          <w:p w14:paraId="6199197B" w14:textId="77777777" w:rsidR="00AF7E86" w:rsidRDefault="00000000">
            <w:pPr>
              <w:pStyle w:val="ImageCaption"/>
              <w:spacing w:before="200"/>
            </w:pPr>
            <w:bookmarkStart w:id="320" w:name="tbl-metacommunity"/>
            <w:r>
              <w:t>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AF7E86" w14:paraId="74ACE6FD" w14:textId="77777777" w:rsidTr="00AF7E86">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736E4E" w14:textId="77777777" w:rsidR="00AF7E86" w:rsidRDefault="00000000">
                  <w:pPr>
                    <w:pStyle w:val="Compact"/>
                    <w:jc w:val="center"/>
                  </w:pPr>
                  <w:r>
                    <w:t>Candidate</w:t>
                  </w:r>
                </w:p>
              </w:tc>
              <w:tc>
                <w:tcPr>
                  <w:tcW w:w="1584" w:type="dxa"/>
                </w:tcPr>
                <w:p w14:paraId="6C5B9261" w14:textId="77777777" w:rsidR="00AF7E86" w:rsidRDefault="00000000">
                  <w:pPr>
                    <w:pStyle w:val="Compact"/>
                    <w:jc w:val="center"/>
                  </w:pPr>
                  <w:r>
                    <w:t>COTS loss v2</w:t>
                  </w:r>
                </w:p>
              </w:tc>
              <w:tc>
                <w:tcPr>
                  <w:tcW w:w="1584" w:type="dxa"/>
                </w:tcPr>
                <w:p w14:paraId="100B9099" w14:textId="77777777" w:rsidR="00AF7E86" w:rsidRDefault="00000000">
                  <w:pPr>
                    <w:pStyle w:val="Compact"/>
                    <w:jc w:val="center"/>
                  </w:pPr>
                  <w:r>
                    <w:t>Coral J</w:t>
                  </w:r>
                </w:p>
              </w:tc>
              <w:tc>
                <w:tcPr>
                  <w:tcW w:w="1584" w:type="dxa"/>
                </w:tcPr>
                <w:p w14:paraId="26B6ECB7" w14:textId="77777777" w:rsidR="00AF7E86" w:rsidRDefault="00000000">
                  <w:pPr>
                    <w:pStyle w:val="Compact"/>
                    <w:jc w:val="center"/>
                  </w:pPr>
                  <w:r>
                    <w:t>Gate A½ = 10</w:t>
                  </w:r>
                </w:p>
              </w:tc>
              <w:tc>
                <w:tcPr>
                  <w:tcW w:w="1584" w:type="dxa"/>
                </w:tcPr>
                <w:p w14:paraId="52A3E59F" w14:textId="77777777" w:rsidR="00AF7E86" w:rsidRDefault="00000000">
                  <w:pPr>
                    <w:pStyle w:val="Compact"/>
                    <w:jc w:val="center"/>
                  </w:pPr>
                  <w:r>
                    <w:t>Gate A½ = 30</w:t>
                  </w:r>
                </w:p>
              </w:tc>
            </w:tr>
            <w:tr w:rsidR="00AF7E86" w14:paraId="49E9A552" w14:textId="77777777">
              <w:tc>
                <w:tcPr>
                  <w:tcW w:w="1584" w:type="dxa"/>
                </w:tcPr>
                <w:p w14:paraId="28267D22" w14:textId="77777777" w:rsidR="00AF7E86" w:rsidRDefault="00000000">
                  <w:pPr>
                    <w:pStyle w:val="Compact"/>
                    <w:jc w:val="center"/>
                  </w:pPr>
                  <w:r>
                    <w:t>W</w:t>
                  </w:r>
                </w:p>
              </w:tc>
              <w:tc>
                <w:tcPr>
                  <w:tcW w:w="1584" w:type="dxa"/>
                </w:tcPr>
                <w:p w14:paraId="679B59B1" w14:textId="77777777" w:rsidR="00AF7E86" w:rsidRDefault="00000000">
                  <w:pPr>
                    <w:pStyle w:val="Compact"/>
                    <w:jc w:val="center"/>
                  </w:pPr>
                  <w:r>
                    <w:t>6.79 ± 0.79</w:t>
                  </w:r>
                </w:p>
              </w:tc>
              <w:tc>
                <w:tcPr>
                  <w:tcW w:w="1584" w:type="dxa"/>
                </w:tcPr>
                <w:p w14:paraId="4DCCBB0F" w14:textId="77777777" w:rsidR="00AF7E86" w:rsidRDefault="00000000">
                  <w:pPr>
                    <w:pStyle w:val="Compact"/>
                    <w:jc w:val="center"/>
                  </w:pPr>
                  <w:r>
                    <w:t>0.250 ± 0.002</w:t>
                  </w:r>
                </w:p>
              </w:tc>
              <w:tc>
                <w:tcPr>
                  <w:tcW w:w="1584" w:type="dxa"/>
                </w:tcPr>
                <w:p w14:paraId="42310D89" w14:textId="77777777" w:rsidR="00AF7E86" w:rsidRDefault="00000000">
                  <w:pPr>
                    <w:pStyle w:val="Compact"/>
                    <w:jc w:val="center"/>
                  </w:pPr>
                  <w:r>
                    <w:t>0/5</w:t>
                  </w:r>
                </w:p>
              </w:tc>
              <w:tc>
                <w:tcPr>
                  <w:tcW w:w="1584" w:type="dxa"/>
                </w:tcPr>
                <w:p w14:paraId="6EE10780" w14:textId="77777777" w:rsidR="00AF7E86" w:rsidRDefault="00000000">
                  <w:pPr>
                    <w:pStyle w:val="Compact"/>
                    <w:jc w:val="center"/>
                  </w:pPr>
                  <w:r>
                    <w:t>5/5</w:t>
                  </w:r>
                </w:p>
              </w:tc>
            </w:tr>
            <w:tr w:rsidR="00AF7E86" w14:paraId="376683B8" w14:textId="77777777">
              <w:tc>
                <w:tcPr>
                  <w:tcW w:w="1584" w:type="dxa"/>
                </w:tcPr>
                <w:p w14:paraId="23782351" w14:textId="77777777" w:rsidR="00AF7E86" w:rsidRDefault="00000000">
                  <w:pPr>
                    <w:pStyle w:val="Compact"/>
                    <w:jc w:val="center"/>
                  </w:pPr>
                  <w:r>
                    <w:t>C3a</w:t>
                  </w:r>
                </w:p>
              </w:tc>
              <w:tc>
                <w:tcPr>
                  <w:tcW w:w="1584" w:type="dxa"/>
                </w:tcPr>
                <w:p w14:paraId="52EF9CD0" w14:textId="77777777" w:rsidR="00AF7E86" w:rsidRDefault="00000000">
                  <w:pPr>
                    <w:pStyle w:val="Compact"/>
                    <w:jc w:val="center"/>
                  </w:pPr>
                  <w:r>
                    <w:t>6.72 ± 0.70</w:t>
                  </w:r>
                </w:p>
              </w:tc>
              <w:tc>
                <w:tcPr>
                  <w:tcW w:w="1584" w:type="dxa"/>
                </w:tcPr>
                <w:p w14:paraId="4D5FAEDA" w14:textId="77777777" w:rsidR="00AF7E86" w:rsidRDefault="00000000">
                  <w:pPr>
                    <w:pStyle w:val="Compact"/>
                    <w:jc w:val="center"/>
                  </w:pPr>
                  <w:r>
                    <w:t>0.228 ± 0.002</w:t>
                  </w:r>
                </w:p>
              </w:tc>
              <w:tc>
                <w:tcPr>
                  <w:tcW w:w="1584" w:type="dxa"/>
                </w:tcPr>
                <w:p w14:paraId="6AC3D27C" w14:textId="77777777" w:rsidR="00AF7E86" w:rsidRDefault="00000000">
                  <w:pPr>
                    <w:pStyle w:val="Compact"/>
                    <w:jc w:val="center"/>
                  </w:pPr>
                  <w:r>
                    <w:t>0/5</w:t>
                  </w:r>
                </w:p>
              </w:tc>
              <w:tc>
                <w:tcPr>
                  <w:tcW w:w="1584" w:type="dxa"/>
                </w:tcPr>
                <w:p w14:paraId="756ED176" w14:textId="77777777" w:rsidR="00AF7E86" w:rsidRDefault="00000000">
                  <w:pPr>
                    <w:pStyle w:val="Compact"/>
                    <w:jc w:val="center"/>
                  </w:pPr>
                  <w:r>
                    <w:t>0/5</w:t>
                  </w:r>
                </w:p>
              </w:tc>
            </w:tr>
            <w:tr w:rsidR="00AF7E86" w14:paraId="370E1A19" w14:textId="77777777">
              <w:tc>
                <w:tcPr>
                  <w:tcW w:w="1584" w:type="dxa"/>
                </w:tcPr>
                <w:p w14:paraId="72D7FA64" w14:textId="77777777" w:rsidR="00AF7E86" w:rsidRDefault="00000000">
                  <w:pPr>
                    <w:pStyle w:val="Compact"/>
                    <w:jc w:val="center"/>
                  </w:pPr>
                  <w:r>
                    <w:t>C6</w:t>
                  </w:r>
                </w:p>
              </w:tc>
              <w:tc>
                <w:tcPr>
                  <w:tcW w:w="1584" w:type="dxa"/>
                </w:tcPr>
                <w:p w14:paraId="62ADB248" w14:textId="77777777" w:rsidR="00AF7E86" w:rsidRDefault="00000000">
                  <w:pPr>
                    <w:pStyle w:val="Compact"/>
                    <w:jc w:val="center"/>
                  </w:pPr>
                  <w:r>
                    <w:t>7.13 ± 0.85</w:t>
                  </w:r>
                </w:p>
              </w:tc>
              <w:tc>
                <w:tcPr>
                  <w:tcW w:w="1584" w:type="dxa"/>
                </w:tcPr>
                <w:p w14:paraId="3C9D59FC" w14:textId="77777777" w:rsidR="00AF7E86" w:rsidRDefault="00000000">
                  <w:pPr>
                    <w:pStyle w:val="Compact"/>
                    <w:jc w:val="center"/>
                  </w:pPr>
                  <w:r>
                    <w:t>0.279 ± 0.002</w:t>
                  </w:r>
                </w:p>
              </w:tc>
              <w:tc>
                <w:tcPr>
                  <w:tcW w:w="1584" w:type="dxa"/>
                </w:tcPr>
                <w:p w14:paraId="7B91EC9D" w14:textId="77777777" w:rsidR="00AF7E86" w:rsidRDefault="00000000">
                  <w:pPr>
                    <w:pStyle w:val="Compact"/>
                    <w:jc w:val="center"/>
                  </w:pPr>
                  <w:r>
                    <w:t>3/5</w:t>
                  </w:r>
                </w:p>
              </w:tc>
              <w:tc>
                <w:tcPr>
                  <w:tcW w:w="1584" w:type="dxa"/>
                </w:tcPr>
                <w:p w14:paraId="282F3B99" w14:textId="77777777" w:rsidR="00AF7E86" w:rsidRDefault="00000000">
                  <w:pPr>
                    <w:pStyle w:val="Compact"/>
                    <w:jc w:val="center"/>
                  </w:pPr>
                  <w:r>
                    <w:t>3/5</w:t>
                  </w:r>
                </w:p>
              </w:tc>
            </w:tr>
            <w:bookmarkEnd w:id="320"/>
          </w:tbl>
          <w:p w14:paraId="330C0FCB" w14:textId="77777777" w:rsidR="00AF7E86" w:rsidRDefault="00AF7E86"/>
        </w:tc>
      </w:tr>
    </w:tbl>
    <w:p w14:paraId="104E3F11" w14:textId="77777777" w:rsidR="00AF7E86"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F7E86" w14:paraId="0E733231" w14:textId="77777777">
        <w:tc>
          <w:tcPr>
            <w:tcW w:w="7920" w:type="dxa"/>
          </w:tcPr>
          <w:p w14:paraId="24D62F8B" w14:textId="77777777" w:rsidR="00AF7E86" w:rsidRDefault="00000000">
            <w:pPr>
              <w:pStyle w:val="Compact"/>
              <w:jc w:val="center"/>
            </w:pPr>
            <w:bookmarkStart w:id="321" w:name="fig-metacommunity"/>
            <w:r>
              <w:rPr>
                <w:noProof/>
              </w:rPr>
              <w:lastRenderedPageBreak/>
              <w:drawing>
                <wp:inline distT="0" distB="0" distL="0" distR="0" wp14:anchorId="1CBAD691" wp14:editId="46C62FAC">
                  <wp:extent cx="5727700" cy="4123944"/>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outputs/figures/fig18_metacommunity_candidates.png"/>
                          <pic:cNvPicPr>
                            <a:picLocks noChangeAspect="1" noChangeArrowheads="1"/>
                          </pic:cNvPicPr>
                        </pic:nvPicPr>
                        <pic:blipFill>
                          <a:blip r:embed="rId69"/>
                          <a:stretch>
                            <a:fillRect/>
                          </a:stretch>
                        </pic:blipFill>
                        <pic:spPr bwMode="auto">
                          <a:xfrm>
                            <a:off x="0" y="0"/>
                            <a:ext cx="5727700" cy="4123944"/>
                          </a:xfrm>
                          <a:prstGeom prst="rect">
                            <a:avLst/>
                          </a:prstGeom>
                          <a:noFill/>
                          <a:ln w="9525">
                            <a:noFill/>
                            <a:headEnd/>
                            <a:tailEnd/>
                          </a:ln>
                        </pic:spPr>
                      </pic:pic>
                    </a:graphicData>
                  </a:graphic>
                </wp:inline>
              </w:drawing>
            </w:r>
          </w:p>
          <w:p w14:paraId="47EA9C18" w14:textId="77777777" w:rsidR="00AF7E86" w:rsidRDefault="00000000">
            <w:pPr>
              <w:pStyle w:val="ImageCaption"/>
              <w:spacing w:before="200"/>
            </w:pPr>
            <w:r>
              <w:t>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321"/>
      </w:tr>
    </w:tbl>
    <w:p w14:paraId="745943BC" w14:textId="77777777" w:rsidR="00AF7E86" w:rsidRDefault="00000000">
      <w:pPr>
        <w:pStyle w:val="Heading4"/>
      </w:pPr>
      <w:bookmarkStart w:id="322" w:name="X56736ed03ce88720409f947c3ec5594937ff621"/>
      <w:bookmarkEnd w:id="319"/>
      <w:r>
        <w:t>Historical culling exposed missing populations</w:t>
      </w:r>
    </w:p>
    <w:p w14:paraId="1F887D82" w14:textId="77777777" w:rsidR="00AF7E86"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5243A198" w14:textId="77777777" w:rsidR="00AF7E86"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079B14FF" w14:textId="77777777" w:rsidR="00AF7E86" w:rsidRDefault="00000000">
      <w:pPr>
        <w:pStyle w:val="Heading4"/>
      </w:pPr>
      <w:bookmarkStart w:id="323" w:name="extension-to-2026"/>
      <w:bookmarkEnd w:id="322"/>
      <w:r>
        <w:t>Extension to 2026</w:t>
      </w:r>
    </w:p>
    <w:p w14:paraId="638126C5" w14:textId="77777777" w:rsidR="00AF7E86"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28</w:t>
        </w:r>
      </w:hyperlink>
      <w:r>
        <w:t xml:space="preserve">). They crossed original and cull/SALAD-corrected irruption-boundary inputs with changes to coral thermal </w:t>
      </w:r>
      <w:r>
        <w:lastRenderedPageBreak/>
        <w:t>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14:paraId="6CB92CE1" w14:textId="77777777" w:rsidR="00AF7E86"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AF7E86" w14:paraId="56E90D15" w14:textId="77777777">
        <w:tc>
          <w:tcPr>
            <w:tcW w:w="7920" w:type="dxa"/>
          </w:tcPr>
          <w:p w14:paraId="16FBA15C" w14:textId="77777777" w:rsidR="00AF7E86" w:rsidRDefault="00000000">
            <w:pPr>
              <w:pStyle w:val="Compact"/>
              <w:jc w:val="center"/>
            </w:pPr>
            <w:bookmarkStart w:id="324" w:name="fig-metacommunity-2026"/>
            <w:r>
              <w:rPr>
                <w:noProof/>
              </w:rPr>
              <w:drawing>
                <wp:inline distT="0" distB="0" distL="0" distR="0" wp14:anchorId="3C1FBFC3" wp14:editId="290C735C">
                  <wp:extent cx="5727700" cy="5956808"/>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outputs/figures/fig19_metacommunity_2026_diagnostic.png"/>
                          <pic:cNvPicPr>
                            <a:picLocks noChangeAspect="1" noChangeArrowheads="1"/>
                          </pic:cNvPicPr>
                        </pic:nvPicPr>
                        <pic:blipFill>
                          <a:blip r:embed="rId70"/>
                          <a:stretch>
                            <a:fillRect/>
                          </a:stretch>
                        </pic:blipFill>
                        <pic:spPr bwMode="auto">
                          <a:xfrm>
                            <a:off x="0" y="0"/>
                            <a:ext cx="5727700" cy="5956808"/>
                          </a:xfrm>
                          <a:prstGeom prst="rect">
                            <a:avLst/>
                          </a:prstGeom>
                          <a:noFill/>
                          <a:ln w="9525">
                            <a:noFill/>
                            <a:headEnd/>
                            <a:tailEnd/>
                          </a:ln>
                        </pic:spPr>
                      </pic:pic>
                    </a:graphicData>
                  </a:graphic>
                </wp:inline>
              </w:drawing>
            </w:r>
          </w:p>
          <w:p w14:paraId="4E6A165F" w14:textId="77777777" w:rsidR="00AF7E86" w:rsidRDefault="00000000">
            <w:pPr>
              <w:pStyle w:val="ImageCaption"/>
              <w:spacing w:before="200"/>
            </w:pPr>
            <w:r>
              <w:t xml:space="preserve">Figure 28: Single-seed extension to 2026 with original or corrected irruption-boundary inputs, </w:t>
            </w:r>
            <w:r>
              <w:lastRenderedPageBreak/>
              <w:t>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324"/>
      </w:tr>
    </w:tbl>
    <w:p w14:paraId="45A7BEE9" w14:textId="77777777" w:rsidR="00AF7E86" w:rsidRDefault="00000000">
      <w:pPr>
        <w:pStyle w:val="BodyText"/>
      </w:pPr>
      <w:r>
        <w:lastRenderedPageBreak/>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4F53DA25" w14:textId="77777777" w:rsidR="00AF7E86" w:rsidRDefault="00000000">
      <w:r>
        <w:br w:type="page"/>
      </w:r>
    </w:p>
    <w:p w14:paraId="5EE48DB0" w14:textId="77777777" w:rsidR="00AF7E86" w:rsidRDefault="00000000">
      <w:pPr>
        <w:pStyle w:val="Heading2"/>
      </w:pPr>
      <w:bookmarkStart w:id="325" w:name="X80f2524fae94ea0a3ba8c1ec29ce6d07b24bc96"/>
      <w:bookmarkStart w:id="326" w:name="_Toc243919316"/>
      <w:bookmarkEnd w:id="315"/>
      <w:bookmarkEnd w:id="317"/>
      <w:bookmarkEnd w:id="323"/>
      <w:r>
        <w:lastRenderedPageBreak/>
        <w:t>Appendix K: Preliminary larval-concentration comparisons</w:t>
      </w:r>
      <w:bookmarkEnd w:id="326"/>
    </w:p>
    <w:p w14:paraId="011C8763" w14:textId="77777777" w:rsidR="00AF7E86" w:rsidRDefault="00000000">
      <w:pPr>
        <w:pStyle w:val="FirstParagraph"/>
      </w:pPr>
      <w:r>
        <w:t xml:space="preserve">These comparisons support </w:t>
      </w:r>
      <w:hyperlink w:anchor="sec-hydro-connectivity-results">
        <w:r>
          <w:rPr>
            <w:rStyle w:val="Hyperlink"/>
          </w:rPr>
          <w:t>Section 3.4</w:t>
        </w:r>
      </w:hyperlink>
      <w:r>
        <w:t xml:space="preserve"> 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 </w:t>
      </w:r>
      <w:r>
        <w:rPr>
          <w:rStyle w:val="VerbatimChar"/>
        </w:rPr>
        <w:t>DataProcessing/connectivity_lizard/outputs/figures/</w:t>
      </w:r>
      <w:r>
        <w:t>.</w:t>
      </w:r>
    </w:p>
    <w:p w14:paraId="3E828A67" w14:textId="77777777" w:rsidR="00AF7E86" w:rsidRDefault="00000000">
      <w:pPr>
        <w:pStyle w:val="Heading3"/>
      </w:pPr>
      <w:bookmarkStart w:id="327" w:name="variation-among-releases"/>
      <w:bookmarkStart w:id="328" w:name="_Toc243919317"/>
      <w:r>
        <w:t>Variation among releases</w:t>
      </w:r>
      <w:bookmarkEnd w:id="328"/>
    </w:p>
    <w:p w14:paraId="3104560E" w14:textId="77777777" w:rsidR="00AF7E86" w:rsidRDefault="00000000">
      <w:pPr>
        <w:pStyle w:val="FirstParagraph"/>
      </w:pPr>
      <w:r>
        <w:t>Concentrations around Lizard varied among release dates. Elevated early-age concentrations in some releases did not consistently persist to the later ages (</w:t>
      </w:r>
      <w:hyperlink w:anchor="fig-larval-releases">
        <w:r>
          <w:rPr>
            <w:rStyle w:val="Hyperlink"/>
          </w:rPr>
          <w:t>Figure 29</w:t>
        </w:r>
      </w:hyperlink>
      <w:r>
        <w:t>).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tbl>
      <w:tblPr>
        <w:tblStyle w:val="Table"/>
        <w:tblW w:w="5000" w:type="pct"/>
        <w:tblLayout w:type="fixed"/>
        <w:tblLook w:val="0000" w:firstRow="0" w:lastRow="0" w:firstColumn="0" w:lastColumn="0" w:noHBand="0" w:noVBand="0"/>
      </w:tblPr>
      <w:tblGrid>
        <w:gridCol w:w="9242"/>
      </w:tblGrid>
      <w:tr w:rsidR="00AF7E86" w14:paraId="012D83C8" w14:textId="77777777">
        <w:tc>
          <w:tcPr>
            <w:tcW w:w="7920" w:type="dxa"/>
          </w:tcPr>
          <w:p w14:paraId="0E6624B7" w14:textId="77777777" w:rsidR="00AF7E86" w:rsidRDefault="00000000">
            <w:pPr>
              <w:pStyle w:val="Compact"/>
              <w:jc w:val="center"/>
            </w:pPr>
            <w:bookmarkStart w:id="329" w:name="fig-larval-releases"/>
            <w:r>
              <w:rPr>
                <w:noProof/>
              </w:rPr>
              <w:lastRenderedPageBreak/>
              <w:drawing>
                <wp:inline distT="0" distB="0" distL="0" distR="0" wp14:anchorId="5DB249E4" wp14:editId="1BC995E2">
                  <wp:extent cx="5727700" cy="6221782"/>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outputs/figures/fig29_larval_release_comparison.png"/>
                          <pic:cNvPicPr>
                            <a:picLocks noChangeAspect="1" noChangeArrowheads="1"/>
                          </pic:cNvPicPr>
                        </pic:nvPicPr>
                        <pic:blipFill>
                          <a:blip r:embed="rId71"/>
                          <a:stretch>
                            <a:fillRect/>
                          </a:stretch>
                        </pic:blipFill>
                        <pic:spPr bwMode="auto">
                          <a:xfrm>
                            <a:off x="0" y="0"/>
                            <a:ext cx="5727700" cy="6221782"/>
                          </a:xfrm>
                          <a:prstGeom prst="rect">
                            <a:avLst/>
                          </a:prstGeom>
                          <a:noFill/>
                          <a:ln w="9525">
                            <a:noFill/>
                            <a:headEnd/>
                            <a:tailEnd/>
                          </a:ln>
                        </pic:spPr>
                      </pic:pic>
                    </a:graphicData>
                  </a:graphic>
                </wp:inline>
              </w:drawing>
            </w:r>
          </w:p>
          <w:p w14:paraId="7F9B3AD9" w14:textId="77777777" w:rsidR="00AF7E86" w:rsidRDefault="00000000">
            <w:pPr>
              <w:pStyle w:val="ImageCaption"/>
              <w:spacing w:before="200"/>
            </w:pPr>
            <w:r>
              <w:t>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p>
        </w:tc>
        <w:bookmarkEnd w:id="329"/>
      </w:tr>
    </w:tbl>
    <w:p w14:paraId="4A254754" w14:textId="77777777" w:rsidR="00AF7E86" w:rsidRDefault="00000000">
      <w:pPr>
        <w:pStyle w:val="Heading3"/>
      </w:pPr>
      <w:bookmarkStart w:id="330" w:name="X4d26a9ca378c3163caa785af0a12e07bf80c032"/>
      <w:bookmarkStart w:id="331" w:name="_Toc243919318"/>
      <w:bookmarkEnd w:id="327"/>
      <w:r>
        <w:t>Cross-shelf patterns and the domain boundary</w:t>
      </w:r>
      <w:bookmarkEnd w:id="331"/>
    </w:p>
    <w:p w14:paraId="132E39C9" w14:textId="77777777" w:rsidR="00AF7E86" w:rsidRDefault="00000000">
      <w:pPr>
        <w:pStyle w:val="FirstParagraph"/>
      </w:pPr>
      <w:r>
        <w:t>The broad north–south gradient makes an overall Lizard-versus-other-reefs contrast difficult to interpret. Comparing cross-shelf positions within latitude bands gives a more useful view (</w:t>
      </w:r>
      <w:hyperlink w:anchor="fig-larval-cross-shelf">
        <w:r>
          <w:rPr>
            <w:rStyle w:val="Hyperlink"/>
          </w:rPr>
          <w:t>Figure 30</w:t>
        </w:r>
      </w:hyperlink>
      <w:r>
        <w:t xml:space="preserve">). The central Ribbon Reefs generally ranked below nearby mid-shelf reefs at the later ages, whereas the southern Ribbon Reefs did not show the same pattern. Latitude </w:t>
      </w:r>
      <w:r>
        <w:lastRenderedPageBreak/>
        <w:t>bands reduce the influence of the broad gradient but do not remove all spatial dependence or possible boundary effects.</w:t>
      </w:r>
    </w:p>
    <w:p w14:paraId="6F6B91E8" w14:textId="77777777" w:rsidR="00AF7E86" w:rsidRDefault="00000000">
      <w:pPr>
        <w:pStyle w:val="BodyText"/>
      </w:pPr>
      <w:r>
        <w:t>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 not account for spatial autocorrelation; their p-values are not used here as confirmatory evidence. [TO CONFIRM: concentration units, larval biology and source-buffer coverage with Sev and Owen, alongside the Methods placeholders.]</w:t>
      </w:r>
    </w:p>
    <w:tbl>
      <w:tblPr>
        <w:tblStyle w:val="Table"/>
        <w:tblW w:w="5000" w:type="pct"/>
        <w:tblLayout w:type="fixed"/>
        <w:tblLook w:val="0000" w:firstRow="0" w:lastRow="0" w:firstColumn="0" w:lastColumn="0" w:noHBand="0" w:noVBand="0"/>
      </w:tblPr>
      <w:tblGrid>
        <w:gridCol w:w="9242"/>
      </w:tblGrid>
      <w:tr w:rsidR="00AF7E86" w14:paraId="71418522" w14:textId="77777777">
        <w:tc>
          <w:tcPr>
            <w:tcW w:w="7920" w:type="dxa"/>
          </w:tcPr>
          <w:p w14:paraId="0CC972D6" w14:textId="77777777" w:rsidR="00AF7E86" w:rsidRDefault="00000000">
            <w:pPr>
              <w:pStyle w:val="Compact"/>
              <w:jc w:val="center"/>
            </w:pPr>
            <w:bookmarkStart w:id="332" w:name="fig-larval-cross-shelf"/>
            <w:r>
              <w:rPr>
                <w:noProof/>
              </w:rPr>
              <w:drawing>
                <wp:inline distT="0" distB="0" distL="0" distR="0" wp14:anchorId="1F87C1B7" wp14:editId="361F4F51">
                  <wp:extent cx="5727700" cy="6404776"/>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outputs/figures/fig30_larval_cross_shelf.png"/>
                          <pic:cNvPicPr>
                            <a:picLocks noChangeAspect="1" noChangeArrowheads="1"/>
                          </pic:cNvPicPr>
                        </pic:nvPicPr>
                        <pic:blipFill>
                          <a:blip r:embed="rId72"/>
                          <a:stretch>
                            <a:fillRect/>
                          </a:stretch>
                        </pic:blipFill>
                        <pic:spPr bwMode="auto">
                          <a:xfrm>
                            <a:off x="0" y="0"/>
                            <a:ext cx="5727700" cy="6404776"/>
                          </a:xfrm>
                          <a:prstGeom prst="rect">
                            <a:avLst/>
                          </a:prstGeom>
                          <a:noFill/>
                          <a:ln w="9525">
                            <a:noFill/>
                            <a:headEnd/>
                            <a:tailEnd/>
                          </a:ln>
                        </pic:spPr>
                      </pic:pic>
                    </a:graphicData>
                  </a:graphic>
                </wp:inline>
              </w:drawing>
            </w:r>
          </w:p>
          <w:p w14:paraId="27473178" w14:textId="77777777" w:rsidR="00AF7E86" w:rsidRDefault="00000000">
            <w:pPr>
              <w:pStyle w:val="ImageCaption"/>
              <w:spacing w:before="200"/>
            </w:pPr>
            <w:r>
              <w:lastRenderedPageBreak/>
              <w:t>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p>
        </w:tc>
        <w:bookmarkEnd w:id="332"/>
      </w:tr>
      <w:bookmarkEnd w:id="216"/>
      <w:bookmarkEnd w:id="325"/>
      <w:bookmarkEnd w:id="330"/>
    </w:tbl>
    <w:p w14:paraId="799D608F" w14:textId="77777777" w:rsidR="00792A35" w:rsidRDefault="00792A35"/>
    <w:sectPr w:rsidR="00792A35">
      <w:footerReference w:type="default" r:id="rId73"/>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Sam Matthews" w:date="2026-10-26T15:25:00Z" w:initials="SM">
    <w:p w14:paraId="1D40DC9D" w14:textId="77777777" w:rsidR="00DC22FA" w:rsidRDefault="00DC22FA" w:rsidP="00DC22FA">
      <w:pPr>
        <w:pStyle w:val="CommentText"/>
      </w:pPr>
      <w:r>
        <w:rPr>
          <w:rStyle w:val="CommentReference"/>
        </w:rPr>
        <w:annotationRef/>
      </w:r>
      <w:r>
        <w:t>This needs to go here, but we need to fix this figure to remove the title, subtitle and footnote</w:t>
      </w:r>
    </w:p>
  </w:comment>
  <w:comment w:id="106" w:author="Sam Matthews" w:date="2026-10-26T15:23:00Z" w:initials="SM">
    <w:p w14:paraId="0B5EE2E5" w14:textId="77777777" w:rsidR="00DC22FA" w:rsidRDefault="00DC22FA" w:rsidP="00DC22FA">
      <w:pPr>
        <w:pStyle w:val="CommentText"/>
      </w:pPr>
      <w:r>
        <w:rPr>
          <w:rStyle w:val="CommentReference"/>
        </w:rPr>
        <w:annotationRef/>
      </w:r>
      <w:r>
        <w:t>I think this should be removed, or just mentioned briefly in the appendix with a passing sentence in the section above to now why we need to incldue the recent eveidence to beat out just thinning (which isnt practical to implement)</w:t>
      </w:r>
    </w:p>
  </w:comment>
  <w:comment w:id="110" w:author="Sam Matthews" w:date="2026-10-26T15:40:00Z" w:initials="SM">
    <w:p w14:paraId="0537A74A" w14:textId="77777777" w:rsidR="0078349E" w:rsidRDefault="0078349E" w:rsidP="0078349E">
      <w:pPr>
        <w:pStyle w:val="CommentText"/>
      </w:pPr>
      <w:r>
        <w:rPr>
          <w:rStyle w:val="CommentReference"/>
        </w:rPr>
        <w:annotationRef/>
      </w:r>
      <w:r>
        <w:t>As aobve remove, or more to appendix</w:t>
      </w:r>
    </w:p>
  </w:comment>
  <w:comment w:id="126" w:author="Sam Matthews" w:date="2026-10-26T15:42:00Z" w:initials="SM">
    <w:p w14:paraId="51A8DC97" w14:textId="77777777" w:rsidR="0078349E" w:rsidRDefault="0078349E" w:rsidP="0078349E">
      <w:pPr>
        <w:pStyle w:val="CommentText"/>
      </w:pPr>
      <w:r>
        <w:rPr>
          <w:rStyle w:val="CommentReference"/>
        </w:rPr>
        <w:annotationRef/>
      </w:r>
      <w:r>
        <w:t>Want to get across that we could use this larval concentration + network anlaysis to identify when there is concentration and clustering on intiation box reefs to feed into an ealry warning system</w:t>
      </w:r>
    </w:p>
  </w:comment>
  <w:comment w:id="163" w:author="Sam Matthews" w:date="2026-10-26T16:10:00Z" w:initials="SM">
    <w:p w14:paraId="367B3C87" w14:textId="77777777" w:rsidR="008F17AE" w:rsidRDefault="008F17AE" w:rsidP="008F17AE">
      <w:pPr>
        <w:pStyle w:val="CommentText"/>
      </w:pPr>
      <w:r>
        <w:rPr>
          <w:rStyle w:val="CommentReference"/>
        </w:rPr>
        <w:annotationRef/>
      </w:r>
      <w:r>
        <w:t>This whole section is much too verbose. We should condense each of these 5 secctions as a bullet list with a mini paragraph and point to the appendix sections that have more detail. 4.1 can be a bit longer but much reduced from the current form</w:t>
      </w:r>
    </w:p>
  </w:comment>
  <w:comment w:id="164" w:author="Sam Matthews" w:date="2026-10-26T16:11:00Z" w:initials="SM">
    <w:p w14:paraId="599DE5B9" w14:textId="1FDE6A0B" w:rsidR="008F17AE" w:rsidRDefault="008F17AE" w:rsidP="008F17AE">
      <w:pPr>
        <w:pStyle w:val="CommentText"/>
      </w:pPr>
      <w:r>
        <w:rPr>
          <w:rStyle w:val="CommentReference"/>
        </w:rPr>
        <w:annotationRef/>
      </w:r>
      <w:r>
        <w:t>Also review the changes I made above in terms of tone and try to mimic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40DC9D" w15:done="0"/>
  <w15:commentEx w15:paraId="0B5EE2E5" w15:done="0"/>
  <w15:commentEx w15:paraId="0537A74A" w15:done="0"/>
  <w15:commentEx w15:paraId="51A8DC97" w15:done="0"/>
  <w15:commentEx w15:paraId="367B3C87" w15:done="0"/>
  <w15:commentEx w15:paraId="599DE5B9" w15:paraIdParent="367B3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C0463" w16cex:dateUtc="2026-10-26T05:25:00Z"/>
  <w16cex:commentExtensible w16cex:durableId="7219DA97" w16cex:dateUtc="2026-10-26T05:23:00Z"/>
  <w16cex:commentExtensible w16cex:durableId="03B6A501" w16cex:dateUtc="2026-10-26T05:40:00Z"/>
  <w16cex:commentExtensible w16cex:durableId="7D3AA5B7" w16cex:dateUtc="2026-10-26T05:42:00Z"/>
  <w16cex:commentExtensible w16cex:durableId="28E4DF30" w16cex:dateUtc="2026-10-26T06:10:00Z"/>
  <w16cex:commentExtensible w16cex:durableId="1580A94A" w16cex:dateUtc="2026-10-26T0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40DC9D" w16cid:durableId="5A7C0463"/>
  <w16cid:commentId w16cid:paraId="0B5EE2E5" w16cid:durableId="7219DA97"/>
  <w16cid:commentId w16cid:paraId="0537A74A" w16cid:durableId="03B6A501"/>
  <w16cid:commentId w16cid:paraId="51A8DC97" w16cid:durableId="7D3AA5B7"/>
  <w16cid:commentId w16cid:paraId="367B3C87" w16cid:durableId="28E4DF30"/>
  <w16cid:commentId w16cid:paraId="599DE5B9" w16cid:durableId="1580A9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97308" w14:textId="77777777" w:rsidR="00792A35" w:rsidRDefault="00792A35">
      <w:pPr>
        <w:spacing w:after="0" w:line="240" w:lineRule="auto"/>
      </w:pPr>
      <w:r>
        <w:separator/>
      </w:r>
    </w:p>
  </w:endnote>
  <w:endnote w:type="continuationSeparator" w:id="0">
    <w:p w14:paraId="5587384D" w14:textId="77777777" w:rsidR="00792A35" w:rsidRDefault="00792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08D6" w14:textId="77777777" w:rsidR="00AF7E86"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5BEA" w14:textId="77777777" w:rsidR="00792A35" w:rsidRDefault="00792A35">
      <w:pPr>
        <w:spacing w:after="0" w:line="240" w:lineRule="auto"/>
      </w:pPr>
      <w:r>
        <w:separator/>
      </w:r>
    </w:p>
  </w:footnote>
  <w:footnote w:type="continuationSeparator" w:id="0">
    <w:p w14:paraId="65DBBC30" w14:textId="77777777" w:rsidR="00792A35" w:rsidRDefault="00792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025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04D1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36C5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30301D1"/>
    <w:multiLevelType w:val="hybridMultilevel"/>
    <w:tmpl w:val="D8CE08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93761864">
    <w:abstractNumId w:val="0"/>
  </w:num>
  <w:num w:numId="2" w16cid:durableId="770393736">
    <w:abstractNumId w:val="1"/>
  </w:num>
  <w:num w:numId="3" w16cid:durableId="1308633824">
    <w:abstractNumId w:val="1"/>
  </w:num>
  <w:num w:numId="4" w16cid:durableId="948926362">
    <w:abstractNumId w:val="1"/>
  </w:num>
  <w:num w:numId="5" w16cid:durableId="2136170269">
    <w:abstractNumId w:val="1"/>
  </w:num>
  <w:num w:numId="6" w16cid:durableId="64449683">
    <w:abstractNumId w:val="1"/>
  </w:num>
  <w:num w:numId="7" w16cid:durableId="1821186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8222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185453">
    <w:abstractNumId w:val="1"/>
  </w:num>
  <w:num w:numId="10" w16cid:durableId="1347709138">
    <w:abstractNumId w:val="1"/>
  </w:num>
  <w:num w:numId="11" w16cid:durableId="2068607988">
    <w:abstractNumId w:val="1"/>
  </w:num>
  <w:num w:numId="12" w16cid:durableId="1392727658">
    <w:abstractNumId w:val="1"/>
  </w:num>
  <w:num w:numId="13" w16cid:durableId="8546459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E86"/>
    <w:rsid w:val="00207268"/>
    <w:rsid w:val="002E4AFD"/>
    <w:rsid w:val="00321B08"/>
    <w:rsid w:val="00535AAF"/>
    <w:rsid w:val="0078349E"/>
    <w:rsid w:val="00792A35"/>
    <w:rsid w:val="007D69BF"/>
    <w:rsid w:val="008225BC"/>
    <w:rsid w:val="008F17AE"/>
    <w:rsid w:val="00AF7E86"/>
    <w:rsid w:val="00D35E89"/>
    <w:rsid w:val="00DC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60C3"/>
  <w15:docId w15:val="{0DF23053-BE76-4700-9E2B-A2E9F07E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8225BC"/>
    <w:pPr>
      <w:spacing w:after="100"/>
    </w:pPr>
  </w:style>
  <w:style w:type="paragraph" w:styleId="TOC2">
    <w:name w:val="toc 2"/>
    <w:basedOn w:val="Normal"/>
    <w:next w:val="Normal"/>
    <w:autoRedefine/>
    <w:uiPriority w:val="39"/>
    <w:rsid w:val="008225BC"/>
    <w:pPr>
      <w:spacing w:after="100"/>
      <w:ind w:left="220"/>
    </w:pPr>
  </w:style>
  <w:style w:type="paragraph" w:styleId="TOC3">
    <w:name w:val="toc 3"/>
    <w:basedOn w:val="Normal"/>
    <w:next w:val="Normal"/>
    <w:autoRedefine/>
    <w:uiPriority w:val="39"/>
    <w:rsid w:val="008225BC"/>
    <w:pPr>
      <w:spacing w:after="100"/>
      <w:ind w:left="440"/>
    </w:pPr>
  </w:style>
  <w:style w:type="paragraph" w:styleId="Revision">
    <w:name w:val="Revision"/>
    <w:hidden/>
    <w:rsid w:val="008225BC"/>
    <w:pPr>
      <w:spacing w:after="0" w:line="240" w:lineRule="auto"/>
    </w:pPr>
  </w:style>
  <w:style w:type="character" w:styleId="CommentReference">
    <w:name w:val="annotation reference"/>
    <w:basedOn w:val="DefaultParagraphFont"/>
    <w:rsid w:val="00DC22FA"/>
    <w:rPr>
      <w:sz w:val="16"/>
      <w:szCs w:val="16"/>
    </w:rPr>
  </w:style>
  <w:style w:type="paragraph" w:styleId="CommentText">
    <w:name w:val="annotation text"/>
    <w:basedOn w:val="Normal"/>
    <w:link w:val="CommentTextChar"/>
    <w:rsid w:val="00DC22FA"/>
    <w:pPr>
      <w:spacing w:line="240" w:lineRule="auto"/>
    </w:pPr>
    <w:rPr>
      <w:sz w:val="20"/>
      <w:szCs w:val="20"/>
    </w:rPr>
  </w:style>
  <w:style w:type="character" w:customStyle="1" w:styleId="CommentTextChar">
    <w:name w:val="Comment Text Char"/>
    <w:basedOn w:val="DefaultParagraphFont"/>
    <w:link w:val="CommentText"/>
    <w:rsid w:val="00DC22FA"/>
    <w:rPr>
      <w:sz w:val="20"/>
      <w:szCs w:val="20"/>
    </w:rPr>
  </w:style>
  <w:style w:type="paragraph" w:styleId="CommentSubject">
    <w:name w:val="annotation subject"/>
    <w:basedOn w:val="CommentText"/>
    <w:next w:val="CommentText"/>
    <w:link w:val="CommentSubjectChar"/>
    <w:rsid w:val="00DC22FA"/>
    <w:rPr>
      <w:b/>
      <w:bCs/>
    </w:rPr>
  </w:style>
  <w:style w:type="character" w:customStyle="1" w:styleId="CommentSubjectChar">
    <w:name w:val="Comment Subject Char"/>
    <w:basedOn w:val="CommentTextChar"/>
    <w:link w:val="CommentSubject"/>
    <w:rsid w:val="00DC22FA"/>
    <w:rPr>
      <w:b/>
      <w:bCs/>
      <w:sz w:val="20"/>
      <w:szCs w:val="20"/>
    </w:rPr>
  </w:style>
  <w:style w:type="character" w:customStyle="1" w:styleId="BodyTextChar">
    <w:name w:val="Body Text Char"/>
    <w:basedOn w:val="DefaultParagraphFont"/>
    <w:link w:val="BodyText"/>
    <w:rsid w:val="00DC2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esptropical.edu.au/wp-content/uploads/2020/04/NESP-TWQ-Project-3.1.1-Technical-Report-2.pdf" TargetMode="External"/><Relationship Id="rId21" Type="http://schemas.openxmlformats.org/officeDocument/2006/relationships/hyperlink" Target="https://doi.org/10.1038/s41598-023-46749-x" TargetMode="External"/><Relationship Id="rId42" Type="http://schemas.openxmlformats.org/officeDocument/2006/relationships/hyperlink" Target="https://www.barrierreef.org/uploads/CCIP-EIP-02-Early-Investment-Project-COTS-Surveys-Final-Report.pdf" TargetMode="External"/><Relationship Id="rId47" Type="http://schemas.openxmlformats.org/officeDocument/2006/relationships/hyperlink" Target="https://doi.org/10.1111/2041-210X.13345" TargetMode="External"/><Relationship Id="rId63" Type="http://schemas.openxmlformats.org/officeDocument/2006/relationships/image" Target="media/image21.png"/><Relationship Id="rId6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gbrmpa.gov.au/our-work/programs-and-projects/crown-thorns-starfish-management/crown-thorns-starfish-control-program-dashboard" TargetMode="External"/><Relationship Id="rId11" Type="http://schemas.microsoft.com/office/2016/09/relationships/commentsIds" Target="commentsIds.xml"/><Relationship Id="rId24" Type="http://schemas.openxmlformats.org/officeDocument/2006/relationships/hyperlink" Target="https://doi.org/10.64898/2026.04.13.718315" TargetMode="External"/><Relationship Id="rId32" Type="http://schemas.openxmlformats.org/officeDocument/2006/relationships/hyperlink" Target="https://doi.org/10.1016/bs.amb.2020.08.007" TargetMode="External"/><Relationship Id="rId37" Type="http://schemas.openxmlformats.org/officeDocument/2006/relationships/hyperlink" Target="https://github.com/open-AIMS/ADRIA.jl" TargetMode="External"/><Relationship Id="rId40" Type="http://schemas.openxmlformats.org/officeDocument/2006/relationships/hyperlink" Target="https://doi.org/10.1111/ele.12757" TargetMode="External"/><Relationship Id="rId45" Type="http://schemas.openxmlformats.org/officeDocument/2006/relationships/hyperlink" Target="https://doi.org/10.3390/rs13214343" TargetMode="External"/><Relationship Id="rId53" Type="http://schemas.openxmlformats.org/officeDocument/2006/relationships/image" Target="media/image11.png"/><Relationship Id="rId58" Type="http://schemas.openxmlformats.org/officeDocument/2006/relationships/image" Target="media/image16.png"/><Relationship Id="rId66" Type="http://schemas.openxmlformats.org/officeDocument/2006/relationships/image" Target="media/image24.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hyperlink" Target="https://doi.org/10.1007/s10661-014-4022-0" TargetMode="External"/><Relationship Id="rId14" Type="http://schemas.openxmlformats.org/officeDocument/2006/relationships/image" Target="media/image4.png"/><Relationship Id="rId22" Type="http://schemas.openxmlformats.org/officeDocument/2006/relationships/hyperlink" Target="https://doi.org/10.1145/2939672.2939785" TargetMode="External"/><Relationship Id="rId27" Type="http://schemas.openxmlformats.org/officeDocument/2006/relationships/hyperlink" Target="https://tiles-ap1.arcgis.com/8gXWSCxaJlFIfiTr/arcgis/rest/services/GBR10_GBRMP_Bathymetry/MapServer" TargetMode="External"/><Relationship Id="rId30" Type="http://schemas.openxmlformats.org/officeDocument/2006/relationships/hyperlink" Target="https://doi.org/10.1002/ece3.71292" TargetMode="External"/><Relationship Id="rId35" Type="http://schemas.openxmlformats.org/officeDocument/2006/relationships/hyperlink" Target="https://doi.org/10.3354/meps10858" TargetMode="External"/><Relationship Id="rId43" Type="http://schemas.openxmlformats.org/officeDocument/2006/relationships/hyperlink" Target="https://doi.org/10.3390/d9040041" TargetMode="External"/><Relationship Id="rId48" Type="http://schemas.openxmlformats.org/officeDocument/2006/relationships/hyperlink" Target="https://doi.org/10.1007/s00338-024-02506-8" TargetMode="External"/><Relationship Id="rId56" Type="http://schemas.openxmlformats.org/officeDocument/2006/relationships/image" Target="media/image14.png"/><Relationship Id="rId64" Type="http://schemas.openxmlformats.org/officeDocument/2006/relationships/image" Target="media/image22.png"/><Relationship Id="rId69" Type="http://schemas.openxmlformats.org/officeDocument/2006/relationships/image" Target="media/image27.png"/><Relationship Id="rId8" Type="http://schemas.openxmlformats.org/officeDocument/2006/relationships/image" Target="media/image2.png"/><Relationship Id="rId51" Type="http://schemas.openxmlformats.org/officeDocument/2006/relationships/image" Target="media/image9.png"/><Relationship Id="rId72" Type="http://schemas.openxmlformats.org/officeDocument/2006/relationships/image" Target="media/image30.png"/><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hyperlink" Target="https://doi.org/10.1073/pnas.1208909109" TargetMode="External"/><Relationship Id="rId33" Type="http://schemas.openxmlformats.org/officeDocument/2006/relationships/hyperlink" Target="https://doi.org/10.1016/bs.amb.2020.09.001" TargetMode="External"/><Relationship Id="rId38" Type="http://schemas.openxmlformats.org/officeDocument/2006/relationships/hyperlink" Target="https://github.com/open-AIMS/COTSMod.jl" TargetMode="External"/><Relationship Id="rId46" Type="http://schemas.openxmlformats.org/officeDocument/2006/relationships/hyperlink" Target="https://doi.org/10.32942/X2J391" TargetMode="External"/><Relationship Id="rId59" Type="http://schemas.openxmlformats.org/officeDocument/2006/relationships/image" Target="media/image17.png"/><Relationship Id="rId67" Type="http://schemas.openxmlformats.org/officeDocument/2006/relationships/image" Target="media/image25.png"/><Relationship Id="rId20" Type="http://schemas.openxmlformats.org/officeDocument/2006/relationships/hyperlink" Target="https://doi.org/10.1002/ecm.1494" TargetMode="External"/><Relationship Id="rId41" Type="http://schemas.openxmlformats.org/officeDocument/2006/relationships/hyperlink" Target="https://doi.org/10.1007/s00338-020-01981-z" TargetMode="External"/><Relationship Id="rId54" Type="http://schemas.openxmlformats.org/officeDocument/2006/relationships/image" Target="media/image12.png"/><Relationship Id="rId62" Type="http://schemas.openxmlformats.org/officeDocument/2006/relationships/image" Target="media/image20.png"/><Relationship Id="rId70" Type="http://schemas.openxmlformats.org/officeDocument/2006/relationships/image" Target="media/image28.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98/rsos.201296" TargetMode="External"/><Relationship Id="rId28" Type="http://schemas.openxmlformats.org/officeDocument/2006/relationships/hyperlink" Target="https://reef-geohub-ext-geohubgbrmpa.hub.arcgis.com/maps/2621ac24d749409395d7bb1dfdec5d5c/explore" TargetMode="External"/><Relationship Id="rId36" Type="http://schemas.openxmlformats.org/officeDocument/2006/relationships/hyperlink" Target="https://github.com/open-AIMS/ADRIA.jl" TargetMode="External"/><Relationship Id="rId49" Type="http://schemas.openxmlformats.org/officeDocument/2006/relationships/hyperlink" Target="https://doi.org/10.1111/ecog.04960" TargetMode="External"/><Relationship Id="rId57" Type="http://schemas.openxmlformats.org/officeDocument/2006/relationships/image" Target="media/image15.png"/><Relationship Id="rId10" Type="http://schemas.microsoft.com/office/2011/relationships/commentsExtended" Target="commentsExtended.xml"/><Relationship Id="rId31" Type="http://schemas.openxmlformats.org/officeDocument/2006/relationships/hyperlink" Target="https://doi.org/10.32942/X2HD3J" TargetMode="External"/><Relationship Id="rId44" Type="http://schemas.openxmlformats.org/officeDocument/2006/relationships/hyperlink" Target="https://doi.org/10.1111/ecog.02881" TargetMode="External"/><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image" Target="media/image23.pn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https://doi.org/10.25845/HD2Z-KM55" TargetMode="External"/><Relationship Id="rId39" Type="http://schemas.openxmlformats.org/officeDocument/2006/relationships/hyperlink" Target="https://github.com/open-AIMS/ReefGuide.jl" TargetMode="External"/><Relationship Id="rId34" Type="http://schemas.openxmlformats.org/officeDocument/2006/relationships/hyperlink" Target="https://doi.org/10.1371/journal.pone.0298073" TargetMode="External"/><Relationship Id="rId50"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78</Pages>
  <Words>23194</Words>
  <Characters>132212</Characters>
  <Application>Microsoft Office Word</Application>
  <DocSecurity>0</DocSecurity>
  <Lines>1101</Lines>
  <Paragraphs>310</Paragraphs>
  <ScaleCrop>false</ScaleCrop>
  <Company/>
  <LinksUpToDate>false</LinksUpToDate>
  <CharactersWithSpaces>155096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cp:keywords/>
  <cp:lastModifiedBy>Sam Matthews</cp:lastModifiedBy>
  <cp:revision>5</cp:revision>
  <dcterms:created xsi:type="dcterms:W3CDTF">2026-10-26T04:09:00Z</dcterms:created>
  <dcterms:modified xsi:type="dcterms:W3CDTF">2026-10-26T06:12:00Z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