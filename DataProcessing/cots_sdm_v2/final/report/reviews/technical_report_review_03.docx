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86F5" w14:textId="370455A2" w:rsidR="00CE6D25" w:rsidDel="00BE48C5" w:rsidRDefault="00000000">
      <w:pPr>
        <w:pStyle w:val="Title"/>
        <w:rPr>
          <w:del w:id="0" w:author="Sam Matthews" w:date="2026-10-16T12:36:00Z" w16du:dateUtc="2026-10-16T02:36:00Z"/>
        </w:rPr>
      </w:pPr>
      <w:r>
        <w:t>Where</w:t>
      </w:r>
      <w:ins w:id="1" w:author="Sam Matthews" w:date="2026-10-16T12:36:00Z" w16du:dateUtc="2026-10-16T02:36:00Z">
        <w:r w:rsidR="00BE48C5">
          <w:t xml:space="preserve"> and when</w:t>
        </w:r>
      </w:ins>
      <w:r>
        <w:t xml:space="preserve"> to </w:t>
      </w:r>
      <w:del w:id="2" w:author="Sam Matthews" w:date="2026-10-16T12:36:00Z" w16du:dateUtc="2026-10-16T02:36:00Z">
        <w:r w:rsidDel="00BE48C5">
          <w:delText>look for crown-of-thorns starfish on a reef</w:delText>
        </w:r>
      </w:del>
      <w:ins w:id="3" w:author="Sam Matthews" w:date="2026-10-16T12:36:00Z" w16du:dateUtc="2026-10-16T02:36:00Z">
        <w:r w:rsidR="00BE48C5">
          <w:t xml:space="preserve">search </w:t>
        </w:r>
      </w:ins>
      <w:ins w:id="4" w:author="Sam Matthews" w:date="2026-10-16T12:37:00Z" w16du:dateUtc="2026-10-16T02:37:00Z">
        <w:r w:rsidR="00BE48C5">
          <w:t>for COTS on a reef</w:t>
        </w:r>
      </w:ins>
      <w:ins w:id="5" w:author="Sam Matthews" w:date="2026-10-16T12:36:00Z" w16du:dateUtc="2026-10-16T02:36:00Z">
        <w:r w:rsidR="00BE48C5">
          <w:t>:</w:t>
        </w:r>
      </w:ins>
    </w:p>
    <w:p w14:paraId="4B45F95F" w14:textId="77777777" w:rsidR="00BE48C5" w:rsidRDefault="00BE48C5" w:rsidP="00BE48C5">
      <w:pPr>
        <w:pStyle w:val="Title"/>
        <w:rPr>
          <w:ins w:id="6" w:author="Sam Matthews" w:date="2026-10-16T12:35:00Z" w16du:dateUtc="2026-10-16T02:35:00Z"/>
        </w:rPr>
        <w:pPrChange w:id="7" w:author="Sam Matthews" w:date="2026-10-16T12:36:00Z" w16du:dateUtc="2026-10-16T02:36:00Z">
          <w:pPr>
            <w:pStyle w:val="Subtitle"/>
          </w:pPr>
        </w:pPrChange>
      </w:pPr>
      <w:ins w:id="8" w:author="Sam Matthews" w:date="2026-10-16T12:35:00Z" w16du:dateUtc="2026-10-16T02:35:00Z">
        <w:r>
          <w:t xml:space="preserve">Fine-scale habitat suitability and metcommnity modelling for tactical and trategic decision making on the GBR </w:t>
        </w:r>
      </w:ins>
      <w:del w:id="9" w:author="Sam Matthews" w:date="2026-10-16T12:35:00Z" w16du:dateUtc="2026-10-16T02:35:00Z">
        <w:r w:rsidR="00000000" w:rsidDel="00BE48C5">
          <w:delText>Fine-scale habitat layers and evidence-based search priorities for COTS surveillance and cullin</w:delText>
        </w:r>
      </w:del>
      <w:del w:id="10" w:author="Sam Matthews" w:date="2026-10-16T12:36:00Z" w16du:dateUtc="2026-10-16T02:36:00Z">
        <w:r w:rsidR="00000000" w:rsidDel="00BE48C5">
          <w:delText>g ·</w:delText>
        </w:r>
      </w:del>
      <w:r w:rsidR="00000000">
        <w:t xml:space="preserve"> </w:t>
      </w:r>
    </w:p>
    <w:p w14:paraId="224835C7" w14:textId="319F672D" w:rsidR="00CE6D25" w:rsidRDefault="00000000" w:rsidP="00BE48C5">
      <w:pPr>
        <w:pStyle w:val="Subtitle"/>
        <w:jc w:val="left"/>
        <w:pPrChange w:id="11" w:author="Sam Matthews" w:date="2026-10-16T12:35:00Z" w16du:dateUtc="2026-10-16T02:35:00Z">
          <w:pPr>
            <w:pStyle w:val="Subtitle"/>
          </w:pPr>
        </w:pPrChange>
      </w:pPr>
      <w:r>
        <w:t>Technical report to the Great Barrier Reef Foundation, COTS Control Innovation Program, project CCIP-BR-13 · [TO CONFIRM: organisations as they should appear, e.g. AIMS, QUT, JCU, GBRMPA]</w:t>
      </w:r>
    </w:p>
    <w:p w14:paraId="4743E5CA" w14:textId="77777777" w:rsidR="00CE6D25" w:rsidRDefault="00000000" w:rsidP="00BE48C5">
      <w:pPr>
        <w:pStyle w:val="Author"/>
        <w:jc w:val="left"/>
        <w:pPrChange w:id="12" w:author="Sam Matthews" w:date="2026-10-16T12:35:00Z" w16du:dateUtc="2026-10-16T02:35:00Z">
          <w:pPr>
            <w:pStyle w:val="Author"/>
          </w:pPr>
        </w:pPrChange>
      </w:pPr>
      <w:r>
        <w:t>[TO CONFIRM: author list and order]</w:t>
      </w:r>
    </w:p>
    <w:p w14:paraId="12D34FB3" w14:textId="77777777" w:rsidR="00CE6D25" w:rsidRDefault="00000000" w:rsidP="00BE48C5">
      <w:pPr>
        <w:pStyle w:val="Date"/>
        <w:jc w:val="left"/>
        <w:pPrChange w:id="13" w:author="Sam Matthews" w:date="2026-10-16T12:35:00Z" w16du:dateUtc="2026-10-16T02:35:00Z">
          <w:pPr>
            <w:pStyle w:val="Date"/>
          </w:pPr>
        </w:pPrChange>
      </w:pPr>
      <w:r>
        <w:t>October 2026</w:t>
      </w:r>
    </w:p>
    <w:sdt>
      <w:sdtPr>
        <w:rPr>
          <w:rFonts w:ascii="Arial" w:eastAsia="Arial" w:hAnsi="Arial" w:cs="Arial"/>
          <w:color w:val="auto"/>
          <w:sz w:val="22"/>
          <w:szCs w:val="22"/>
        </w:rPr>
        <w:id w:val="21370575"/>
        <w:docPartObj>
          <w:docPartGallery w:val="Table of Contents"/>
          <w:docPartUnique/>
        </w:docPartObj>
      </w:sdtPr>
      <w:sdtContent>
        <w:p w14:paraId="4FA54D49" w14:textId="77777777" w:rsidR="00CE6D25" w:rsidRDefault="00000000">
          <w:pPr>
            <w:pStyle w:val="TOCHeading"/>
          </w:pPr>
          <w:r>
            <w:t>Table of contents</w:t>
          </w:r>
        </w:p>
        <w:p w14:paraId="1392B965" w14:textId="77777777" w:rsidR="00BE48C5" w:rsidRDefault="00000000">
          <w:pPr>
            <w:pStyle w:val="TOC1"/>
            <w:tabs>
              <w:tab w:val="right" w:leader="dot" w:pos="9016"/>
            </w:tabs>
            <w:rPr>
              <w:noProof/>
            </w:rPr>
          </w:pPr>
          <w:r>
            <w:fldChar w:fldCharType="begin"/>
          </w:r>
          <w:r>
            <w:instrText>TOC \o "1-3" \h \z \u</w:instrText>
          </w:r>
          <w:r>
            <w:fldChar w:fldCharType="separate"/>
          </w:r>
          <w:hyperlink w:anchor="_Toc243046454" w:history="1">
            <w:r w:rsidR="00BE48C5" w:rsidRPr="003D0B11">
              <w:rPr>
                <w:rStyle w:val="Hyperlink"/>
                <w:noProof/>
              </w:rPr>
              <w:t>Executive summary</w:t>
            </w:r>
            <w:r w:rsidR="00BE48C5">
              <w:rPr>
                <w:noProof/>
                <w:webHidden/>
              </w:rPr>
              <w:tab/>
            </w:r>
            <w:r w:rsidR="00BE48C5">
              <w:rPr>
                <w:noProof/>
                <w:webHidden/>
              </w:rPr>
              <w:fldChar w:fldCharType="begin"/>
            </w:r>
            <w:r w:rsidR="00BE48C5">
              <w:rPr>
                <w:noProof/>
                <w:webHidden/>
              </w:rPr>
              <w:instrText xml:space="preserve"> PAGEREF _Toc243046454 \h </w:instrText>
            </w:r>
            <w:r w:rsidR="00BE48C5">
              <w:rPr>
                <w:noProof/>
                <w:webHidden/>
              </w:rPr>
            </w:r>
            <w:r w:rsidR="00BE48C5">
              <w:rPr>
                <w:noProof/>
                <w:webHidden/>
              </w:rPr>
              <w:fldChar w:fldCharType="separate"/>
            </w:r>
            <w:r w:rsidR="00BE48C5">
              <w:rPr>
                <w:noProof/>
                <w:webHidden/>
              </w:rPr>
              <w:t>1</w:t>
            </w:r>
            <w:r w:rsidR="00BE48C5">
              <w:rPr>
                <w:noProof/>
                <w:webHidden/>
              </w:rPr>
              <w:fldChar w:fldCharType="end"/>
            </w:r>
          </w:hyperlink>
        </w:p>
        <w:p w14:paraId="7EDF234A" w14:textId="77777777" w:rsidR="00BE48C5" w:rsidRDefault="00BE48C5">
          <w:pPr>
            <w:pStyle w:val="TOC1"/>
            <w:tabs>
              <w:tab w:val="right" w:leader="dot" w:pos="9016"/>
            </w:tabs>
            <w:rPr>
              <w:noProof/>
            </w:rPr>
          </w:pPr>
          <w:hyperlink w:anchor="_Toc243046455" w:history="1">
            <w:r w:rsidRPr="003D0B11">
              <w:rPr>
                <w:rStyle w:val="Hyperlink"/>
                <w:noProof/>
              </w:rPr>
              <w:t>1. Background</w:t>
            </w:r>
            <w:r>
              <w:rPr>
                <w:noProof/>
                <w:webHidden/>
              </w:rPr>
              <w:tab/>
            </w:r>
            <w:r>
              <w:rPr>
                <w:noProof/>
                <w:webHidden/>
              </w:rPr>
              <w:fldChar w:fldCharType="begin"/>
            </w:r>
            <w:r>
              <w:rPr>
                <w:noProof/>
                <w:webHidden/>
              </w:rPr>
              <w:instrText xml:space="preserve"> PAGEREF _Toc243046455 \h </w:instrText>
            </w:r>
            <w:r>
              <w:rPr>
                <w:noProof/>
                <w:webHidden/>
              </w:rPr>
            </w:r>
            <w:r>
              <w:rPr>
                <w:noProof/>
                <w:webHidden/>
              </w:rPr>
              <w:fldChar w:fldCharType="separate"/>
            </w:r>
            <w:r>
              <w:rPr>
                <w:noProof/>
                <w:webHidden/>
              </w:rPr>
              <w:t>1</w:t>
            </w:r>
            <w:r>
              <w:rPr>
                <w:noProof/>
                <w:webHidden/>
              </w:rPr>
              <w:fldChar w:fldCharType="end"/>
            </w:r>
          </w:hyperlink>
        </w:p>
        <w:p w14:paraId="5159D8A6" w14:textId="77777777" w:rsidR="00BE48C5" w:rsidRDefault="00BE48C5">
          <w:pPr>
            <w:pStyle w:val="TOC2"/>
            <w:tabs>
              <w:tab w:val="right" w:leader="dot" w:pos="9016"/>
            </w:tabs>
            <w:rPr>
              <w:noProof/>
            </w:rPr>
          </w:pPr>
          <w:hyperlink w:anchor="_Toc243046456" w:history="1">
            <w:r w:rsidRPr="003D0B11">
              <w:rPr>
                <w:rStyle w:val="Hyperlink"/>
                <w:noProof/>
              </w:rPr>
              <w:t>1.1 The management problem</w:t>
            </w:r>
            <w:r>
              <w:rPr>
                <w:noProof/>
                <w:webHidden/>
              </w:rPr>
              <w:tab/>
            </w:r>
            <w:r>
              <w:rPr>
                <w:noProof/>
                <w:webHidden/>
              </w:rPr>
              <w:fldChar w:fldCharType="begin"/>
            </w:r>
            <w:r>
              <w:rPr>
                <w:noProof/>
                <w:webHidden/>
              </w:rPr>
              <w:instrText xml:space="preserve"> PAGEREF _Toc243046456 \h </w:instrText>
            </w:r>
            <w:r>
              <w:rPr>
                <w:noProof/>
                <w:webHidden/>
              </w:rPr>
            </w:r>
            <w:r>
              <w:rPr>
                <w:noProof/>
                <w:webHidden/>
              </w:rPr>
              <w:fldChar w:fldCharType="separate"/>
            </w:r>
            <w:r>
              <w:rPr>
                <w:noProof/>
                <w:webHidden/>
              </w:rPr>
              <w:t>1</w:t>
            </w:r>
            <w:r>
              <w:rPr>
                <w:noProof/>
                <w:webHidden/>
              </w:rPr>
              <w:fldChar w:fldCharType="end"/>
            </w:r>
          </w:hyperlink>
        </w:p>
        <w:p w14:paraId="7ED9416D" w14:textId="77777777" w:rsidR="00BE48C5" w:rsidRDefault="00BE48C5">
          <w:pPr>
            <w:pStyle w:val="TOC2"/>
            <w:tabs>
              <w:tab w:val="right" w:leader="dot" w:pos="9016"/>
            </w:tabs>
            <w:rPr>
              <w:noProof/>
            </w:rPr>
          </w:pPr>
          <w:hyperlink w:anchor="_Toc243046457" w:history="1">
            <w:r w:rsidRPr="003D0B11">
              <w:rPr>
                <w:rStyle w:val="Hyperlink"/>
                <w:noProof/>
              </w:rPr>
              <w:t>1.2 Earlier models this project builds on</w:t>
            </w:r>
            <w:r>
              <w:rPr>
                <w:noProof/>
                <w:webHidden/>
              </w:rPr>
              <w:tab/>
            </w:r>
            <w:r>
              <w:rPr>
                <w:noProof/>
                <w:webHidden/>
              </w:rPr>
              <w:fldChar w:fldCharType="begin"/>
            </w:r>
            <w:r>
              <w:rPr>
                <w:noProof/>
                <w:webHidden/>
              </w:rPr>
              <w:instrText xml:space="preserve"> PAGEREF _Toc243046457 \h </w:instrText>
            </w:r>
            <w:r>
              <w:rPr>
                <w:noProof/>
                <w:webHidden/>
              </w:rPr>
            </w:r>
            <w:r>
              <w:rPr>
                <w:noProof/>
                <w:webHidden/>
              </w:rPr>
              <w:fldChar w:fldCharType="separate"/>
            </w:r>
            <w:r>
              <w:rPr>
                <w:noProof/>
                <w:webHidden/>
              </w:rPr>
              <w:t>1</w:t>
            </w:r>
            <w:r>
              <w:rPr>
                <w:noProof/>
                <w:webHidden/>
              </w:rPr>
              <w:fldChar w:fldCharType="end"/>
            </w:r>
          </w:hyperlink>
        </w:p>
        <w:p w14:paraId="6FAFECBA" w14:textId="77777777" w:rsidR="00BE48C5" w:rsidRDefault="00BE48C5">
          <w:pPr>
            <w:pStyle w:val="TOC2"/>
            <w:tabs>
              <w:tab w:val="right" w:leader="dot" w:pos="9016"/>
            </w:tabs>
            <w:rPr>
              <w:noProof/>
            </w:rPr>
          </w:pPr>
          <w:hyperlink w:anchor="_Toc243046458" w:history="1">
            <w:r w:rsidRPr="003D0B11">
              <w:rPr>
                <w:rStyle w:val="Hyperlink"/>
                <w:noProof/>
              </w:rPr>
              <w:t>1.3 The decisions this work supports</w:t>
            </w:r>
            <w:r>
              <w:rPr>
                <w:noProof/>
                <w:webHidden/>
              </w:rPr>
              <w:tab/>
            </w:r>
            <w:r>
              <w:rPr>
                <w:noProof/>
                <w:webHidden/>
              </w:rPr>
              <w:fldChar w:fldCharType="begin"/>
            </w:r>
            <w:r>
              <w:rPr>
                <w:noProof/>
                <w:webHidden/>
              </w:rPr>
              <w:instrText xml:space="preserve"> PAGEREF _Toc243046458 \h </w:instrText>
            </w:r>
            <w:r>
              <w:rPr>
                <w:noProof/>
                <w:webHidden/>
              </w:rPr>
            </w:r>
            <w:r>
              <w:rPr>
                <w:noProof/>
                <w:webHidden/>
              </w:rPr>
              <w:fldChar w:fldCharType="separate"/>
            </w:r>
            <w:r>
              <w:rPr>
                <w:noProof/>
                <w:webHidden/>
              </w:rPr>
              <w:t>1</w:t>
            </w:r>
            <w:r>
              <w:rPr>
                <w:noProof/>
                <w:webHidden/>
              </w:rPr>
              <w:fldChar w:fldCharType="end"/>
            </w:r>
          </w:hyperlink>
        </w:p>
        <w:p w14:paraId="4B199EC5" w14:textId="77777777" w:rsidR="00BE48C5" w:rsidRDefault="00BE48C5">
          <w:pPr>
            <w:pStyle w:val="TOC2"/>
            <w:tabs>
              <w:tab w:val="right" w:leader="dot" w:pos="9016"/>
            </w:tabs>
            <w:rPr>
              <w:noProof/>
            </w:rPr>
          </w:pPr>
          <w:hyperlink w:anchor="_Toc243046459" w:history="1">
            <w:r w:rsidRPr="003D0B11">
              <w:rPr>
                <w:rStyle w:val="Hyperlink"/>
                <w:noProof/>
              </w:rPr>
              <w:t>1.4 Project objectives</w:t>
            </w:r>
            <w:r>
              <w:rPr>
                <w:noProof/>
                <w:webHidden/>
              </w:rPr>
              <w:tab/>
            </w:r>
            <w:r>
              <w:rPr>
                <w:noProof/>
                <w:webHidden/>
              </w:rPr>
              <w:fldChar w:fldCharType="begin"/>
            </w:r>
            <w:r>
              <w:rPr>
                <w:noProof/>
                <w:webHidden/>
              </w:rPr>
              <w:instrText xml:space="preserve"> PAGEREF _Toc243046459 \h </w:instrText>
            </w:r>
            <w:r>
              <w:rPr>
                <w:noProof/>
                <w:webHidden/>
              </w:rPr>
            </w:r>
            <w:r>
              <w:rPr>
                <w:noProof/>
                <w:webHidden/>
              </w:rPr>
              <w:fldChar w:fldCharType="separate"/>
            </w:r>
            <w:r>
              <w:rPr>
                <w:noProof/>
                <w:webHidden/>
              </w:rPr>
              <w:t>1</w:t>
            </w:r>
            <w:r>
              <w:rPr>
                <w:noProof/>
                <w:webHidden/>
              </w:rPr>
              <w:fldChar w:fldCharType="end"/>
            </w:r>
          </w:hyperlink>
        </w:p>
        <w:p w14:paraId="30ECC781" w14:textId="77777777" w:rsidR="00BE48C5" w:rsidRDefault="00BE48C5">
          <w:pPr>
            <w:pStyle w:val="TOC1"/>
            <w:tabs>
              <w:tab w:val="right" w:leader="dot" w:pos="9016"/>
            </w:tabs>
            <w:rPr>
              <w:noProof/>
            </w:rPr>
          </w:pPr>
          <w:hyperlink w:anchor="_Toc243046460" w:history="1">
            <w:r w:rsidRPr="003D0B11">
              <w:rPr>
                <w:rStyle w:val="Hyperlink"/>
                <w:noProof/>
              </w:rPr>
              <w:t>2. Methods</w:t>
            </w:r>
            <w:r>
              <w:rPr>
                <w:noProof/>
                <w:webHidden/>
              </w:rPr>
              <w:tab/>
            </w:r>
            <w:r>
              <w:rPr>
                <w:noProof/>
                <w:webHidden/>
              </w:rPr>
              <w:fldChar w:fldCharType="begin"/>
            </w:r>
            <w:r>
              <w:rPr>
                <w:noProof/>
                <w:webHidden/>
              </w:rPr>
              <w:instrText xml:space="preserve"> PAGEREF _Toc243046460 \h </w:instrText>
            </w:r>
            <w:r>
              <w:rPr>
                <w:noProof/>
                <w:webHidden/>
              </w:rPr>
            </w:r>
            <w:r>
              <w:rPr>
                <w:noProof/>
                <w:webHidden/>
              </w:rPr>
              <w:fldChar w:fldCharType="separate"/>
            </w:r>
            <w:r>
              <w:rPr>
                <w:noProof/>
                <w:webHidden/>
              </w:rPr>
              <w:t>1</w:t>
            </w:r>
            <w:r>
              <w:rPr>
                <w:noProof/>
                <w:webHidden/>
              </w:rPr>
              <w:fldChar w:fldCharType="end"/>
            </w:r>
          </w:hyperlink>
        </w:p>
        <w:p w14:paraId="06AE74D6" w14:textId="77777777" w:rsidR="00BE48C5" w:rsidRDefault="00BE48C5">
          <w:pPr>
            <w:pStyle w:val="TOC2"/>
            <w:tabs>
              <w:tab w:val="right" w:leader="dot" w:pos="9016"/>
            </w:tabs>
            <w:rPr>
              <w:noProof/>
            </w:rPr>
          </w:pPr>
          <w:hyperlink w:anchor="_Toc243046461" w:history="1">
            <w:r w:rsidRPr="003D0B11">
              <w:rPr>
                <w:rStyle w:val="Hyperlink"/>
                <w:noProof/>
              </w:rPr>
              <w:t>2.1 Data and response definitions</w:t>
            </w:r>
            <w:r>
              <w:rPr>
                <w:noProof/>
                <w:webHidden/>
              </w:rPr>
              <w:tab/>
            </w:r>
            <w:r>
              <w:rPr>
                <w:noProof/>
                <w:webHidden/>
              </w:rPr>
              <w:fldChar w:fldCharType="begin"/>
            </w:r>
            <w:r>
              <w:rPr>
                <w:noProof/>
                <w:webHidden/>
              </w:rPr>
              <w:instrText xml:space="preserve"> PAGEREF _Toc243046461 \h </w:instrText>
            </w:r>
            <w:r>
              <w:rPr>
                <w:noProof/>
                <w:webHidden/>
              </w:rPr>
            </w:r>
            <w:r>
              <w:rPr>
                <w:noProof/>
                <w:webHidden/>
              </w:rPr>
              <w:fldChar w:fldCharType="separate"/>
            </w:r>
            <w:r>
              <w:rPr>
                <w:noProof/>
                <w:webHidden/>
              </w:rPr>
              <w:t>1</w:t>
            </w:r>
            <w:r>
              <w:rPr>
                <w:noProof/>
                <w:webHidden/>
              </w:rPr>
              <w:fldChar w:fldCharType="end"/>
            </w:r>
          </w:hyperlink>
        </w:p>
        <w:p w14:paraId="6DC4E877" w14:textId="77777777" w:rsidR="00BE48C5" w:rsidRDefault="00BE48C5">
          <w:pPr>
            <w:pStyle w:val="TOC2"/>
            <w:tabs>
              <w:tab w:val="right" w:leader="dot" w:pos="9016"/>
            </w:tabs>
            <w:rPr>
              <w:noProof/>
            </w:rPr>
          </w:pPr>
          <w:hyperlink w:anchor="_Toc243046462" w:history="1">
            <w:r w:rsidRPr="003D0B11">
              <w:rPr>
                <w:rStyle w:val="Hyperlink"/>
                <w:noProof/>
              </w:rPr>
              <w:t>2.2 Habitat models and mapped layers</w:t>
            </w:r>
            <w:r>
              <w:rPr>
                <w:noProof/>
                <w:webHidden/>
              </w:rPr>
              <w:tab/>
            </w:r>
            <w:r>
              <w:rPr>
                <w:noProof/>
                <w:webHidden/>
              </w:rPr>
              <w:fldChar w:fldCharType="begin"/>
            </w:r>
            <w:r>
              <w:rPr>
                <w:noProof/>
                <w:webHidden/>
              </w:rPr>
              <w:instrText xml:space="preserve"> PAGEREF _Toc243046462 \h </w:instrText>
            </w:r>
            <w:r>
              <w:rPr>
                <w:noProof/>
                <w:webHidden/>
              </w:rPr>
            </w:r>
            <w:r>
              <w:rPr>
                <w:noProof/>
                <w:webHidden/>
              </w:rPr>
              <w:fldChar w:fldCharType="separate"/>
            </w:r>
            <w:r>
              <w:rPr>
                <w:noProof/>
                <w:webHidden/>
              </w:rPr>
              <w:t>1</w:t>
            </w:r>
            <w:r>
              <w:rPr>
                <w:noProof/>
                <w:webHidden/>
              </w:rPr>
              <w:fldChar w:fldCharType="end"/>
            </w:r>
          </w:hyperlink>
        </w:p>
        <w:p w14:paraId="36171C4F" w14:textId="77777777" w:rsidR="00BE48C5" w:rsidRDefault="00BE48C5">
          <w:pPr>
            <w:pStyle w:val="TOC2"/>
            <w:tabs>
              <w:tab w:val="right" w:leader="dot" w:pos="9016"/>
            </w:tabs>
            <w:rPr>
              <w:noProof/>
            </w:rPr>
          </w:pPr>
          <w:hyperlink w:anchor="_Toc243046463" w:history="1">
            <w:r w:rsidRPr="003D0B11">
              <w:rPr>
                <w:rStyle w:val="Hyperlink"/>
                <w:noProof/>
              </w:rPr>
              <w:t>2.3 Evaluation design and search-efficiency analyses</w:t>
            </w:r>
            <w:r>
              <w:rPr>
                <w:noProof/>
                <w:webHidden/>
              </w:rPr>
              <w:tab/>
            </w:r>
            <w:r>
              <w:rPr>
                <w:noProof/>
                <w:webHidden/>
              </w:rPr>
              <w:fldChar w:fldCharType="begin"/>
            </w:r>
            <w:r>
              <w:rPr>
                <w:noProof/>
                <w:webHidden/>
              </w:rPr>
              <w:instrText xml:space="preserve"> PAGEREF _Toc243046463 \h </w:instrText>
            </w:r>
            <w:r>
              <w:rPr>
                <w:noProof/>
                <w:webHidden/>
              </w:rPr>
            </w:r>
            <w:r>
              <w:rPr>
                <w:noProof/>
                <w:webHidden/>
              </w:rPr>
              <w:fldChar w:fldCharType="separate"/>
            </w:r>
            <w:r>
              <w:rPr>
                <w:noProof/>
                <w:webHidden/>
              </w:rPr>
              <w:t>1</w:t>
            </w:r>
            <w:r>
              <w:rPr>
                <w:noProof/>
                <w:webHidden/>
              </w:rPr>
              <w:fldChar w:fldCharType="end"/>
            </w:r>
          </w:hyperlink>
        </w:p>
        <w:p w14:paraId="2FA5DEF0" w14:textId="77777777" w:rsidR="00BE48C5" w:rsidRDefault="00BE48C5">
          <w:pPr>
            <w:pStyle w:val="TOC2"/>
            <w:tabs>
              <w:tab w:val="right" w:leader="dot" w:pos="9016"/>
            </w:tabs>
            <w:rPr>
              <w:noProof/>
            </w:rPr>
          </w:pPr>
          <w:hyperlink w:anchor="_Toc243046464" w:history="1">
            <w:r w:rsidRPr="003D0B11">
              <w:rPr>
                <w:rStyle w:val="Hyperlink"/>
                <w:noProof/>
              </w:rPr>
              <w:t>2.4 Seasonal products</w:t>
            </w:r>
            <w:r>
              <w:rPr>
                <w:noProof/>
                <w:webHidden/>
              </w:rPr>
              <w:tab/>
            </w:r>
            <w:r>
              <w:rPr>
                <w:noProof/>
                <w:webHidden/>
              </w:rPr>
              <w:fldChar w:fldCharType="begin"/>
            </w:r>
            <w:r>
              <w:rPr>
                <w:noProof/>
                <w:webHidden/>
              </w:rPr>
              <w:instrText xml:space="preserve"> PAGEREF _Toc243046464 \h </w:instrText>
            </w:r>
            <w:r>
              <w:rPr>
                <w:noProof/>
                <w:webHidden/>
              </w:rPr>
            </w:r>
            <w:r>
              <w:rPr>
                <w:noProof/>
                <w:webHidden/>
              </w:rPr>
              <w:fldChar w:fldCharType="separate"/>
            </w:r>
            <w:r>
              <w:rPr>
                <w:noProof/>
                <w:webHidden/>
              </w:rPr>
              <w:t>1</w:t>
            </w:r>
            <w:r>
              <w:rPr>
                <w:noProof/>
                <w:webHidden/>
              </w:rPr>
              <w:fldChar w:fldCharType="end"/>
            </w:r>
          </w:hyperlink>
        </w:p>
        <w:p w14:paraId="096667AB" w14:textId="77777777" w:rsidR="00BE48C5" w:rsidRDefault="00BE48C5">
          <w:pPr>
            <w:pStyle w:val="TOC2"/>
            <w:tabs>
              <w:tab w:val="right" w:leader="dot" w:pos="9016"/>
            </w:tabs>
            <w:rPr>
              <w:noProof/>
            </w:rPr>
          </w:pPr>
          <w:hyperlink w:anchor="_Toc243046465" w:history="1">
            <w:r w:rsidRPr="003D0B11">
              <w:rPr>
                <w:rStyle w:val="Hyperlink"/>
                <w:noProof/>
              </w:rPr>
              <w:t>2.5 Metacommunity model and historical culling</w:t>
            </w:r>
            <w:r>
              <w:rPr>
                <w:noProof/>
                <w:webHidden/>
              </w:rPr>
              <w:tab/>
            </w:r>
            <w:r>
              <w:rPr>
                <w:noProof/>
                <w:webHidden/>
              </w:rPr>
              <w:fldChar w:fldCharType="begin"/>
            </w:r>
            <w:r>
              <w:rPr>
                <w:noProof/>
                <w:webHidden/>
              </w:rPr>
              <w:instrText xml:space="preserve"> PAGEREF _Toc243046465 \h </w:instrText>
            </w:r>
            <w:r>
              <w:rPr>
                <w:noProof/>
                <w:webHidden/>
              </w:rPr>
            </w:r>
            <w:r>
              <w:rPr>
                <w:noProof/>
                <w:webHidden/>
              </w:rPr>
              <w:fldChar w:fldCharType="separate"/>
            </w:r>
            <w:r>
              <w:rPr>
                <w:noProof/>
                <w:webHidden/>
              </w:rPr>
              <w:t>1</w:t>
            </w:r>
            <w:r>
              <w:rPr>
                <w:noProof/>
                <w:webHidden/>
              </w:rPr>
              <w:fldChar w:fldCharType="end"/>
            </w:r>
          </w:hyperlink>
        </w:p>
        <w:p w14:paraId="38A3D3BA" w14:textId="77777777" w:rsidR="00BE48C5" w:rsidRDefault="00BE48C5">
          <w:pPr>
            <w:pStyle w:val="TOC2"/>
            <w:tabs>
              <w:tab w:val="right" w:leader="dot" w:pos="9016"/>
            </w:tabs>
            <w:rPr>
              <w:noProof/>
            </w:rPr>
          </w:pPr>
          <w:hyperlink w:anchor="_Toc243046466" w:history="1">
            <w:r w:rsidRPr="003D0B11">
              <w:rPr>
                <w:rStyle w:val="Hyperlink"/>
                <w:noProof/>
              </w:rPr>
              <w:t>2.6 Software and reproducibility</w:t>
            </w:r>
            <w:r>
              <w:rPr>
                <w:noProof/>
                <w:webHidden/>
              </w:rPr>
              <w:tab/>
            </w:r>
            <w:r>
              <w:rPr>
                <w:noProof/>
                <w:webHidden/>
              </w:rPr>
              <w:fldChar w:fldCharType="begin"/>
            </w:r>
            <w:r>
              <w:rPr>
                <w:noProof/>
                <w:webHidden/>
              </w:rPr>
              <w:instrText xml:space="preserve"> PAGEREF _Toc243046466 \h </w:instrText>
            </w:r>
            <w:r>
              <w:rPr>
                <w:noProof/>
                <w:webHidden/>
              </w:rPr>
            </w:r>
            <w:r>
              <w:rPr>
                <w:noProof/>
                <w:webHidden/>
              </w:rPr>
              <w:fldChar w:fldCharType="separate"/>
            </w:r>
            <w:r>
              <w:rPr>
                <w:noProof/>
                <w:webHidden/>
              </w:rPr>
              <w:t>1</w:t>
            </w:r>
            <w:r>
              <w:rPr>
                <w:noProof/>
                <w:webHidden/>
              </w:rPr>
              <w:fldChar w:fldCharType="end"/>
            </w:r>
          </w:hyperlink>
        </w:p>
        <w:p w14:paraId="7FFE60C8" w14:textId="77777777" w:rsidR="00BE48C5" w:rsidRDefault="00BE48C5">
          <w:pPr>
            <w:pStyle w:val="TOC1"/>
            <w:tabs>
              <w:tab w:val="right" w:leader="dot" w:pos="9016"/>
            </w:tabs>
            <w:rPr>
              <w:noProof/>
            </w:rPr>
          </w:pPr>
          <w:hyperlink w:anchor="_Toc243046467" w:history="1">
            <w:r w:rsidRPr="003D0B11">
              <w:rPr>
                <w:rStyle w:val="Hyperlink"/>
                <w:noProof/>
              </w:rPr>
              <w:t>3. Results</w:t>
            </w:r>
            <w:r>
              <w:rPr>
                <w:noProof/>
                <w:webHidden/>
              </w:rPr>
              <w:tab/>
            </w:r>
            <w:r>
              <w:rPr>
                <w:noProof/>
                <w:webHidden/>
              </w:rPr>
              <w:fldChar w:fldCharType="begin"/>
            </w:r>
            <w:r>
              <w:rPr>
                <w:noProof/>
                <w:webHidden/>
              </w:rPr>
              <w:instrText xml:space="preserve"> PAGEREF _Toc243046467 \h </w:instrText>
            </w:r>
            <w:r>
              <w:rPr>
                <w:noProof/>
                <w:webHidden/>
              </w:rPr>
            </w:r>
            <w:r>
              <w:rPr>
                <w:noProof/>
                <w:webHidden/>
              </w:rPr>
              <w:fldChar w:fldCharType="separate"/>
            </w:r>
            <w:r>
              <w:rPr>
                <w:noProof/>
                <w:webHidden/>
              </w:rPr>
              <w:t>1</w:t>
            </w:r>
            <w:r>
              <w:rPr>
                <w:noProof/>
                <w:webHidden/>
              </w:rPr>
              <w:fldChar w:fldCharType="end"/>
            </w:r>
          </w:hyperlink>
        </w:p>
        <w:p w14:paraId="5CD3CD2B" w14:textId="77777777" w:rsidR="00BE48C5" w:rsidRDefault="00BE48C5">
          <w:pPr>
            <w:pStyle w:val="TOC2"/>
            <w:tabs>
              <w:tab w:val="right" w:leader="dot" w:pos="9016"/>
            </w:tabs>
            <w:rPr>
              <w:noProof/>
            </w:rPr>
          </w:pPr>
          <w:hyperlink w:anchor="_Toc243046468" w:history="1">
            <w:r w:rsidRPr="003D0B11">
              <w:rPr>
                <w:rStyle w:val="Hyperlink"/>
                <w:noProof/>
              </w:rPr>
              <w:t>3.1 Recent evidence combined with habitat reduces the cull-site search</w:t>
            </w:r>
            <w:r>
              <w:rPr>
                <w:noProof/>
                <w:webHidden/>
              </w:rPr>
              <w:tab/>
            </w:r>
            <w:r>
              <w:rPr>
                <w:noProof/>
                <w:webHidden/>
              </w:rPr>
              <w:fldChar w:fldCharType="begin"/>
            </w:r>
            <w:r>
              <w:rPr>
                <w:noProof/>
                <w:webHidden/>
              </w:rPr>
              <w:instrText xml:space="preserve"> PAGEREF _Toc243046468 \h </w:instrText>
            </w:r>
            <w:r>
              <w:rPr>
                <w:noProof/>
                <w:webHidden/>
              </w:rPr>
            </w:r>
            <w:r>
              <w:rPr>
                <w:noProof/>
                <w:webHidden/>
              </w:rPr>
              <w:fldChar w:fldCharType="separate"/>
            </w:r>
            <w:r>
              <w:rPr>
                <w:noProof/>
                <w:webHidden/>
              </w:rPr>
              <w:t>1</w:t>
            </w:r>
            <w:r>
              <w:rPr>
                <w:noProof/>
                <w:webHidden/>
              </w:rPr>
              <w:fldChar w:fldCharType="end"/>
            </w:r>
          </w:hyperlink>
        </w:p>
        <w:p w14:paraId="4472D5D8" w14:textId="77777777" w:rsidR="00BE48C5" w:rsidRDefault="00BE48C5">
          <w:pPr>
            <w:pStyle w:val="TOC2"/>
            <w:tabs>
              <w:tab w:val="right" w:leader="dot" w:pos="9016"/>
            </w:tabs>
            <w:rPr>
              <w:noProof/>
            </w:rPr>
          </w:pPr>
          <w:hyperlink w:anchor="_Toc243046469" w:history="1">
            <w:r w:rsidRPr="003D0B11">
              <w:rPr>
                <w:rStyle w:val="Hyperlink"/>
                <w:noProof/>
              </w:rPr>
              <w:t>3.2 The gain holds season by season</w:t>
            </w:r>
            <w:r>
              <w:rPr>
                <w:noProof/>
                <w:webHidden/>
              </w:rPr>
              <w:tab/>
            </w:r>
            <w:r>
              <w:rPr>
                <w:noProof/>
                <w:webHidden/>
              </w:rPr>
              <w:fldChar w:fldCharType="begin"/>
            </w:r>
            <w:r>
              <w:rPr>
                <w:noProof/>
                <w:webHidden/>
              </w:rPr>
              <w:instrText xml:space="preserve"> PAGEREF _Toc243046469 \h </w:instrText>
            </w:r>
            <w:r>
              <w:rPr>
                <w:noProof/>
                <w:webHidden/>
              </w:rPr>
            </w:r>
            <w:r>
              <w:rPr>
                <w:noProof/>
                <w:webHidden/>
              </w:rPr>
              <w:fldChar w:fldCharType="separate"/>
            </w:r>
            <w:r>
              <w:rPr>
                <w:noProof/>
                <w:webHidden/>
              </w:rPr>
              <w:t>1</w:t>
            </w:r>
            <w:r>
              <w:rPr>
                <w:noProof/>
                <w:webHidden/>
              </w:rPr>
              <w:fldChar w:fldCharType="end"/>
            </w:r>
          </w:hyperlink>
        </w:p>
        <w:p w14:paraId="0482968A" w14:textId="77777777" w:rsidR="00BE48C5" w:rsidRDefault="00BE48C5">
          <w:pPr>
            <w:pStyle w:val="TOC2"/>
            <w:tabs>
              <w:tab w:val="right" w:leader="dot" w:pos="9016"/>
            </w:tabs>
            <w:rPr>
              <w:noProof/>
            </w:rPr>
          </w:pPr>
          <w:hyperlink w:anchor="_Toc243046470" w:history="1">
            <w:r w:rsidRPr="003D0B11">
              <w:rPr>
                <w:rStyle w:val="Hyperlink"/>
                <w:noProof/>
              </w:rPr>
              <w:t>3.3 Each source covers the other’s gaps</w:t>
            </w:r>
            <w:r>
              <w:rPr>
                <w:noProof/>
                <w:webHidden/>
              </w:rPr>
              <w:tab/>
            </w:r>
            <w:r>
              <w:rPr>
                <w:noProof/>
                <w:webHidden/>
              </w:rPr>
              <w:fldChar w:fldCharType="begin"/>
            </w:r>
            <w:r>
              <w:rPr>
                <w:noProof/>
                <w:webHidden/>
              </w:rPr>
              <w:instrText xml:space="preserve"> PAGEREF _Toc243046470 \h </w:instrText>
            </w:r>
            <w:r>
              <w:rPr>
                <w:noProof/>
                <w:webHidden/>
              </w:rPr>
            </w:r>
            <w:r>
              <w:rPr>
                <w:noProof/>
                <w:webHidden/>
              </w:rPr>
              <w:fldChar w:fldCharType="separate"/>
            </w:r>
            <w:r>
              <w:rPr>
                <w:noProof/>
                <w:webHidden/>
              </w:rPr>
              <w:t>1</w:t>
            </w:r>
            <w:r>
              <w:rPr>
                <w:noProof/>
                <w:webHidden/>
              </w:rPr>
              <w:fldChar w:fldCharType="end"/>
            </w:r>
          </w:hyperlink>
        </w:p>
        <w:p w14:paraId="20D5E229" w14:textId="77777777" w:rsidR="00BE48C5" w:rsidRDefault="00BE48C5">
          <w:pPr>
            <w:pStyle w:val="TOC3"/>
            <w:tabs>
              <w:tab w:val="right" w:leader="dot" w:pos="9016"/>
            </w:tabs>
            <w:rPr>
              <w:noProof/>
            </w:rPr>
          </w:pPr>
          <w:hyperlink w:anchor="_Toc243046471" w:history="1">
            <w:r w:rsidRPr="003D0B11">
              <w:rPr>
                <w:rStyle w:val="Hyperlink"/>
                <w:noProof/>
              </w:rPr>
              <w:t>3.3.1 Habitat layers: a consistent first ordering on every reef</w:t>
            </w:r>
            <w:r>
              <w:rPr>
                <w:noProof/>
                <w:webHidden/>
              </w:rPr>
              <w:tab/>
            </w:r>
            <w:r>
              <w:rPr>
                <w:noProof/>
                <w:webHidden/>
              </w:rPr>
              <w:fldChar w:fldCharType="begin"/>
            </w:r>
            <w:r>
              <w:rPr>
                <w:noProof/>
                <w:webHidden/>
              </w:rPr>
              <w:instrText xml:space="preserve"> PAGEREF _Toc243046471 \h </w:instrText>
            </w:r>
            <w:r>
              <w:rPr>
                <w:noProof/>
                <w:webHidden/>
              </w:rPr>
            </w:r>
            <w:r>
              <w:rPr>
                <w:noProof/>
                <w:webHidden/>
              </w:rPr>
              <w:fldChar w:fldCharType="separate"/>
            </w:r>
            <w:r>
              <w:rPr>
                <w:noProof/>
                <w:webHidden/>
              </w:rPr>
              <w:t>1</w:t>
            </w:r>
            <w:r>
              <w:rPr>
                <w:noProof/>
                <w:webHidden/>
              </w:rPr>
              <w:fldChar w:fldCharType="end"/>
            </w:r>
          </w:hyperlink>
        </w:p>
        <w:p w14:paraId="4851F0F2" w14:textId="77777777" w:rsidR="00BE48C5" w:rsidRDefault="00BE48C5">
          <w:pPr>
            <w:pStyle w:val="TOC3"/>
            <w:tabs>
              <w:tab w:val="right" w:leader="dot" w:pos="9016"/>
            </w:tabs>
            <w:rPr>
              <w:noProof/>
            </w:rPr>
          </w:pPr>
          <w:hyperlink w:anchor="_Toc243046472" w:history="1">
            <w:r w:rsidRPr="003D0B11">
              <w:rPr>
                <w:rStyle w:val="Hyperlink"/>
                <w:noProof/>
              </w:rPr>
              <w:t>3.3.2 Habitat alone as a cull-site ranking</w:t>
            </w:r>
            <w:r>
              <w:rPr>
                <w:noProof/>
                <w:webHidden/>
              </w:rPr>
              <w:tab/>
            </w:r>
            <w:r>
              <w:rPr>
                <w:noProof/>
                <w:webHidden/>
              </w:rPr>
              <w:fldChar w:fldCharType="begin"/>
            </w:r>
            <w:r>
              <w:rPr>
                <w:noProof/>
                <w:webHidden/>
              </w:rPr>
              <w:instrText xml:space="preserve"> PAGEREF _Toc243046472 \h </w:instrText>
            </w:r>
            <w:r>
              <w:rPr>
                <w:noProof/>
                <w:webHidden/>
              </w:rPr>
            </w:r>
            <w:r>
              <w:rPr>
                <w:noProof/>
                <w:webHidden/>
              </w:rPr>
              <w:fldChar w:fldCharType="separate"/>
            </w:r>
            <w:r>
              <w:rPr>
                <w:noProof/>
                <w:webHidden/>
              </w:rPr>
              <w:t>1</w:t>
            </w:r>
            <w:r>
              <w:rPr>
                <w:noProof/>
                <w:webHidden/>
              </w:rPr>
              <w:fldChar w:fldCharType="end"/>
            </w:r>
          </w:hyperlink>
        </w:p>
        <w:p w14:paraId="0A955AA5" w14:textId="77777777" w:rsidR="00BE48C5" w:rsidRDefault="00BE48C5">
          <w:pPr>
            <w:pStyle w:val="TOC3"/>
            <w:tabs>
              <w:tab w:val="right" w:leader="dot" w:pos="9016"/>
            </w:tabs>
            <w:rPr>
              <w:noProof/>
            </w:rPr>
          </w:pPr>
          <w:hyperlink w:anchor="_Toc243046473" w:history="1">
            <w:r w:rsidRPr="003D0B11">
              <w:rPr>
                <w:rStyle w:val="Hyperlink"/>
                <w:noProof/>
              </w:rPr>
              <w:t>3.3.3 Cull history: strong where it exists</w:t>
            </w:r>
            <w:r>
              <w:rPr>
                <w:noProof/>
                <w:webHidden/>
              </w:rPr>
              <w:tab/>
            </w:r>
            <w:r>
              <w:rPr>
                <w:noProof/>
                <w:webHidden/>
              </w:rPr>
              <w:fldChar w:fldCharType="begin"/>
            </w:r>
            <w:r>
              <w:rPr>
                <w:noProof/>
                <w:webHidden/>
              </w:rPr>
              <w:instrText xml:space="preserve"> PAGEREF _Toc243046473 \h </w:instrText>
            </w:r>
            <w:r>
              <w:rPr>
                <w:noProof/>
                <w:webHidden/>
              </w:rPr>
            </w:r>
            <w:r>
              <w:rPr>
                <w:noProof/>
                <w:webHidden/>
              </w:rPr>
              <w:fldChar w:fldCharType="separate"/>
            </w:r>
            <w:r>
              <w:rPr>
                <w:noProof/>
                <w:webHidden/>
              </w:rPr>
              <w:t>1</w:t>
            </w:r>
            <w:r>
              <w:rPr>
                <w:noProof/>
                <w:webHidden/>
              </w:rPr>
              <w:fldChar w:fldCharType="end"/>
            </w:r>
          </w:hyperlink>
        </w:p>
        <w:p w14:paraId="1EC3208B" w14:textId="77777777" w:rsidR="00BE48C5" w:rsidRDefault="00BE48C5">
          <w:pPr>
            <w:pStyle w:val="TOC3"/>
            <w:tabs>
              <w:tab w:val="right" w:leader="dot" w:pos="9016"/>
            </w:tabs>
            <w:rPr>
              <w:noProof/>
            </w:rPr>
          </w:pPr>
          <w:hyperlink w:anchor="_Toc243046474" w:history="1">
            <w:r w:rsidRPr="003D0B11">
              <w:rPr>
                <w:rStyle w:val="Hyperlink"/>
                <w:noProof/>
              </w:rPr>
              <w:t>3.3.4 Where recent evidence is missing</w:t>
            </w:r>
            <w:r>
              <w:rPr>
                <w:noProof/>
                <w:webHidden/>
              </w:rPr>
              <w:tab/>
            </w:r>
            <w:r>
              <w:rPr>
                <w:noProof/>
                <w:webHidden/>
              </w:rPr>
              <w:fldChar w:fldCharType="begin"/>
            </w:r>
            <w:r>
              <w:rPr>
                <w:noProof/>
                <w:webHidden/>
              </w:rPr>
              <w:instrText xml:space="preserve"> PAGEREF _Toc243046474 \h </w:instrText>
            </w:r>
            <w:r>
              <w:rPr>
                <w:noProof/>
                <w:webHidden/>
              </w:rPr>
            </w:r>
            <w:r>
              <w:rPr>
                <w:noProof/>
                <w:webHidden/>
              </w:rPr>
              <w:fldChar w:fldCharType="separate"/>
            </w:r>
            <w:r>
              <w:rPr>
                <w:noProof/>
                <w:webHidden/>
              </w:rPr>
              <w:t>1</w:t>
            </w:r>
            <w:r>
              <w:rPr>
                <w:noProof/>
                <w:webHidden/>
              </w:rPr>
              <w:fldChar w:fldCharType="end"/>
            </w:r>
          </w:hyperlink>
        </w:p>
        <w:p w14:paraId="3EC43B9A" w14:textId="77777777" w:rsidR="00BE48C5" w:rsidRDefault="00BE48C5">
          <w:pPr>
            <w:pStyle w:val="TOC2"/>
            <w:tabs>
              <w:tab w:val="right" w:leader="dot" w:pos="9016"/>
            </w:tabs>
            <w:rPr>
              <w:noProof/>
            </w:rPr>
          </w:pPr>
          <w:hyperlink w:anchor="_Toc243046475" w:history="1">
            <w:r w:rsidRPr="003D0B11">
              <w:rPr>
                <w:rStyle w:val="Hyperlink"/>
                <w:noProof/>
              </w:rPr>
              <w:t>3.4 Manta surveillance: spread tows evenly, add where habitat ranks highest</w:t>
            </w:r>
            <w:r>
              <w:rPr>
                <w:noProof/>
                <w:webHidden/>
              </w:rPr>
              <w:tab/>
            </w:r>
            <w:r>
              <w:rPr>
                <w:noProof/>
                <w:webHidden/>
              </w:rPr>
              <w:fldChar w:fldCharType="begin"/>
            </w:r>
            <w:r>
              <w:rPr>
                <w:noProof/>
                <w:webHidden/>
              </w:rPr>
              <w:instrText xml:space="preserve"> PAGEREF _Toc243046475 \h </w:instrText>
            </w:r>
            <w:r>
              <w:rPr>
                <w:noProof/>
                <w:webHidden/>
              </w:rPr>
            </w:r>
            <w:r>
              <w:rPr>
                <w:noProof/>
                <w:webHidden/>
              </w:rPr>
              <w:fldChar w:fldCharType="separate"/>
            </w:r>
            <w:r>
              <w:rPr>
                <w:noProof/>
                <w:webHidden/>
              </w:rPr>
              <w:t>1</w:t>
            </w:r>
            <w:r>
              <w:rPr>
                <w:noProof/>
                <w:webHidden/>
              </w:rPr>
              <w:fldChar w:fldCharType="end"/>
            </w:r>
          </w:hyperlink>
        </w:p>
        <w:p w14:paraId="092F6B40" w14:textId="77777777" w:rsidR="00BE48C5" w:rsidRDefault="00BE48C5">
          <w:pPr>
            <w:pStyle w:val="TOC2"/>
            <w:tabs>
              <w:tab w:val="right" w:leader="dot" w:pos="9016"/>
            </w:tabs>
            <w:rPr>
              <w:noProof/>
            </w:rPr>
          </w:pPr>
          <w:hyperlink w:anchor="_Toc243046476" w:history="1">
            <w:r w:rsidRPr="003D0B11">
              <w:rPr>
                <w:rStyle w:val="Hyperlink"/>
                <w:noProof/>
              </w:rPr>
              <w:t>3.5 The 2027 cull-site priority ranking and exploration areas</w:t>
            </w:r>
            <w:r>
              <w:rPr>
                <w:noProof/>
                <w:webHidden/>
              </w:rPr>
              <w:tab/>
            </w:r>
            <w:r>
              <w:rPr>
                <w:noProof/>
                <w:webHidden/>
              </w:rPr>
              <w:fldChar w:fldCharType="begin"/>
            </w:r>
            <w:r>
              <w:rPr>
                <w:noProof/>
                <w:webHidden/>
              </w:rPr>
              <w:instrText xml:space="preserve"> PAGEREF _Toc243046476 \h </w:instrText>
            </w:r>
            <w:r>
              <w:rPr>
                <w:noProof/>
                <w:webHidden/>
              </w:rPr>
            </w:r>
            <w:r>
              <w:rPr>
                <w:noProof/>
                <w:webHidden/>
              </w:rPr>
              <w:fldChar w:fldCharType="separate"/>
            </w:r>
            <w:r>
              <w:rPr>
                <w:noProof/>
                <w:webHidden/>
              </w:rPr>
              <w:t>1</w:t>
            </w:r>
            <w:r>
              <w:rPr>
                <w:noProof/>
                <w:webHidden/>
              </w:rPr>
              <w:fldChar w:fldCharType="end"/>
            </w:r>
          </w:hyperlink>
        </w:p>
        <w:p w14:paraId="7B3223BA" w14:textId="77777777" w:rsidR="00BE48C5" w:rsidRDefault="00BE48C5">
          <w:pPr>
            <w:pStyle w:val="TOC2"/>
            <w:tabs>
              <w:tab w:val="right" w:leader="dot" w:pos="9016"/>
            </w:tabs>
            <w:rPr>
              <w:noProof/>
            </w:rPr>
          </w:pPr>
          <w:hyperlink w:anchor="_Toc243046477" w:history="1">
            <w:r w:rsidRPr="003D0B11">
              <w:rPr>
                <w:rStyle w:val="Hyperlink"/>
                <w:noProof/>
              </w:rPr>
              <w:t>3.6 Metacommunity model: calibration and current limitations</w:t>
            </w:r>
            <w:r>
              <w:rPr>
                <w:noProof/>
                <w:webHidden/>
              </w:rPr>
              <w:tab/>
            </w:r>
            <w:r>
              <w:rPr>
                <w:noProof/>
                <w:webHidden/>
              </w:rPr>
              <w:fldChar w:fldCharType="begin"/>
            </w:r>
            <w:r>
              <w:rPr>
                <w:noProof/>
                <w:webHidden/>
              </w:rPr>
              <w:instrText xml:space="preserve"> PAGEREF _Toc243046477 \h </w:instrText>
            </w:r>
            <w:r>
              <w:rPr>
                <w:noProof/>
                <w:webHidden/>
              </w:rPr>
            </w:r>
            <w:r>
              <w:rPr>
                <w:noProof/>
                <w:webHidden/>
              </w:rPr>
              <w:fldChar w:fldCharType="separate"/>
            </w:r>
            <w:r>
              <w:rPr>
                <w:noProof/>
                <w:webHidden/>
              </w:rPr>
              <w:t>1</w:t>
            </w:r>
            <w:r>
              <w:rPr>
                <w:noProof/>
                <w:webHidden/>
              </w:rPr>
              <w:fldChar w:fldCharType="end"/>
            </w:r>
          </w:hyperlink>
        </w:p>
        <w:p w14:paraId="4D91A096" w14:textId="77777777" w:rsidR="00BE48C5" w:rsidRDefault="00BE48C5">
          <w:pPr>
            <w:pStyle w:val="TOC3"/>
            <w:tabs>
              <w:tab w:val="right" w:leader="dot" w:pos="9016"/>
            </w:tabs>
            <w:rPr>
              <w:noProof/>
            </w:rPr>
          </w:pPr>
          <w:hyperlink w:anchor="_Toc243046478" w:history="1">
            <w:r w:rsidRPr="003D0B11">
              <w:rPr>
                <w:rStyle w:val="Hyperlink"/>
                <w:noProof/>
              </w:rPr>
              <w:t>3.6.1 Replicated candidates</w:t>
            </w:r>
            <w:r>
              <w:rPr>
                <w:noProof/>
                <w:webHidden/>
              </w:rPr>
              <w:tab/>
            </w:r>
            <w:r>
              <w:rPr>
                <w:noProof/>
                <w:webHidden/>
              </w:rPr>
              <w:fldChar w:fldCharType="begin"/>
            </w:r>
            <w:r>
              <w:rPr>
                <w:noProof/>
                <w:webHidden/>
              </w:rPr>
              <w:instrText xml:space="preserve"> PAGEREF _Toc243046478 \h </w:instrText>
            </w:r>
            <w:r>
              <w:rPr>
                <w:noProof/>
                <w:webHidden/>
              </w:rPr>
            </w:r>
            <w:r>
              <w:rPr>
                <w:noProof/>
                <w:webHidden/>
              </w:rPr>
              <w:fldChar w:fldCharType="separate"/>
            </w:r>
            <w:r>
              <w:rPr>
                <w:noProof/>
                <w:webHidden/>
              </w:rPr>
              <w:t>1</w:t>
            </w:r>
            <w:r>
              <w:rPr>
                <w:noProof/>
                <w:webHidden/>
              </w:rPr>
              <w:fldChar w:fldCharType="end"/>
            </w:r>
          </w:hyperlink>
        </w:p>
        <w:p w14:paraId="66CA8ACF" w14:textId="77777777" w:rsidR="00BE48C5" w:rsidRDefault="00BE48C5">
          <w:pPr>
            <w:pStyle w:val="TOC3"/>
            <w:tabs>
              <w:tab w:val="right" w:leader="dot" w:pos="9016"/>
            </w:tabs>
            <w:rPr>
              <w:noProof/>
            </w:rPr>
          </w:pPr>
          <w:hyperlink w:anchor="_Toc243046479" w:history="1">
            <w:r w:rsidRPr="003D0B11">
              <w:rPr>
                <w:rStyle w:val="Hyperlink"/>
                <w:noProof/>
              </w:rPr>
              <w:t>3.6.2 Historical culling exposed missing populations</w:t>
            </w:r>
            <w:r>
              <w:rPr>
                <w:noProof/>
                <w:webHidden/>
              </w:rPr>
              <w:tab/>
            </w:r>
            <w:r>
              <w:rPr>
                <w:noProof/>
                <w:webHidden/>
              </w:rPr>
              <w:fldChar w:fldCharType="begin"/>
            </w:r>
            <w:r>
              <w:rPr>
                <w:noProof/>
                <w:webHidden/>
              </w:rPr>
              <w:instrText xml:space="preserve"> PAGEREF _Toc243046479 \h </w:instrText>
            </w:r>
            <w:r>
              <w:rPr>
                <w:noProof/>
                <w:webHidden/>
              </w:rPr>
            </w:r>
            <w:r>
              <w:rPr>
                <w:noProof/>
                <w:webHidden/>
              </w:rPr>
              <w:fldChar w:fldCharType="separate"/>
            </w:r>
            <w:r>
              <w:rPr>
                <w:noProof/>
                <w:webHidden/>
              </w:rPr>
              <w:t>1</w:t>
            </w:r>
            <w:r>
              <w:rPr>
                <w:noProof/>
                <w:webHidden/>
              </w:rPr>
              <w:fldChar w:fldCharType="end"/>
            </w:r>
          </w:hyperlink>
        </w:p>
        <w:p w14:paraId="033C0BC2" w14:textId="77777777" w:rsidR="00BE48C5" w:rsidRDefault="00BE48C5">
          <w:pPr>
            <w:pStyle w:val="TOC3"/>
            <w:tabs>
              <w:tab w:val="right" w:leader="dot" w:pos="9016"/>
            </w:tabs>
            <w:rPr>
              <w:noProof/>
            </w:rPr>
          </w:pPr>
          <w:hyperlink w:anchor="_Toc243046480" w:history="1">
            <w:r w:rsidRPr="003D0B11">
              <w:rPr>
                <w:rStyle w:val="Hyperlink"/>
                <w:noProof/>
              </w:rPr>
              <w:t>3.6.3 Extension to 2026</w:t>
            </w:r>
            <w:r>
              <w:rPr>
                <w:noProof/>
                <w:webHidden/>
              </w:rPr>
              <w:tab/>
            </w:r>
            <w:r>
              <w:rPr>
                <w:noProof/>
                <w:webHidden/>
              </w:rPr>
              <w:fldChar w:fldCharType="begin"/>
            </w:r>
            <w:r>
              <w:rPr>
                <w:noProof/>
                <w:webHidden/>
              </w:rPr>
              <w:instrText xml:space="preserve"> PAGEREF _Toc243046480 \h </w:instrText>
            </w:r>
            <w:r>
              <w:rPr>
                <w:noProof/>
                <w:webHidden/>
              </w:rPr>
            </w:r>
            <w:r>
              <w:rPr>
                <w:noProof/>
                <w:webHidden/>
              </w:rPr>
              <w:fldChar w:fldCharType="separate"/>
            </w:r>
            <w:r>
              <w:rPr>
                <w:noProof/>
                <w:webHidden/>
              </w:rPr>
              <w:t>1</w:t>
            </w:r>
            <w:r>
              <w:rPr>
                <w:noProof/>
                <w:webHidden/>
              </w:rPr>
              <w:fldChar w:fldCharType="end"/>
            </w:r>
          </w:hyperlink>
        </w:p>
        <w:p w14:paraId="319BBBD0" w14:textId="77777777" w:rsidR="00BE48C5" w:rsidRDefault="00BE48C5">
          <w:pPr>
            <w:pStyle w:val="TOC1"/>
            <w:tabs>
              <w:tab w:val="right" w:leader="dot" w:pos="9016"/>
            </w:tabs>
            <w:rPr>
              <w:noProof/>
            </w:rPr>
          </w:pPr>
          <w:hyperlink w:anchor="_Toc243046481" w:history="1">
            <w:r w:rsidRPr="003D0B11">
              <w:rPr>
                <w:rStyle w:val="Hyperlink"/>
                <w:noProof/>
              </w:rPr>
              <w:t>4. Implications for management</w:t>
            </w:r>
            <w:r>
              <w:rPr>
                <w:noProof/>
                <w:webHidden/>
              </w:rPr>
              <w:tab/>
            </w:r>
            <w:r>
              <w:rPr>
                <w:noProof/>
                <w:webHidden/>
              </w:rPr>
              <w:fldChar w:fldCharType="begin"/>
            </w:r>
            <w:r>
              <w:rPr>
                <w:noProof/>
                <w:webHidden/>
              </w:rPr>
              <w:instrText xml:space="preserve"> PAGEREF _Toc243046481 \h </w:instrText>
            </w:r>
            <w:r>
              <w:rPr>
                <w:noProof/>
                <w:webHidden/>
              </w:rPr>
            </w:r>
            <w:r>
              <w:rPr>
                <w:noProof/>
                <w:webHidden/>
              </w:rPr>
              <w:fldChar w:fldCharType="separate"/>
            </w:r>
            <w:r>
              <w:rPr>
                <w:noProof/>
                <w:webHidden/>
              </w:rPr>
              <w:t>1</w:t>
            </w:r>
            <w:r>
              <w:rPr>
                <w:noProof/>
                <w:webHidden/>
              </w:rPr>
              <w:fldChar w:fldCharType="end"/>
            </w:r>
          </w:hyperlink>
        </w:p>
        <w:p w14:paraId="3E80E618" w14:textId="77777777" w:rsidR="00BE48C5" w:rsidRDefault="00BE48C5">
          <w:pPr>
            <w:pStyle w:val="TOC2"/>
            <w:tabs>
              <w:tab w:val="right" w:leader="dot" w:pos="9016"/>
            </w:tabs>
            <w:rPr>
              <w:noProof/>
            </w:rPr>
          </w:pPr>
          <w:hyperlink w:anchor="_Toc243046482" w:history="1">
            <w:r w:rsidRPr="003D0B11">
              <w:rPr>
                <w:rStyle w:val="Hyperlink"/>
                <w:noProof/>
              </w:rPr>
              <w:t>4.1 Combining recent observations with habitat for daily searches</w:t>
            </w:r>
            <w:r>
              <w:rPr>
                <w:noProof/>
                <w:webHidden/>
              </w:rPr>
              <w:tab/>
            </w:r>
            <w:r>
              <w:rPr>
                <w:noProof/>
                <w:webHidden/>
              </w:rPr>
              <w:fldChar w:fldCharType="begin"/>
            </w:r>
            <w:r>
              <w:rPr>
                <w:noProof/>
                <w:webHidden/>
              </w:rPr>
              <w:instrText xml:space="preserve"> PAGEREF _Toc243046482 \h </w:instrText>
            </w:r>
            <w:r>
              <w:rPr>
                <w:noProof/>
                <w:webHidden/>
              </w:rPr>
            </w:r>
            <w:r>
              <w:rPr>
                <w:noProof/>
                <w:webHidden/>
              </w:rPr>
              <w:fldChar w:fldCharType="separate"/>
            </w:r>
            <w:r>
              <w:rPr>
                <w:noProof/>
                <w:webHidden/>
              </w:rPr>
              <w:t>1</w:t>
            </w:r>
            <w:r>
              <w:rPr>
                <w:noProof/>
                <w:webHidden/>
              </w:rPr>
              <w:fldChar w:fldCharType="end"/>
            </w:r>
          </w:hyperlink>
        </w:p>
        <w:p w14:paraId="7207F4CB" w14:textId="77777777" w:rsidR="00BE48C5" w:rsidRDefault="00BE48C5">
          <w:pPr>
            <w:pStyle w:val="TOC2"/>
            <w:tabs>
              <w:tab w:val="right" w:leader="dot" w:pos="9016"/>
            </w:tabs>
            <w:rPr>
              <w:noProof/>
            </w:rPr>
          </w:pPr>
          <w:hyperlink w:anchor="_Toc243046483" w:history="1">
            <w:r w:rsidRPr="003D0B11">
              <w:rPr>
                <w:rStyle w:val="Hyperlink"/>
                <w:noProof/>
              </w:rPr>
              <w:t>4.2 Maintaining coverage during manta surveillance</w:t>
            </w:r>
            <w:r>
              <w:rPr>
                <w:noProof/>
                <w:webHidden/>
              </w:rPr>
              <w:tab/>
            </w:r>
            <w:r>
              <w:rPr>
                <w:noProof/>
                <w:webHidden/>
              </w:rPr>
              <w:fldChar w:fldCharType="begin"/>
            </w:r>
            <w:r>
              <w:rPr>
                <w:noProof/>
                <w:webHidden/>
              </w:rPr>
              <w:instrText xml:space="preserve"> PAGEREF _Toc243046483 \h </w:instrText>
            </w:r>
            <w:r>
              <w:rPr>
                <w:noProof/>
                <w:webHidden/>
              </w:rPr>
            </w:r>
            <w:r>
              <w:rPr>
                <w:noProof/>
                <w:webHidden/>
              </w:rPr>
              <w:fldChar w:fldCharType="separate"/>
            </w:r>
            <w:r>
              <w:rPr>
                <w:noProof/>
                <w:webHidden/>
              </w:rPr>
              <w:t>1</w:t>
            </w:r>
            <w:r>
              <w:rPr>
                <w:noProof/>
                <w:webHidden/>
              </w:rPr>
              <w:fldChar w:fldCharType="end"/>
            </w:r>
          </w:hyperlink>
        </w:p>
        <w:p w14:paraId="3646F3ED" w14:textId="77777777" w:rsidR="00BE48C5" w:rsidRDefault="00BE48C5">
          <w:pPr>
            <w:pStyle w:val="TOC2"/>
            <w:tabs>
              <w:tab w:val="right" w:leader="dot" w:pos="9016"/>
            </w:tabs>
            <w:rPr>
              <w:noProof/>
            </w:rPr>
          </w:pPr>
          <w:hyperlink w:anchor="_Toc243046484" w:history="1">
            <w:r w:rsidRPr="003D0B11">
              <w:rPr>
                <w:rStyle w:val="Hyperlink"/>
                <w:noProof/>
              </w:rPr>
              <w:t>4.3 Assessing the culling program from 2012 to the present and beyond</w:t>
            </w:r>
            <w:r>
              <w:rPr>
                <w:noProof/>
                <w:webHidden/>
              </w:rPr>
              <w:tab/>
            </w:r>
            <w:r>
              <w:rPr>
                <w:noProof/>
                <w:webHidden/>
              </w:rPr>
              <w:fldChar w:fldCharType="begin"/>
            </w:r>
            <w:r>
              <w:rPr>
                <w:noProof/>
                <w:webHidden/>
              </w:rPr>
              <w:instrText xml:space="preserve"> PAGEREF _Toc243046484 \h </w:instrText>
            </w:r>
            <w:r>
              <w:rPr>
                <w:noProof/>
                <w:webHidden/>
              </w:rPr>
            </w:r>
            <w:r>
              <w:rPr>
                <w:noProof/>
                <w:webHidden/>
              </w:rPr>
              <w:fldChar w:fldCharType="separate"/>
            </w:r>
            <w:r>
              <w:rPr>
                <w:noProof/>
                <w:webHidden/>
              </w:rPr>
              <w:t>1</w:t>
            </w:r>
            <w:r>
              <w:rPr>
                <w:noProof/>
                <w:webHidden/>
              </w:rPr>
              <w:fldChar w:fldCharType="end"/>
            </w:r>
          </w:hyperlink>
        </w:p>
        <w:p w14:paraId="5B089F64" w14:textId="77777777" w:rsidR="00BE48C5" w:rsidRDefault="00BE48C5">
          <w:pPr>
            <w:pStyle w:val="TOC2"/>
            <w:tabs>
              <w:tab w:val="right" w:leader="dot" w:pos="9016"/>
            </w:tabs>
            <w:rPr>
              <w:noProof/>
            </w:rPr>
          </w:pPr>
          <w:hyperlink w:anchor="_Toc243046485" w:history="1">
            <w:r w:rsidRPr="003D0B11">
              <w:rPr>
                <w:rStyle w:val="Hyperlink"/>
                <w:noProof/>
              </w:rPr>
              <w:t>4.4 Projecting suppression of the fifth primary irruption wave</w:t>
            </w:r>
            <w:r>
              <w:rPr>
                <w:noProof/>
                <w:webHidden/>
              </w:rPr>
              <w:tab/>
            </w:r>
            <w:r>
              <w:rPr>
                <w:noProof/>
                <w:webHidden/>
              </w:rPr>
              <w:fldChar w:fldCharType="begin"/>
            </w:r>
            <w:r>
              <w:rPr>
                <w:noProof/>
                <w:webHidden/>
              </w:rPr>
              <w:instrText xml:space="preserve"> PAGEREF _Toc243046485 \h </w:instrText>
            </w:r>
            <w:r>
              <w:rPr>
                <w:noProof/>
                <w:webHidden/>
              </w:rPr>
            </w:r>
            <w:r>
              <w:rPr>
                <w:noProof/>
                <w:webHidden/>
              </w:rPr>
              <w:fldChar w:fldCharType="separate"/>
            </w:r>
            <w:r>
              <w:rPr>
                <w:noProof/>
                <w:webHidden/>
              </w:rPr>
              <w:t>1</w:t>
            </w:r>
            <w:r>
              <w:rPr>
                <w:noProof/>
                <w:webHidden/>
              </w:rPr>
              <w:fldChar w:fldCharType="end"/>
            </w:r>
          </w:hyperlink>
        </w:p>
        <w:p w14:paraId="74D7A66D" w14:textId="77777777" w:rsidR="00BE48C5" w:rsidRDefault="00BE48C5">
          <w:pPr>
            <w:pStyle w:val="TOC2"/>
            <w:tabs>
              <w:tab w:val="right" w:leader="dot" w:pos="9016"/>
            </w:tabs>
            <w:rPr>
              <w:noProof/>
            </w:rPr>
          </w:pPr>
          <w:hyperlink w:anchor="_Toc243046486" w:history="1">
            <w:r w:rsidRPr="003D0B11">
              <w:rPr>
                <w:rStyle w:val="Hyperlink"/>
                <w:noProof/>
              </w:rPr>
              <w:t>4.5 Monitoring operational performance</w:t>
            </w:r>
            <w:r>
              <w:rPr>
                <w:noProof/>
                <w:webHidden/>
              </w:rPr>
              <w:tab/>
            </w:r>
            <w:r>
              <w:rPr>
                <w:noProof/>
                <w:webHidden/>
              </w:rPr>
              <w:fldChar w:fldCharType="begin"/>
            </w:r>
            <w:r>
              <w:rPr>
                <w:noProof/>
                <w:webHidden/>
              </w:rPr>
              <w:instrText xml:space="preserve"> PAGEREF _Toc243046486 \h </w:instrText>
            </w:r>
            <w:r>
              <w:rPr>
                <w:noProof/>
                <w:webHidden/>
              </w:rPr>
            </w:r>
            <w:r>
              <w:rPr>
                <w:noProof/>
                <w:webHidden/>
              </w:rPr>
              <w:fldChar w:fldCharType="separate"/>
            </w:r>
            <w:r>
              <w:rPr>
                <w:noProof/>
                <w:webHidden/>
              </w:rPr>
              <w:t>1</w:t>
            </w:r>
            <w:r>
              <w:rPr>
                <w:noProof/>
                <w:webHidden/>
              </w:rPr>
              <w:fldChar w:fldCharType="end"/>
            </w:r>
          </w:hyperlink>
        </w:p>
        <w:p w14:paraId="1018A168" w14:textId="77777777" w:rsidR="00BE48C5" w:rsidRDefault="00BE48C5">
          <w:pPr>
            <w:pStyle w:val="TOC1"/>
            <w:tabs>
              <w:tab w:val="right" w:leader="dot" w:pos="9016"/>
            </w:tabs>
            <w:rPr>
              <w:noProof/>
            </w:rPr>
          </w:pPr>
          <w:hyperlink w:anchor="_Toc243046487" w:history="1">
            <w:r w:rsidRPr="003D0B11">
              <w:rPr>
                <w:rStyle w:val="Hyperlink"/>
                <w:noProof/>
              </w:rPr>
              <w:t>5. Limitations</w:t>
            </w:r>
            <w:r>
              <w:rPr>
                <w:noProof/>
                <w:webHidden/>
              </w:rPr>
              <w:tab/>
            </w:r>
            <w:r>
              <w:rPr>
                <w:noProof/>
                <w:webHidden/>
              </w:rPr>
              <w:fldChar w:fldCharType="begin"/>
            </w:r>
            <w:r>
              <w:rPr>
                <w:noProof/>
                <w:webHidden/>
              </w:rPr>
              <w:instrText xml:space="preserve"> PAGEREF _Toc243046487 \h </w:instrText>
            </w:r>
            <w:r>
              <w:rPr>
                <w:noProof/>
                <w:webHidden/>
              </w:rPr>
            </w:r>
            <w:r>
              <w:rPr>
                <w:noProof/>
                <w:webHidden/>
              </w:rPr>
              <w:fldChar w:fldCharType="separate"/>
            </w:r>
            <w:r>
              <w:rPr>
                <w:noProof/>
                <w:webHidden/>
              </w:rPr>
              <w:t>1</w:t>
            </w:r>
            <w:r>
              <w:rPr>
                <w:noProof/>
                <w:webHidden/>
              </w:rPr>
              <w:fldChar w:fldCharType="end"/>
            </w:r>
          </w:hyperlink>
        </w:p>
        <w:p w14:paraId="1BF4C55C" w14:textId="77777777" w:rsidR="00BE48C5" w:rsidRDefault="00BE48C5">
          <w:pPr>
            <w:pStyle w:val="TOC1"/>
            <w:tabs>
              <w:tab w:val="right" w:leader="dot" w:pos="9016"/>
            </w:tabs>
            <w:rPr>
              <w:noProof/>
            </w:rPr>
          </w:pPr>
          <w:hyperlink w:anchor="_Toc243046488" w:history="1">
            <w:r w:rsidRPr="003D0B11">
              <w:rPr>
                <w:rStyle w:val="Hyperlink"/>
                <w:noProof/>
              </w:rPr>
              <w:t>6. Recommendations and next steps</w:t>
            </w:r>
            <w:r>
              <w:rPr>
                <w:noProof/>
                <w:webHidden/>
              </w:rPr>
              <w:tab/>
            </w:r>
            <w:r>
              <w:rPr>
                <w:noProof/>
                <w:webHidden/>
              </w:rPr>
              <w:fldChar w:fldCharType="begin"/>
            </w:r>
            <w:r>
              <w:rPr>
                <w:noProof/>
                <w:webHidden/>
              </w:rPr>
              <w:instrText xml:space="preserve"> PAGEREF _Toc243046488 \h </w:instrText>
            </w:r>
            <w:r>
              <w:rPr>
                <w:noProof/>
                <w:webHidden/>
              </w:rPr>
            </w:r>
            <w:r>
              <w:rPr>
                <w:noProof/>
                <w:webHidden/>
              </w:rPr>
              <w:fldChar w:fldCharType="separate"/>
            </w:r>
            <w:r>
              <w:rPr>
                <w:noProof/>
                <w:webHidden/>
              </w:rPr>
              <w:t>1</w:t>
            </w:r>
            <w:r>
              <w:rPr>
                <w:noProof/>
                <w:webHidden/>
              </w:rPr>
              <w:fldChar w:fldCharType="end"/>
            </w:r>
          </w:hyperlink>
        </w:p>
        <w:p w14:paraId="18442534" w14:textId="77777777" w:rsidR="00BE48C5" w:rsidRDefault="00BE48C5">
          <w:pPr>
            <w:pStyle w:val="TOC1"/>
            <w:tabs>
              <w:tab w:val="right" w:leader="dot" w:pos="9016"/>
            </w:tabs>
            <w:rPr>
              <w:noProof/>
            </w:rPr>
          </w:pPr>
          <w:hyperlink w:anchor="_Toc243046489" w:history="1">
            <w:r w:rsidRPr="003D0B11">
              <w:rPr>
                <w:rStyle w:val="Hyperlink"/>
                <w:noProof/>
              </w:rPr>
              <w:t>Acknowledgements</w:t>
            </w:r>
            <w:r>
              <w:rPr>
                <w:noProof/>
                <w:webHidden/>
              </w:rPr>
              <w:tab/>
            </w:r>
            <w:r>
              <w:rPr>
                <w:noProof/>
                <w:webHidden/>
              </w:rPr>
              <w:fldChar w:fldCharType="begin"/>
            </w:r>
            <w:r>
              <w:rPr>
                <w:noProof/>
                <w:webHidden/>
              </w:rPr>
              <w:instrText xml:space="preserve"> PAGEREF _Toc243046489 \h </w:instrText>
            </w:r>
            <w:r>
              <w:rPr>
                <w:noProof/>
                <w:webHidden/>
              </w:rPr>
            </w:r>
            <w:r>
              <w:rPr>
                <w:noProof/>
                <w:webHidden/>
              </w:rPr>
              <w:fldChar w:fldCharType="separate"/>
            </w:r>
            <w:r>
              <w:rPr>
                <w:noProof/>
                <w:webHidden/>
              </w:rPr>
              <w:t>1</w:t>
            </w:r>
            <w:r>
              <w:rPr>
                <w:noProof/>
                <w:webHidden/>
              </w:rPr>
              <w:fldChar w:fldCharType="end"/>
            </w:r>
          </w:hyperlink>
        </w:p>
        <w:p w14:paraId="0953FA03" w14:textId="77777777" w:rsidR="00BE48C5" w:rsidRDefault="00BE48C5">
          <w:pPr>
            <w:pStyle w:val="TOC1"/>
            <w:tabs>
              <w:tab w:val="right" w:leader="dot" w:pos="9016"/>
            </w:tabs>
            <w:rPr>
              <w:noProof/>
            </w:rPr>
          </w:pPr>
          <w:hyperlink w:anchor="_Toc243046490" w:history="1">
            <w:r w:rsidRPr="003D0B11">
              <w:rPr>
                <w:rStyle w:val="Hyperlink"/>
                <w:noProof/>
              </w:rPr>
              <w:t>References</w:t>
            </w:r>
            <w:r>
              <w:rPr>
                <w:noProof/>
                <w:webHidden/>
              </w:rPr>
              <w:tab/>
            </w:r>
            <w:r>
              <w:rPr>
                <w:noProof/>
                <w:webHidden/>
              </w:rPr>
              <w:fldChar w:fldCharType="begin"/>
            </w:r>
            <w:r>
              <w:rPr>
                <w:noProof/>
                <w:webHidden/>
              </w:rPr>
              <w:instrText xml:space="preserve"> PAGEREF _Toc243046490 \h </w:instrText>
            </w:r>
            <w:r>
              <w:rPr>
                <w:noProof/>
                <w:webHidden/>
              </w:rPr>
            </w:r>
            <w:r>
              <w:rPr>
                <w:noProof/>
                <w:webHidden/>
              </w:rPr>
              <w:fldChar w:fldCharType="separate"/>
            </w:r>
            <w:r>
              <w:rPr>
                <w:noProof/>
                <w:webHidden/>
              </w:rPr>
              <w:t>1</w:t>
            </w:r>
            <w:r>
              <w:rPr>
                <w:noProof/>
                <w:webHidden/>
              </w:rPr>
              <w:fldChar w:fldCharType="end"/>
            </w:r>
          </w:hyperlink>
        </w:p>
        <w:p w14:paraId="75AAE874" w14:textId="77777777" w:rsidR="00BE48C5" w:rsidRDefault="00BE48C5">
          <w:pPr>
            <w:pStyle w:val="TOC1"/>
            <w:tabs>
              <w:tab w:val="right" w:leader="dot" w:pos="9016"/>
            </w:tabs>
            <w:rPr>
              <w:noProof/>
            </w:rPr>
          </w:pPr>
          <w:hyperlink w:anchor="_Toc243046491" w:history="1">
            <w:r w:rsidRPr="003D0B11">
              <w:rPr>
                <w:rStyle w:val="Hyperlink"/>
                <w:noProof/>
              </w:rPr>
              <w:t>Appendices</w:t>
            </w:r>
            <w:r>
              <w:rPr>
                <w:noProof/>
                <w:webHidden/>
              </w:rPr>
              <w:tab/>
            </w:r>
            <w:r>
              <w:rPr>
                <w:noProof/>
                <w:webHidden/>
              </w:rPr>
              <w:fldChar w:fldCharType="begin"/>
            </w:r>
            <w:r>
              <w:rPr>
                <w:noProof/>
                <w:webHidden/>
              </w:rPr>
              <w:instrText xml:space="preserve"> PAGEREF _Toc243046491 \h </w:instrText>
            </w:r>
            <w:r>
              <w:rPr>
                <w:noProof/>
                <w:webHidden/>
              </w:rPr>
            </w:r>
            <w:r>
              <w:rPr>
                <w:noProof/>
                <w:webHidden/>
              </w:rPr>
              <w:fldChar w:fldCharType="separate"/>
            </w:r>
            <w:r>
              <w:rPr>
                <w:noProof/>
                <w:webHidden/>
              </w:rPr>
              <w:t>1</w:t>
            </w:r>
            <w:r>
              <w:rPr>
                <w:noProof/>
                <w:webHidden/>
              </w:rPr>
              <w:fldChar w:fldCharType="end"/>
            </w:r>
          </w:hyperlink>
        </w:p>
        <w:p w14:paraId="38A4A027" w14:textId="77777777" w:rsidR="00BE48C5" w:rsidRDefault="00BE48C5">
          <w:pPr>
            <w:pStyle w:val="TOC2"/>
            <w:tabs>
              <w:tab w:val="right" w:leader="dot" w:pos="9016"/>
            </w:tabs>
            <w:rPr>
              <w:noProof/>
            </w:rPr>
          </w:pPr>
          <w:hyperlink w:anchor="_Toc243046492" w:history="1">
            <w:r w:rsidRPr="003D0B11">
              <w:rPr>
                <w:rStyle w:val="Hyperlink"/>
                <w:noProof/>
              </w:rPr>
              <w:t>Appendix A: Delivered layers and products</w:t>
            </w:r>
            <w:r>
              <w:rPr>
                <w:noProof/>
                <w:webHidden/>
              </w:rPr>
              <w:tab/>
            </w:r>
            <w:r>
              <w:rPr>
                <w:noProof/>
                <w:webHidden/>
              </w:rPr>
              <w:fldChar w:fldCharType="begin"/>
            </w:r>
            <w:r>
              <w:rPr>
                <w:noProof/>
                <w:webHidden/>
              </w:rPr>
              <w:instrText xml:space="preserve"> PAGEREF _Toc243046492 \h </w:instrText>
            </w:r>
            <w:r>
              <w:rPr>
                <w:noProof/>
                <w:webHidden/>
              </w:rPr>
            </w:r>
            <w:r>
              <w:rPr>
                <w:noProof/>
                <w:webHidden/>
              </w:rPr>
              <w:fldChar w:fldCharType="separate"/>
            </w:r>
            <w:r>
              <w:rPr>
                <w:noProof/>
                <w:webHidden/>
              </w:rPr>
              <w:t>1</w:t>
            </w:r>
            <w:r>
              <w:rPr>
                <w:noProof/>
                <w:webHidden/>
              </w:rPr>
              <w:fldChar w:fldCharType="end"/>
            </w:r>
          </w:hyperlink>
        </w:p>
        <w:p w14:paraId="1EA0D54E" w14:textId="77777777" w:rsidR="00BE48C5" w:rsidRDefault="00BE48C5">
          <w:pPr>
            <w:pStyle w:val="TOC2"/>
            <w:tabs>
              <w:tab w:val="right" w:leader="dot" w:pos="9016"/>
            </w:tabs>
            <w:rPr>
              <w:noProof/>
            </w:rPr>
          </w:pPr>
          <w:hyperlink w:anchor="_Toc243046493" w:history="1">
            <w:r w:rsidRPr="003D0B11">
              <w:rPr>
                <w:rStyle w:val="Hyperlink"/>
                <w:noProof/>
              </w:rPr>
              <w:t>Appendix B: Predictors</w:t>
            </w:r>
            <w:r>
              <w:rPr>
                <w:noProof/>
                <w:webHidden/>
              </w:rPr>
              <w:tab/>
            </w:r>
            <w:r>
              <w:rPr>
                <w:noProof/>
                <w:webHidden/>
              </w:rPr>
              <w:fldChar w:fldCharType="begin"/>
            </w:r>
            <w:r>
              <w:rPr>
                <w:noProof/>
                <w:webHidden/>
              </w:rPr>
              <w:instrText xml:space="preserve"> PAGEREF _Toc243046493 \h </w:instrText>
            </w:r>
            <w:r>
              <w:rPr>
                <w:noProof/>
                <w:webHidden/>
              </w:rPr>
            </w:r>
            <w:r>
              <w:rPr>
                <w:noProof/>
                <w:webHidden/>
              </w:rPr>
              <w:fldChar w:fldCharType="separate"/>
            </w:r>
            <w:r>
              <w:rPr>
                <w:noProof/>
                <w:webHidden/>
              </w:rPr>
              <w:t>1</w:t>
            </w:r>
            <w:r>
              <w:rPr>
                <w:noProof/>
                <w:webHidden/>
              </w:rPr>
              <w:fldChar w:fldCharType="end"/>
            </w:r>
          </w:hyperlink>
        </w:p>
        <w:p w14:paraId="1B23E2B6" w14:textId="77777777" w:rsidR="00BE48C5" w:rsidRDefault="00BE48C5">
          <w:pPr>
            <w:pStyle w:val="TOC2"/>
            <w:tabs>
              <w:tab w:val="right" w:leader="dot" w:pos="9016"/>
            </w:tabs>
            <w:rPr>
              <w:noProof/>
            </w:rPr>
          </w:pPr>
          <w:hyperlink w:anchor="_Toc243046494" w:history="1">
            <w:r w:rsidRPr="003D0B11">
              <w:rPr>
                <w:rStyle w:val="Hyperlink"/>
                <w:noProof/>
              </w:rPr>
              <w:t>Appendix C: HMSC joint model</w:t>
            </w:r>
            <w:r>
              <w:rPr>
                <w:noProof/>
                <w:webHidden/>
              </w:rPr>
              <w:tab/>
            </w:r>
            <w:r>
              <w:rPr>
                <w:noProof/>
                <w:webHidden/>
              </w:rPr>
              <w:fldChar w:fldCharType="begin"/>
            </w:r>
            <w:r>
              <w:rPr>
                <w:noProof/>
                <w:webHidden/>
              </w:rPr>
              <w:instrText xml:space="preserve"> PAGEREF _Toc243046494 \h </w:instrText>
            </w:r>
            <w:r>
              <w:rPr>
                <w:noProof/>
                <w:webHidden/>
              </w:rPr>
            </w:r>
            <w:r>
              <w:rPr>
                <w:noProof/>
                <w:webHidden/>
              </w:rPr>
              <w:fldChar w:fldCharType="separate"/>
            </w:r>
            <w:r>
              <w:rPr>
                <w:noProof/>
                <w:webHidden/>
              </w:rPr>
              <w:t>1</w:t>
            </w:r>
            <w:r>
              <w:rPr>
                <w:noProof/>
                <w:webHidden/>
              </w:rPr>
              <w:fldChar w:fldCharType="end"/>
            </w:r>
          </w:hyperlink>
        </w:p>
        <w:p w14:paraId="4ABD1DA2" w14:textId="77777777" w:rsidR="00BE48C5" w:rsidRDefault="00BE48C5">
          <w:pPr>
            <w:pStyle w:val="TOC2"/>
            <w:tabs>
              <w:tab w:val="right" w:leader="dot" w:pos="9016"/>
            </w:tabs>
            <w:rPr>
              <w:noProof/>
            </w:rPr>
          </w:pPr>
          <w:hyperlink w:anchor="_Toc243046495" w:history="1">
            <w:r w:rsidRPr="003D0B11">
              <w:rPr>
                <w:rStyle w:val="Hyperlink"/>
                <w:noProof/>
              </w:rPr>
              <w:t>Appendix D: Supplementary validation</w:t>
            </w:r>
            <w:r>
              <w:rPr>
                <w:noProof/>
                <w:webHidden/>
              </w:rPr>
              <w:tab/>
            </w:r>
            <w:r>
              <w:rPr>
                <w:noProof/>
                <w:webHidden/>
              </w:rPr>
              <w:fldChar w:fldCharType="begin"/>
            </w:r>
            <w:r>
              <w:rPr>
                <w:noProof/>
                <w:webHidden/>
              </w:rPr>
              <w:instrText xml:space="preserve"> PAGEREF _Toc243046495 \h </w:instrText>
            </w:r>
            <w:r>
              <w:rPr>
                <w:noProof/>
                <w:webHidden/>
              </w:rPr>
            </w:r>
            <w:r>
              <w:rPr>
                <w:noProof/>
                <w:webHidden/>
              </w:rPr>
              <w:fldChar w:fldCharType="separate"/>
            </w:r>
            <w:r>
              <w:rPr>
                <w:noProof/>
                <w:webHidden/>
              </w:rPr>
              <w:t>1</w:t>
            </w:r>
            <w:r>
              <w:rPr>
                <w:noProof/>
                <w:webHidden/>
              </w:rPr>
              <w:fldChar w:fldCharType="end"/>
            </w:r>
          </w:hyperlink>
        </w:p>
        <w:p w14:paraId="5426AE8F" w14:textId="77777777" w:rsidR="00BE48C5" w:rsidRDefault="00BE48C5">
          <w:pPr>
            <w:pStyle w:val="TOC2"/>
            <w:tabs>
              <w:tab w:val="right" w:leader="dot" w:pos="9016"/>
            </w:tabs>
            <w:rPr>
              <w:noProof/>
            </w:rPr>
          </w:pPr>
          <w:hyperlink w:anchor="_Toc243046496" w:history="1">
            <w:r w:rsidRPr="003D0B11">
              <w:rPr>
                <w:rStyle w:val="Hyperlink"/>
                <w:noProof/>
              </w:rPr>
              <w:t>Appendix E: Alignment with the CCIP-BR-13 Work Plan</w:t>
            </w:r>
            <w:r>
              <w:rPr>
                <w:noProof/>
                <w:webHidden/>
              </w:rPr>
              <w:tab/>
            </w:r>
            <w:r>
              <w:rPr>
                <w:noProof/>
                <w:webHidden/>
              </w:rPr>
              <w:fldChar w:fldCharType="begin"/>
            </w:r>
            <w:r>
              <w:rPr>
                <w:noProof/>
                <w:webHidden/>
              </w:rPr>
              <w:instrText xml:space="preserve"> PAGEREF _Toc243046496 \h </w:instrText>
            </w:r>
            <w:r>
              <w:rPr>
                <w:noProof/>
                <w:webHidden/>
              </w:rPr>
            </w:r>
            <w:r>
              <w:rPr>
                <w:noProof/>
                <w:webHidden/>
              </w:rPr>
              <w:fldChar w:fldCharType="separate"/>
            </w:r>
            <w:r>
              <w:rPr>
                <w:noProof/>
                <w:webHidden/>
              </w:rPr>
              <w:t>1</w:t>
            </w:r>
            <w:r>
              <w:rPr>
                <w:noProof/>
                <w:webHidden/>
              </w:rPr>
              <w:fldChar w:fldCharType="end"/>
            </w:r>
          </w:hyperlink>
        </w:p>
        <w:p w14:paraId="6B039490" w14:textId="77777777" w:rsidR="00BE48C5" w:rsidRDefault="00BE48C5">
          <w:pPr>
            <w:pStyle w:val="TOC2"/>
            <w:tabs>
              <w:tab w:val="right" w:leader="dot" w:pos="9016"/>
            </w:tabs>
            <w:rPr>
              <w:noProof/>
            </w:rPr>
          </w:pPr>
          <w:hyperlink w:anchor="_Toc243046497" w:history="1">
            <w:r w:rsidRPr="003D0B11">
              <w:rPr>
                <w:rStyle w:val="Hyperlink"/>
                <w:noProof/>
              </w:rPr>
              <w:t>Appendix F: Reproducibility</w:t>
            </w:r>
            <w:r>
              <w:rPr>
                <w:noProof/>
                <w:webHidden/>
              </w:rPr>
              <w:tab/>
            </w:r>
            <w:r>
              <w:rPr>
                <w:noProof/>
                <w:webHidden/>
              </w:rPr>
              <w:fldChar w:fldCharType="begin"/>
            </w:r>
            <w:r>
              <w:rPr>
                <w:noProof/>
                <w:webHidden/>
              </w:rPr>
              <w:instrText xml:space="preserve"> PAGEREF _Toc243046497 \h </w:instrText>
            </w:r>
            <w:r>
              <w:rPr>
                <w:noProof/>
                <w:webHidden/>
              </w:rPr>
            </w:r>
            <w:r>
              <w:rPr>
                <w:noProof/>
                <w:webHidden/>
              </w:rPr>
              <w:fldChar w:fldCharType="separate"/>
            </w:r>
            <w:r>
              <w:rPr>
                <w:noProof/>
                <w:webHidden/>
              </w:rPr>
              <w:t>1</w:t>
            </w:r>
            <w:r>
              <w:rPr>
                <w:noProof/>
                <w:webHidden/>
              </w:rPr>
              <w:fldChar w:fldCharType="end"/>
            </w:r>
          </w:hyperlink>
        </w:p>
        <w:p w14:paraId="036758BE" w14:textId="77777777" w:rsidR="00CE6D25" w:rsidRDefault="00000000">
          <w:r>
            <w:fldChar w:fldCharType="end"/>
          </w:r>
        </w:p>
      </w:sdtContent>
    </w:sdt>
    <w:p w14:paraId="2EC43163" w14:textId="77777777" w:rsidR="00CE6D25" w:rsidRDefault="00000000">
      <w:pPr>
        <w:pStyle w:val="FirstParagraph"/>
      </w:pPr>
      <w:r>
        <w:rPr>
          <w:b/>
          <w:bCs/>
        </w:rPr>
        <w:t>Suggested citation:</w:t>
      </w:r>
      <w:r>
        <w:t xml:space="preserve"> [TO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14:paraId="37A77DEE" w14:textId="77777777" w:rsidR="00CE6D25" w:rsidRDefault="00000000">
      <w:r>
        <w:lastRenderedPageBreak/>
        <w:br w:type="page"/>
      </w:r>
    </w:p>
    <w:p w14:paraId="2F96DA92" w14:textId="77777777" w:rsidR="00CE6D25" w:rsidRDefault="00000000">
      <w:pPr>
        <w:pStyle w:val="Heading1"/>
      </w:pPr>
      <w:bookmarkStart w:id="14" w:name="executive-summary"/>
      <w:bookmarkStart w:id="15" w:name="_Toc243046454"/>
      <w:r>
        <w:lastRenderedPageBreak/>
        <w:t>Executive summary</w:t>
      </w:r>
      <w:bookmarkEnd w:id="15"/>
    </w:p>
    <w:p w14:paraId="494BD4FA" w14:textId="77777777" w:rsidR="00CE6D25" w:rsidRDefault="00000000">
      <w:pPr>
        <w:pStyle w:val="FirstParagraph"/>
      </w:pPr>
      <w:r>
        <w:t>The COTS Control Program spends much of its vessel time searching for crown-of-thorns starfish (COTS). Crews tow manta observers around reefs and dive designated cull sites, many holding few or no COTS. Project CCIP-BR-13 set out to make that search more efficient at the scale where crews decide, within a reef. It had two strands:</w:t>
      </w:r>
    </w:p>
    <w:p w14:paraId="7D364EA9" w14:textId="215DB87A" w:rsidR="00CE6D25" w:rsidRDefault="00000000">
      <w:pPr>
        <w:pStyle w:val="Compact"/>
        <w:numPr>
          <w:ilvl w:val="0"/>
          <w:numId w:val="2"/>
        </w:numPr>
      </w:pPr>
      <w:r>
        <w:t xml:space="preserve">fine-scale </w:t>
      </w:r>
      <w:ins w:id="16" w:author="Sam Matthews" w:date="2026-10-16T13:08:00Z" w16du:dateUtc="2026-10-16T03:08:00Z">
        <w:r w:rsidR="00272FF7">
          <w:t xml:space="preserve">habitat suitability </w:t>
        </w:r>
      </w:ins>
      <w:r>
        <w:t>layers and rankings showing where on a reef to tow and dive first;</w:t>
      </w:r>
    </w:p>
    <w:p w14:paraId="2774B36A" w14:textId="77777777" w:rsidR="00CE6D25" w:rsidRDefault="00000000">
      <w:pPr>
        <w:pStyle w:val="Compact"/>
        <w:numPr>
          <w:ilvl w:val="0"/>
          <w:numId w:val="2"/>
        </w:numPr>
      </w:pPr>
      <w:r>
        <w:t>a prototype metacommunity model for control strategies across reef clusters.</w:t>
      </w:r>
    </w:p>
    <w:p w14:paraId="4313B376" w14:textId="77777777" w:rsidR="00CE6D25" w:rsidRDefault="00000000">
      <w:pPr>
        <w:pStyle w:val="FirstParagraph"/>
      </w:pPr>
      <w:r>
        <w:t>Every search-efficiency result below was tested on held-out data against a no-information baseline at the same effort.</w:t>
      </w:r>
    </w:p>
    <w:p w14:paraId="65D89A6B" w14:textId="77777777" w:rsidR="00CE6D25" w:rsidRDefault="00000000">
      <w:pPr>
        <w:pStyle w:val="BodyText"/>
      </w:pPr>
      <w:r>
        <w:rPr>
          <w:b/>
          <w:bCs/>
        </w:rPr>
        <w:t>Key findings</w:t>
      </w:r>
    </w:p>
    <w:p w14:paraId="41A8F1EF" w14:textId="77777777" w:rsidR="00CE6D25" w:rsidRDefault="00000000">
      <w:pPr>
        <w:pStyle w:val="Compact"/>
        <w:numPr>
          <w:ilvl w:val="0"/>
          <w:numId w:val="3"/>
        </w:numPr>
      </w:pPr>
      <w:r>
        <w:rPr>
          <w:b/>
          <w:bCs/>
        </w:rPr>
        <w:t>Recent evidence combined with predicted habitat makes cull-site searches more efficient.</w:t>
      </w:r>
      <w:r>
        <w:t xml:space="preserve"> Sites were ranked by last season’s cull dives and manta tows, with the 30 m habitat layer ordering sites without recent evidence. For the same 90% of problematic dives (at least 0.02 COTS per minute of bottom time), the share of sites searched fell from 88% to 82%. Low-density dives avoided rose from 10% to 16%, and ghost dives (no COTS) avoided from 13% to 21%. In 2022–2026, keeping 80% of problematic dives needed only 61% of sites, against 74%.</w:t>
      </w:r>
    </w:p>
    <w:p w14:paraId="0956295B" w14:textId="77777777" w:rsidR="00CE6D25" w:rsidRDefault="00000000">
      <w:pPr>
        <w:pStyle w:val="Compact"/>
        <w:numPr>
          <w:ilvl w:val="0"/>
          <w:numId w:val="3"/>
        </w:numPr>
      </w:pPr>
      <w:r>
        <w:rPr>
          <w:b/>
          <w:bCs/>
        </w:rPr>
        <w:t>It held up season after season.</w:t>
      </w:r>
      <w:r>
        <w:t xml:space="preserve"> Trained only on earlier seasons, the combined ranking avoided more low-density dives than habitat alone in every season from 2022, and searched fewer sites in every season from 2023.</w:t>
      </w:r>
    </w:p>
    <w:p w14:paraId="497D3F21" w14:textId="77777777" w:rsidR="00CE6D25" w:rsidRDefault="00000000">
      <w:pPr>
        <w:pStyle w:val="Compact"/>
        <w:numPr>
          <w:ilvl w:val="0"/>
          <w:numId w:val="3"/>
        </w:numPr>
      </w:pPr>
      <w:r>
        <w:rPr>
          <w:b/>
          <w:bCs/>
        </w:rPr>
        <w:t>Each source covers the other’s gaps.</w:t>
      </w:r>
    </w:p>
    <w:p w14:paraId="64EBC23B" w14:textId="77777777" w:rsidR="00CE6D25" w:rsidRDefault="00000000">
      <w:pPr>
        <w:pStyle w:val="Compact"/>
        <w:numPr>
          <w:ilvl w:val="1"/>
          <w:numId w:val="4"/>
        </w:numPr>
      </w:pPr>
      <w:r>
        <w:t>Past cull records plus habitat forecast next season’s problematic sites with an AUC of 0.68, against 0.57 for habitat alone.</w:t>
      </w:r>
    </w:p>
    <w:p w14:paraId="43874B31" w14:textId="77777777" w:rsidR="00CE6D25" w:rsidRDefault="00000000">
      <w:pPr>
        <w:pStyle w:val="Compact"/>
        <w:numPr>
          <w:ilvl w:val="1"/>
          <w:numId w:val="4"/>
        </w:numPr>
      </w:pPr>
      <w:r>
        <w:t>History lies within reach of only 9% of reef cells, and 67% of designated sites are on reefs with no recent visits. There, habitat supplies the first search order.</w:t>
      </w:r>
    </w:p>
    <w:p w14:paraId="385C7702" w14:textId="77777777" w:rsidR="00CE6D25" w:rsidRDefault="00000000">
      <w:pPr>
        <w:pStyle w:val="Compact"/>
        <w:numPr>
          <w:ilvl w:val="1"/>
          <w:numId w:val="4"/>
        </w:numPr>
      </w:pPr>
      <w:r>
        <w:t>Habitat also points to ground outside the current search footprint, where strong manta evidence was more common than on repeat ground (13.6% vs 5.8% of tows).</w:t>
      </w:r>
    </w:p>
    <w:p w14:paraId="4E4E6A42" w14:textId="77777777" w:rsidR="00CE6D25" w:rsidRDefault="00000000">
      <w:pPr>
        <w:pStyle w:val="Compact"/>
        <w:numPr>
          <w:ilvl w:val="0"/>
          <w:numId w:val="3"/>
        </w:numPr>
      </w:pPr>
      <w:r>
        <w:rPr>
          <w:b/>
          <w:bCs/>
        </w:rPr>
        <w:t>For manta surveillance, keep tows evenly spaced and use habitat to decide where to add effort.</w:t>
      </w:r>
      <w:r>
        <w:t xml:space="preserve"> Skipping tows evenly found at least 95% of aggregations with 40% fewer tows. Ranking by habitat alone allowed only a 20% cut.</w:t>
      </w:r>
    </w:p>
    <w:p w14:paraId="314F3A59" w14:textId="77777777" w:rsidR="00CE6D25" w:rsidRDefault="00000000">
      <w:pPr>
        <w:pStyle w:val="Compact"/>
        <w:numPr>
          <w:ilvl w:val="0"/>
          <w:numId w:val="3"/>
        </w:numPr>
      </w:pPr>
      <w:r>
        <w:rPr>
          <w:b/>
          <w:bCs/>
        </w:rPr>
        <w:t>The metacommunity model reproduces historical irruption waves, but recent build-up and validation remain unresolved.</w:t>
      </w:r>
      <w:r>
        <w:t xml:space="preserve"> Three candidates matched all 7 historical peaks across 5 seed pairs. Recorded culling exposed too few simulated COTS in the 2020s. New runs extend to 2026, but control-policy benefits await independent validation.</w:t>
      </w:r>
    </w:p>
    <w:p w14:paraId="477E300A" w14:textId="77777777" w:rsidR="00CE6D25" w:rsidRDefault="00000000">
      <w:pPr>
        <w:pStyle w:val="FirstParagraph"/>
      </w:pPr>
      <w:r>
        <w:rPr>
          <w:b/>
          <w:bCs/>
        </w:rPr>
        <w:t>What was delivered</w:t>
      </w:r>
    </w:p>
    <w:p w14:paraId="4F05C2F4" w14:textId="77777777" w:rsidR="00CE6D25" w:rsidRDefault="00000000">
      <w:pPr>
        <w:pStyle w:val="Compact"/>
        <w:numPr>
          <w:ilvl w:val="0"/>
          <w:numId w:val="5"/>
        </w:numPr>
      </w:pPr>
      <w:r>
        <w:t>A 2027 priority ranking of all 15,884 designated cull sites on 576 reefs (classes A–D; CSV and KMZ).</w:t>
      </w:r>
    </w:p>
    <w:p w14:paraId="2B14E3E2" w14:textId="77777777" w:rsidR="00CE6D25" w:rsidRDefault="00000000">
      <w:pPr>
        <w:pStyle w:val="Compact"/>
        <w:numPr>
          <w:ilvl w:val="0"/>
          <w:numId w:val="5"/>
        </w:numPr>
      </w:pPr>
      <w:r>
        <w:t>3,807 exploration areas on 488 reefs: high-ranked habitat outside the cull sites and away from recent tows.</w:t>
      </w:r>
    </w:p>
    <w:p w14:paraId="5B771564" w14:textId="77777777" w:rsidR="00CE6D25" w:rsidRDefault="00000000">
      <w:pPr>
        <w:pStyle w:val="Compact"/>
        <w:numPr>
          <w:ilvl w:val="0"/>
          <w:numId w:val="5"/>
        </w:numPr>
      </w:pPr>
      <w:r>
        <w:lastRenderedPageBreak/>
        <w:t>30 m habitat layers for the Great Barrier Reef, a known-aggregation-sites layer, and a pipeline re-run each season.</w:t>
      </w:r>
    </w:p>
    <w:p w14:paraId="027C7154" w14:textId="77777777" w:rsidR="00CE6D25" w:rsidRDefault="00000000">
      <w:pPr>
        <w:pStyle w:val="Compact"/>
        <w:numPr>
          <w:ilvl w:val="0"/>
          <w:numId w:val="5"/>
        </w:numPr>
      </w:pPr>
      <w:r>
        <w:t>The COTSMod.jl model, integrated with ADRIA, with a reproducible calibration workflow for the Lizard Island cluster.</w:t>
      </w:r>
    </w:p>
    <w:p w14:paraId="7B144861" w14:textId="77777777" w:rsidR="00CE6D25" w:rsidRDefault="00000000">
      <w:pPr>
        <w:pStyle w:val="FirstParagraph"/>
      </w:pPr>
      <w:r>
        <w:rPr>
          <w:b/>
          <w:bCs/>
        </w:rPr>
        <w:t>What managers can do now</w:t>
      </w:r>
    </w:p>
    <w:p w14:paraId="5429992A" w14:textId="77777777" w:rsidR="00CE6D25" w:rsidRDefault="00000000">
      <w:pPr>
        <w:pStyle w:val="Compact"/>
        <w:numPr>
          <w:ilvl w:val="0"/>
          <w:numId w:val="6"/>
        </w:numPr>
      </w:pPr>
      <w:r>
        <w:t>Order cull-site searches by the 2027 ranking and work down the classes. The lowest class (D) is the realistic candidate to defer.</w:t>
      </w:r>
    </w:p>
    <w:p w14:paraId="5AE5CEA0" w14:textId="77777777" w:rsidR="00CE6D25" w:rsidRDefault="00000000">
      <w:pPr>
        <w:pStyle w:val="Compact"/>
        <w:numPr>
          <w:ilvl w:val="0"/>
          <w:numId w:val="6"/>
        </w:numPr>
      </w:pPr>
      <w:r>
        <w:t>Thin manta surveillance evenly if effort must be cut, and add tows where habitat ranks highest.</w:t>
      </w:r>
    </w:p>
    <w:p w14:paraId="3D34BF52" w14:textId="77777777" w:rsidR="00CE6D25" w:rsidRDefault="00000000">
      <w:pPr>
        <w:pStyle w:val="Compact"/>
        <w:numPr>
          <w:ilvl w:val="0"/>
          <w:numId w:val="6"/>
        </w:numPr>
      </w:pPr>
      <w:r>
        <w:t>Add one or two exploration areas per reef visit and log the outcome.</w:t>
      </w:r>
    </w:p>
    <w:p w14:paraId="2B9C758C" w14:textId="77777777" w:rsidR="00CE6D25" w:rsidRDefault="00000000">
      <w:pPr>
        <w:pStyle w:val="FirstParagraph"/>
      </w:pPr>
      <w:r>
        <w:rPr>
          <w:b/>
          <w:bCs/>
        </w:rPr>
        <w:t>Main limitations.</w:t>
      </w:r>
      <w:r>
        <w:t xml:space="preserve"> 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14:paraId="2C563DA6" w14:textId="77777777" w:rsidR="00CE6D25" w:rsidRDefault="00000000">
      <w:r>
        <w:br w:type="page"/>
      </w:r>
    </w:p>
    <w:p w14:paraId="0387CF38" w14:textId="77777777" w:rsidR="00CE6D25" w:rsidRDefault="00000000">
      <w:pPr>
        <w:pStyle w:val="Heading1"/>
      </w:pPr>
      <w:bookmarkStart w:id="17" w:name="background"/>
      <w:bookmarkStart w:id="18" w:name="_Toc243046455"/>
      <w:bookmarkEnd w:id="14"/>
      <w:r>
        <w:lastRenderedPageBreak/>
        <w:t>1. Background</w:t>
      </w:r>
      <w:bookmarkEnd w:id="18"/>
    </w:p>
    <w:p w14:paraId="0C253684" w14:textId="77777777" w:rsidR="00CE6D25" w:rsidRDefault="00000000">
      <w:pPr>
        <w:pStyle w:val="Heading2"/>
      </w:pPr>
      <w:bookmarkStart w:id="19" w:name="the-management-problem"/>
      <w:bookmarkStart w:id="20" w:name="_Toc243046456"/>
      <w:r>
        <w:t>1.1 The management problem</w:t>
      </w:r>
      <w:bookmarkEnd w:id="20"/>
    </w:p>
    <w:p w14:paraId="0AA92F03" w14:textId="77777777" w:rsidR="00CE6D25" w:rsidRDefault="00000000">
      <w:pPr>
        <w:pStyle w:val="FirstParagraph"/>
      </w:pPr>
      <w:r>
        <w:t>Irruptions of crown-of-thorns starfish (</w:t>
      </w:r>
      <w:r>
        <w:rPr>
          <w:i/>
          <w:iCs/>
        </w:rPr>
        <w:t>Acanthaster</w:t>
      </w:r>
      <w:r>
        <w:t xml:space="preserve"> cf. </w:t>
      </w:r>
      <w:r>
        <w:rPr>
          <w:i/>
          <w:iCs/>
        </w:rPr>
        <w:t>solaris</w:t>
      </w:r>
      <w:r>
        <w:t>; COTS) are a major cause of coral loss on the Great Barrier Reef (De’ath et al., 2012; Pratchett et al., 2017). The COTS Control Program suppresses irruptions by manual culling, which can protect coral when sustained at the right reefs (Matthews et al., 2024). A substantial portion of operational effort goes into searching for COTS, creating opportunities to improve where surveillance and culling are directed.</w:t>
      </w:r>
    </w:p>
    <w:p w14:paraId="177D3D64" w14:textId="77777777" w:rsidR="00CE6D25" w:rsidRDefault="00000000">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 (Great Barrier Reef Marine Park Authority, 2026). The dashboards bring together recent observations to support these decisions (Matthews et al., 2025). In the held-out cull records from 2018 to 2026, 18% of dives found no COTS (ghost dives), and a further 21% found COTS at CPUE below 0.02 COTS per minute of bottom time (low-density dives). </w:t>
      </w:r>
    </w:p>
    <w:p w14:paraId="3AA8DAC1" w14:textId="77777777" w:rsidR="00CE6D25" w:rsidRDefault="00000000">
      <w:pPr>
        <w:pStyle w:val="BodyText"/>
      </w:pPr>
      <w:r>
        <w:t xml:space="preserve">The operational strategy links decisions from individual sites to voyages and regional priorities (Fletcher et al., 2020).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 </w:t>
      </w:r>
    </w:p>
    <w:p w14:paraId="7ADCE524" w14:textId="77777777" w:rsidR="00CE6D25" w:rsidRDefault="00000000">
      <w:pPr>
        <w:pStyle w:val="BodyText"/>
      </w:pPr>
      <w:r>
        <w:t>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p w14:paraId="074F9DC7" w14:textId="77777777" w:rsidR="00CE6D25" w:rsidRDefault="00000000">
      <w:pPr>
        <w:pStyle w:val="Heading2"/>
      </w:pPr>
      <w:bookmarkStart w:id="21" w:name="earlier-models-this-project-builds-on"/>
      <w:bookmarkStart w:id="22" w:name="_Toc243046457"/>
      <w:bookmarkEnd w:id="19"/>
      <w:r>
        <w:t>1.2 Earlier models this project builds on</w:t>
      </w:r>
      <w:bookmarkEnd w:id="22"/>
    </w:p>
    <w:p w14:paraId="14648CF9" w14:textId="77777777" w:rsidR="00CE6D25" w:rsidRDefault="00000000">
      <w:pPr>
        <w:pStyle w:val="FirstParagraph"/>
      </w:pPr>
      <w:r>
        <w:t>Most COTS modelling has treated whole reefs as its spatial units, either across the GBR for regional planning (Matthews et al., 2020b; Condie et al., 2021; Bozec et al., 2022) or on individual reefs to inform culling thresholds (Morello et al., 2014; Plagányi et al., 2020). Reef-level distribution models showed that larval connectivity and water quality explain much of the spatial distribution of irruptions (Matthews et al., 2020a), and a hybrid machine-learning model estimates each reef’s annual irruption probability (Stewart et al., 2026). Population and ecosystem models help compare regional control strategies and ecological targets, but their whole-reef units do not identify where within a reef to search or cull.</w:t>
      </w:r>
    </w:p>
    <w:p w14:paraId="7080F057" w14:textId="77777777" w:rsidR="00CE6D25" w:rsidRDefault="00000000">
      <w:pPr>
        <w:pStyle w:val="BodyText"/>
      </w:pPr>
      <w:r>
        <w:t xml:space="preserve">Recent developments support finer spatial resolution. Coral species distribution models use satellite-derived multiscale terrain and benthic variables to map habitat for key coral taxa at tens of metres (Guillaume et al., 2025). Their predictions and environmental predictors are </w:t>
      </w:r>
      <w:r>
        <w:lastRenderedPageBreak/>
        <w:t>inputs to the habitat modelling here, which maps COTS suitability at 30 m and combines it with recent program observations.</w:t>
      </w:r>
    </w:p>
    <w:p w14:paraId="1D91292D" w14:textId="77777777" w:rsidR="00CE6D25" w:rsidRDefault="00000000">
      <w:pPr>
        <w:pStyle w:val="BodyText"/>
      </w:pPr>
      <w:r>
        <w:t>In parallel, advances in hydrodynamic and COTS larval-connectivity modelling provide a route to representing connections among smaller areas of reef. This project adapts COTSMod, a spatially explicit model of COTS populations and coral recovery (Matthews et al., 2020b), to represent site-level dynamics in the northern GBR irruption initiation box. It uses AIMS’s high-throughput ADRIA ecosystem modelling framework and CoralBlox coral dynamics (de Almeida et al., 2026; open-AIMS, 2026a).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Section 2.5</w:t>
        </w:r>
      </w:hyperlink>
      <w:r>
        <w:t>).</w:t>
      </w:r>
    </w:p>
    <w:p w14:paraId="64E568A8" w14:textId="77777777" w:rsidR="00CE6D25" w:rsidRDefault="00000000">
      <w:pPr>
        <w:pStyle w:val="Heading2"/>
      </w:pPr>
      <w:bookmarkStart w:id="23" w:name="the-decisions-this-work-supports"/>
      <w:bookmarkStart w:id="24" w:name="_Toc243046458"/>
      <w:bookmarkEnd w:id="21"/>
      <w:r>
        <w:t>1.3 The decisions this work supports</w:t>
      </w:r>
      <w:bookmarkEnd w:id="24"/>
    </w:p>
    <w:p w14:paraId="4FECCF8B" w14:textId="77777777" w:rsidR="00CE6D25" w:rsidRDefault="00000000">
      <w:pPr>
        <w:pStyle w:val="FirstParagraph"/>
      </w:pPr>
      <w:r>
        <w:t>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 (Plagányi et al., 2020; Great Barrier Reef Marine Park Authority, 2026). The existing retrospective analyses used ≥0.02 to define a problematic dive and &lt;0.02 for a low-density dive. Their results are retained under those definitions; evaluation against the revised &gt;0.04 management criterion is required in the next analysis pass.</w:t>
      </w:r>
    </w:p>
    <w:p w14:paraId="4AE2F185" w14:textId="77777777" w:rsidR="00CE6D25" w:rsidRDefault="00000000">
      <w:pPr>
        <w:pStyle w:val="BodyText"/>
      </w:pPr>
      <w:r>
        <w:t>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14:paraId="7F5855FA" w14:textId="77777777" w:rsidR="00CE6D25" w:rsidRDefault="00000000">
      <w:pPr>
        <w:pStyle w:val="BodyText"/>
      </w:pPr>
      <w:r>
        <w:t>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 (Chandler et al., 2023; Uthicke et al., 2024) also motivates assessing whether the emerging fifth primary irruption wave can be suppressed, and what resources this would require.</w:t>
      </w:r>
    </w:p>
    <w:p w14:paraId="7AE74FC7" w14:textId="77777777" w:rsidR="00CE6D25" w:rsidRDefault="00000000">
      <w:pPr>
        <w:pStyle w:val="Heading2"/>
      </w:pPr>
      <w:bookmarkStart w:id="25" w:name="project-objectives"/>
      <w:bookmarkStart w:id="26" w:name="_Toc243046459"/>
      <w:bookmarkEnd w:id="23"/>
      <w:r>
        <w:t>1.4 Project objectives</w:t>
      </w:r>
      <w:bookmarkEnd w:id="26"/>
    </w:p>
    <w:p w14:paraId="16EC7E28" w14:textId="77777777" w:rsidR="00CE6D25" w:rsidRDefault="00000000">
      <w:pPr>
        <w:pStyle w:val="FirstParagraph"/>
      </w:pPr>
      <w:r>
        <w:t>The CCIP-BR-13 Work Plan set three objectives:</w:t>
      </w:r>
    </w:p>
    <w:p w14:paraId="09B07790" w14:textId="77777777" w:rsidR="00CE6D25" w:rsidRDefault="00000000">
      <w:pPr>
        <w:pStyle w:val="Compact"/>
        <w:numPr>
          <w:ilvl w:val="0"/>
          <w:numId w:val="7"/>
        </w:numPr>
      </w:pPr>
      <w:r>
        <w:t>Develop GBR-wide predictive fine-scale habitat suitability models by connecting fine-scale COTS data to new high-resolution benthic and coral habitat data.</w:t>
      </w:r>
    </w:p>
    <w:p w14:paraId="51E7772C" w14:textId="77777777" w:rsidR="00CE6D25" w:rsidRDefault="00000000">
      <w:pPr>
        <w:pStyle w:val="Compact"/>
        <w:numPr>
          <w:ilvl w:val="0"/>
          <w:numId w:val="7"/>
        </w:numPr>
      </w:pPr>
      <w:r>
        <w:lastRenderedPageBreak/>
        <w:t>Optimise and standardise surveillance paths to improve irruption detection and operational efficiency, including a comparison against traditional perimeter-based surveillance.</w:t>
      </w:r>
    </w:p>
    <w:p w14:paraId="37D3C51A" w14:textId="701AAEDA" w:rsidR="00CE6D25" w:rsidRDefault="00000000">
      <w:pPr>
        <w:pStyle w:val="Compact"/>
        <w:numPr>
          <w:ilvl w:val="0"/>
          <w:numId w:val="7"/>
        </w:numPr>
      </w:pPr>
      <w:r>
        <w:t>Refine management strategies for distinct reef</w:t>
      </w:r>
      <w:ins w:id="27" w:author="Sam Matthews" w:date="2026-10-16T13:10:00Z" w16du:dateUtc="2026-10-16T03:10:00Z">
        <w:r w:rsidR="00272FF7">
          <w:t>s at site</w:t>
        </w:r>
      </w:ins>
      <w:del w:id="28" w:author="Sam Matthews" w:date="2026-10-16T13:10:00Z" w16du:dateUtc="2026-10-16T03:10:00Z">
        <w:r w:rsidDel="00272FF7">
          <w:delText xml:space="preserve"> habitat types </w:delText>
        </w:r>
      </w:del>
      <w:r>
        <w:t>through predicted suitable habitat and metapopulation modelling.</w:t>
      </w:r>
    </w:p>
    <w:p w14:paraId="523D426C" w14:textId="77777777" w:rsidR="00CE6D25" w:rsidRDefault="00000000">
      <w:pPr>
        <w:pStyle w:val="FirstParagraph"/>
      </w:pPr>
      <w:r>
        <w:t>For Objectives 1 and 2, the report evaluates habitat layers, manta thinning and cull-site rankings combining habitat with recent evidence (</w:t>
      </w:r>
      <w:hyperlink w:anchor="sec-cull">
        <w:r>
          <w:rPr>
            <w:rStyle w:val="Hyperlink"/>
          </w:rPr>
          <w:t>Section 3.1</w:t>
        </w:r>
      </w:hyperlink>
      <w:r>
        <w:t>).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14:paraId="132A0A1F" w14:textId="46261EB8" w:rsidR="00CE6D25" w:rsidRDefault="00000000">
      <w:pPr>
        <w:pStyle w:val="BodyText"/>
      </w:pPr>
      <w:r>
        <w:t xml:space="preserve">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w:t>
      </w:r>
      <w:del w:id="29" w:author="Sam Matthews" w:date="2026-10-16T13:10:00Z" w16du:dateUtc="2026-10-16T03:10:00Z">
        <w:r w:rsidDel="00272FF7">
          <w:delText xml:space="preserve">These are refinements of the management questions within the Work Plan objective, rather than completed policy results. </w:delText>
        </w:r>
      </w:del>
      <w:r>
        <w:t>Historical culling is implemented as prescribed removals, but independent validation and operational effort modelling remain necessary before the model can assess those strategies credibly (</w:t>
      </w:r>
      <w:hyperlink w:anchor="sec-metacommunity-results">
        <w:r>
          <w:rPr>
            <w:rStyle w:val="Hyperlink"/>
          </w:rPr>
          <w:t>Section 3.6</w:t>
        </w:r>
      </w:hyperlink>
      <w:r>
        <w:t>). Methods describe the prototype and its calibration (</w:t>
      </w:r>
      <w:hyperlink w:anchor="sec-metacommunity">
        <w:r>
          <w:rPr>
            <w:rStyle w:val="Hyperlink"/>
          </w:rPr>
          <w:t>Section 2.5</w:t>
        </w:r>
      </w:hyperlink>
      <w:r>
        <w:t>); Appendix E maps the Work Plan outputs to the report.</w:t>
      </w:r>
    </w:p>
    <w:p w14:paraId="4ED2F56B" w14:textId="77777777" w:rsidR="00CE6D25" w:rsidRDefault="00000000">
      <w:pPr>
        <w:pStyle w:val="Heading1"/>
      </w:pPr>
      <w:bookmarkStart w:id="30" w:name="methods"/>
      <w:bookmarkStart w:id="31" w:name="_Toc243046460"/>
      <w:bookmarkEnd w:id="17"/>
      <w:bookmarkEnd w:id="25"/>
      <w:r>
        <w:t>2. Methods</w:t>
      </w:r>
      <w:bookmarkEnd w:id="31"/>
    </w:p>
    <w:p w14:paraId="0E1DDF84" w14:textId="77777777" w:rsidR="00CE6D25" w:rsidRDefault="00000000">
      <w:pPr>
        <w:pStyle w:val="FirstParagraph"/>
      </w:pPr>
      <w:r>
        <w:t xml:space="preserve">Model reporting follows </w:t>
      </w:r>
      <w:commentRangeStart w:id="32"/>
      <w:r>
        <w:t>the ODMAP structure for species distribution models where it applies (Zurell et al., 2020).</w:t>
      </w:r>
      <w:commentRangeEnd w:id="32"/>
      <w:r w:rsidR="00272FF7">
        <w:rPr>
          <w:rStyle w:val="CommentReference"/>
          <w:sz w:val="22"/>
          <w:szCs w:val="22"/>
        </w:rPr>
        <w:commentReference w:id="32"/>
      </w:r>
    </w:p>
    <w:p w14:paraId="2B149608" w14:textId="77777777" w:rsidR="00CE6D25" w:rsidRDefault="00000000">
      <w:pPr>
        <w:pStyle w:val="Heading2"/>
      </w:pPr>
      <w:bookmarkStart w:id="33" w:name="data-and-response-definitions"/>
      <w:bookmarkStart w:id="34" w:name="_Toc243046461"/>
      <w:r>
        <w:t>2.1 Data and response definitions</w:t>
      </w:r>
      <w:bookmarkEnd w:id="34"/>
    </w:p>
    <w:p w14:paraId="4FCC8AE5" w14:textId="2F9EF474" w:rsidR="00CE6D25" w:rsidRDefault="00000000">
      <w:pPr>
        <w:pStyle w:val="FirstParagraph"/>
      </w:pPr>
      <w:r>
        <w:t xml:space="preserve">Cull dives from the COTS Control Program provided the site, date, number of COTS culled and bottom time for each dive. Records with missing counts or non-positive bottom time were excluded. </w:t>
      </w:r>
      <w:commentRangeStart w:id="35"/>
      <w:del w:id="36" w:author="Sam Matthews" w:date="2026-10-16T13:13:00Z" w16du:dateUtc="2026-10-16T03:13:00Z">
        <w:r w:rsidDel="00272FF7">
          <w:delText xml:space="preserve">Dives were matched to the November 2025 EoTR designated cull-site register by reef and standardised site name, with a spatial fallback to the nearest polygon within 100 m on the same reef. This matched 93.8% of dives. </w:delText>
        </w:r>
        <w:commentRangeEnd w:id="35"/>
        <w:r w:rsidR="00272FF7" w:rsidDel="00272FF7">
          <w:rPr>
            <w:rStyle w:val="CommentReference"/>
            <w:sz w:val="22"/>
            <w:szCs w:val="22"/>
          </w:rPr>
          <w:commentReference w:id="35"/>
        </w:r>
        <w:r w:rsidDel="00272FF7">
          <w:delText xml:space="preserve">The register contained 15,884 site polygons on 576 reefs; </w:delText>
        </w:r>
      </w:del>
      <w:ins w:id="37" w:author="Sam Matthews" w:date="2026-10-16T13:13:00Z" w16du:dateUtc="2026-10-16T03:13:00Z">
        <w:r w:rsidR="00272FF7">
          <w:t xml:space="preserve">In total </w:t>
        </w:r>
      </w:ins>
      <w:r>
        <w:t>4,299 sites had been dive</w:t>
      </w:r>
      <w:ins w:id="38" w:author="Sam Matthews" w:date="2026-10-16T13:13:00Z" w16du:dateUtc="2026-10-16T03:13:00Z">
        <w:r w:rsidR="00272FF7">
          <w:t xml:space="preserve"> </w:t>
        </w:r>
        <w:commentRangeStart w:id="39"/>
        <w:r w:rsidR="00272FF7">
          <w:t>records across …. reefs</w:t>
        </w:r>
      </w:ins>
      <w:del w:id="40" w:author="Sam Matthews" w:date="2026-10-16T13:13:00Z" w16du:dateUtc="2026-10-16T03:13:00Z">
        <w:r w:rsidDel="00272FF7">
          <w:delText>d</w:delText>
        </w:r>
      </w:del>
      <w:commentRangeEnd w:id="39"/>
      <w:r w:rsidR="00272FF7">
        <w:rPr>
          <w:rStyle w:val="CommentReference"/>
          <w:sz w:val="22"/>
          <w:szCs w:val="22"/>
        </w:rPr>
        <w:commentReference w:id="39"/>
      </w:r>
      <w:r>
        <w:t xml:space="preserve">. </w:t>
      </w:r>
      <w:commentRangeStart w:id="41"/>
      <w:r>
        <w:t>[TO CONFIRM: years of cull records used for the archived habitat fits and the data-access agreement.]</w:t>
      </w:r>
      <w:commentRangeEnd w:id="41"/>
      <w:r w:rsidR="00272FF7">
        <w:rPr>
          <w:rStyle w:val="CommentReference"/>
          <w:sz w:val="22"/>
          <w:szCs w:val="22"/>
        </w:rPr>
        <w:commentReference w:id="41"/>
      </w:r>
    </w:p>
    <w:p w14:paraId="74F952CC" w14:textId="77777777" w:rsidR="00CE6D25" w:rsidRDefault="00000000">
      <w:pPr>
        <w:pStyle w:val="BodyText"/>
      </w:pPr>
      <w:commentRangeStart w:id="42"/>
      <w:r>
        <w:t>A problematic dive had catch per unit effort (CPUE) ≥ 0.02 COTS per minute of bottom time. Dives that found COTS below this threshold were low-density dives; those that found none were ghost dives. Habitat models used the archived problematic-density indicator at the cull site-year scale, while operational selection was evaluated against individual dive outcomes.</w:t>
      </w:r>
      <w:commentRangeEnd w:id="42"/>
      <w:r w:rsidR="00272FF7">
        <w:rPr>
          <w:rStyle w:val="CommentReference"/>
          <w:sz w:val="22"/>
          <w:szCs w:val="22"/>
        </w:rPr>
        <w:commentReference w:id="42"/>
      </w:r>
    </w:p>
    <w:p w14:paraId="1BEA539F" w14:textId="77777777" w:rsidR="00CE6D25" w:rsidRDefault="00000000">
      <w:pPr>
        <w:pStyle w:val="BodyText"/>
      </w:pPr>
      <w:r>
        <w:t xml:space="preserve">The manta-trained model used 198,852 labelled tows in 1,015 reef-years, including 16,199 with strong COTS evidence. Strong evidence meant a direct COTS sighting, at least two counted feeding scars, or scars recorded as “common” in legacy surveys. Strict negatives recorded neither COTS nor scars; weak single-scar records were excluded from model </w:t>
      </w:r>
      <w:r>
        <w:lastRenderedPageBreak/>
        <w:t>fitting. Cull and manta records were collected by program crews and held by GBRMPA. [TO CONFIRM: years covered by the manta records.] SALAD imagery surveys and Reef Health and Impact Surveys (RHIS) contributed to the explanatory joint model only. [TO CONFIRM: SALAD and RHIS custodians, sampling methods and years.]</w:t>
      </w:r>
    </w:p>
    <w:p w14:paraId="0796C9D1" w14:textId="77777777" w:rsidR="00CE6D25" w:rsidRDefault="00000000">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 </w:t>
      </w:r>
      <w:r>
        <w:rPr>
          <w:i/>
          <w:iCs/>
        </w:rPr>
        <w:t>Acropora</w:t>
      </w:r>
      <w:r>
        <w:t xml:space="preserve"> taxa (Guillaume et al., 2025). Five ReefGuide layers added significant wave height, wave period, turbidity, bathymetry and slope. The joint model also used geomorphic classes and reef features. Appendix B lists predictor codes. [CITATION NEEDED: bathymetry, ReefGuide and GBR10 geomorphic-map sources.] [TO CONFIRM: that AhyaD, Aspat and Aten are the Guillaume et al. (2025) models, and predictor dates and resampling methods.]</w:t>
      </w:r>
    </w:p>
    <w:p w14:paraId="3EC8FC3E" w14:textId="77777777" w:rsidR="00CE6D25" w:rsidRDefault="00000000">
      <w:pPr>
        <w:pStyle w:val="Heading2"/>
      </w:pPr>
      <w:bookmarkStart w:id="43" w:name="habitat-models-and-mapped-layers"/>
      <w:bookmarkStart w:id="44" w:name="_Toc243046462"/>
      <w:bookmarkEnd w:id="33"/>
      <w:r>
        <w:t>2.2 Habitat models and mapped layers</w:t>
      </w:r>
      <w:bookmarkEnd w:id="44"/>
    </w:p>
    <w:p w14:paraId="3F819B88" w14:textId="77777777" w:rsidR="00CE6D25" w:rsidRDefault="00000000">
      <w:pPr>
        <w:pStyle w:val="FirstParagraph"/>
      </w:pPr>
      <w:r>
        <w:t>The clean + year model used gradient-boosted trees [XGBoost; Chen and Guestrin (2016)]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10⁻¹⁰, retaining the archived hyperparameters. These settings were not retuned on the evaluation reefs.</w:t>
      </w:r>
    </w:p>
    <w:p w14:paraId="6A389568" w14:textId="77777777" w:rsidR="00CE6D25" w:rsidRDefault="00000000">
      <w:pPr>
        <w:pStyle w:val="BodyText"/>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17C8B14B" w14:textId="77777777" w:rsidR="00CE6D25" w:rsidRDefault="00000000">
      <w:pPr>
        <w:pStyle w:val="BodyText"/>
      </w:pPr>
      <w:r>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14:paraId="09463D0D" w14:textId="77777777" w:rsidR="00CE6D25" w:rsidRDefault="00000000">
      <w:pPr>
        <w:pStyle w:val="BodyText"/>
      </w:pPr>
      <w:r>
        <w:t>The hierarchical model of species communities [HMSC; Ovaskainen et al. (2017); Tikhonov et al. (2020)]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14:paraId="66A0D50A" w14:textId="77777777" w:rsidR="00CE6D25" w:rsidRDefault="00000000">
      <w:pPr>
        <w:pStyle w:val="BodyText"/>
      </w:pPr>
      <w:r>
        <w:lastRenderedPageBreak/>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4319DF1D" w14:textId="77777777" w:rsidR="00CE6D25" w:rsidRDefault="00000000">
      <w:pPr>
        <w:pStyle w:val="Heading2"/>
      </w:pPr>
      <w:bookmarkStart w:id="45" w:name="X0169ef9a59d7e3c3f870eeac9fa241e3243f675"/>
      <w:bookmarkStart w:id="46" w:name="_Toc243046463"/>
      <w:bookmarkEnd w:id="43"/>
      <w:r>
        <w:t>2.3 Evaluation design and search-efficiency analyses</w:t>
      </w:r>
      <w:bookmarkEnd w:id="46"/>
    </w:p>
    <w:p w14:paraId="52912663" w14:textId="77777777" w:rsidR="00CE6D25" w:rsidRDefault="00000000">
      <w:pPr>
        <w:pStyle w:val="FirstParagraph"/>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257A8F6A" w14:textId="77777777" w:rsidR="00CE6D25" w:rsidRDefault="00000000">
      <w:pPr>
        <w:pStyle w:val="BodyText"/>
      </w:pPr>
      <w:r>
        <w:t>For operational habitat comparisons, reefs were assigned to five folds and every reef was scored by a model refitted without any reefs in its fold (Roberts et al., 2017).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14:paraId="69DC9B1D" w14:textId="77777777" w:rsidR="00CE6D25" w:rsidRDefault="00000000">
      <w:pPr>
        <w:pStyle w:val="BodyText"/>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4F379DEC" w14:textId="77777777" w:rsidR="00CE6D25" w:rsidRDefault="00000000">
      <w:pPr>
        <w:pStyle w:val="BodyText"/>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14:paraId="23B24047" w14:textId="77777777" w:rsidR="00CE6D25" w:rsidRDefault="00000000">
      <w:pPr>
        <w:pStyle w:val="BodyText"/>
      </w:pPr>
      <w:r>
        <w:t>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14:paraId="08589998" w14:textId="77777777" w:rsidR="00CE6D25" w:rsidRDefault="00000000">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xml:space="preserve">) transformation; missing habitat ranks were assigned the midpoint. Habitat alone, evidence alone, habitat + evidence and a simple flagged-sites-first rule were compared. The regressions were fitted on other reef folds, and evidence for a test </w:t>
      </w:r>
      <w:r>
        <w:lastRenderedPageBreak/>
        <w:t>year came only from preceding seasons. This spatial test did not also restrict regression training outcomes to years before the test year.</w:t>
      </w:r>
    </w:p>
    <w:p w14:paraId="4A091FBB" w14:textId="77777777" w:rsidR="00CE6D25" w:rsidRDefault="00000000">
      <w:pPr>
        <w:pStyle w:val="BodyText"/>
      </w:pPr>
      <w:r>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5B1315A9" w14:textId="77777777" w:rsidR="00CE6D25" w:rsidRDefault="00000000">
      <w:pPr>
        <w:pStyle w:val="BodyText"/>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0632CE3D" w14:textId="77777777" w:rsidR="00CE6D25" w:rsidRDefault="00000000">
      <w:pPr>
        <w:pStyle w:val="BodyText"/>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661EA577" w14:textId="77777777" w:rsidR="00CE6D25" w:rsidRDefault="00000000">
      <w:pPr>
        <w:pStyle w:val="Heading2"/>
      </w:pPr>
      <w:bookmarkStart w:id="47" w:name="seasonal-products"/>
      <w:bookmarkStart w:id="48" w:name="_Toc243046464"/>
      <w:bookmarkEnd w:id="45"/>
      <w:r>
        <w:t>2.4 Seasonal products</w:t>
      </w:r>
      <w:bookmarkEnd w:id="48"/>
    </w:p>
    <w:p w14:paraId="40BEC5FC" w14:textId="77777777" w:rsidR="00CE6D25" w:rsidRDefault="00000000">
      <w:pPr>
        <w:pStyle w:val="FirstParagraph"/>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71BE22C5" w14:textId="77777777" w:rsidR="00CE6D25" w:rsidRDefault="00000000">
      <w:pPr>
        <w:pStyle w:val="BodyText"/>
      </w:pPr>
      <w:r>
        <w:t>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p w14:paraId="2648D1AF" w14:textId="77777777" w:rsidR="00CE6D25" w:rsidRDefault="00000000">
      <w:pPr>
        <w:pStyle w:val="Heading2"/>
      </w:pPr>
      <w:bookmarkStart w:id="49" w:name="sec-metacommunity"/>
      <w:bookmarkStart w:id="50" w:name="_Toc243046465"/>
      <w:bookmarkEnd w:id="47"/>
      <w:r>
        <w:t>2.5 Metacommunity model and historical culling</w:t>
      </w:r>
      <w:bookmarkEnd w:id="50"/>
    </w:p>
    <w:p w14:paraId="52A0F2A0" w14:textId="77777777" w:rsidR="00CE6D25" w:rsidRDefault="00000000">
      <w:pPr>
        <w:pStyle w:val="FirstParagraph"/>
      </w:pPr>
      <w:r>
        <w:t xml:space="preserve">The strategic modelling strand extended COTSMod (Matthews et al., 2020b) through the Julia package COTSMod.jl, coupled to ADRIA and the CoralBlox coral model (de Almeida et al., 2026; open-AIMS, 2026b, 2026a).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w:t>
      </w:r>
      <w:r>
        <w:lastRenderedPageBreak/>
        <w:t>MacGillivray and North Direction reefs. The model state was expressed as recruit, juvenile and adult densities per hectare of site area, with coral cover represented relative to habitable area.</w:t>
      </w:r>
    </w:p>
    <w:p w14:paraId="0388CBFB" w14:textId="77777777" w:rsidR="00CE6D25" w:rsidRDefault="00000000">
      <w:pPr>
        <w:pStyle w:val="BodyText"/>
      </w:pPr>
      <w:r>
        <w:t>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14:paraId="32060638" w14:textId="77777777" w:rsidR="00CE6D25" w:rsidRDefault="00000000">
      <w:pPr>
        <w:pStyle w:val="BodyText"/>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 (Stewart et al., 2026); its production multiplier was a calibration assumption, not measured recruitment. Mechanisms suggested by MICE, CoCoNet and ReefMod-GBR were examined as optional alternatives (Morello et al., 2014; Plagányi et al., 2020; Condie et al., 2021; Bozec et al., 2022). Testing a mechanism did not make it part of the working configuration. [TO CONFIRM: attribution and final choice of the annual connectivity matrices; the sub-reef hydrodynamic network had not replaced these reef-level inputs.]</w:t>
      </w:r>
    </w:p>
    <w:p w14:paraId="2C29685D" w14:textId="77777777" w:rsidR="00CE6D25" w:rsidRDefault="00000000">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4B957F57" w14:textId="77777777" w:rsidR="00CE6D25" w:rsidRDefault="00000000">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w:t>
      </w:r>
      <w:r>
        <w:lastRenderedPageBreak/>
        <w:t>shared evidence, so the comparison was a diagnostic fit rather than a validation. The two score versions were reported separately.</w:t>
      </w:r>
    </w:p>
    <w:p w14:paraId="4143185A" w14:textId="77777777" w:rsidR="00CE6D25" w:rsidRDefault="00000000">
      <w:pPr>
        <w:pStyle w:val="BodyText"/>
      </w:pPr>
      <w:r>
        <w:t>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460A162D" w14:textId="77777777" w:rsidR="00CE6D25" w:rsidRDefault="00000000">
      <w:pPr>
        <w:pStyle w:val="BodyText"/>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14:paraId="0C01A241" w14:textId="77777777" w:rsidR="00CE6D25" w:rsidRDefault="00000000">
      <w:pPr>
        <w:pStyle w:val="BodyText"/>
      </w:pPr>
      <w:r>
        <w:t>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p w14:paraId="35BA4C4A" w14:textId="77777777" w:rsidR="00CE6D25" w:rsidRDefault="00000000">
      <w:pPr>
        <w:pStyle w:val="Heading2"/>
      </w:pPr>
      <w:bookmarkStart w:id="51" w:name="software-and-reproducibility"/>
      <w:bookmarkStart w:id="52" w:name="_Toc243046466"/>
      <w:bookmarkEnd w:id="49"/>
      <w:r>
        <w:t>2.6 Software and reproducibility</w:t>
      </w:r>
      <w:bookmarkEnd w:id="52"/>
    </w:p>
    <w:p w14:paraId="470D80F5" w14:textId="77777777" w:rsidR="00CE6D25" w:rsidRDefault="00000000">
      <w:pPr>
        <w:pStyle w:val="FirstParagraph"/>
      </w:pPr>
      <w:r>
        <w:t>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14:paraId="6C191B2E" w14:textId="77777777" w:rsidR="00CE6D25" w:rsidRDefault="00000000">
      <w:pPr>
        <w:pStyle w:val="Heading1"/>
      </w:pPr>
      <w:bookmarkStart w:id="53" w:name="results"/>
      <w:bookmarkStart w:id="54" w:name="_Toc243046467"/>
      <w:bookmarkEnd w:id="30"/>
      <w:bookmarkEnd w:id="51"/>
      <w:r>
        <w:t>3. Results</w:t>
      </w:r>
      <w:bookmarkEnd w:id="54"/>
    </w:p>
    <w:p w14:paraId="1A34AE4C" w14:textId="77777777" w:rsidR="00CE6D25" w:rsidRDefault="00000000">
      <w:pPr>
        <w:pStyle w:val="Heading2"/>
      </w:pPr>
      <w:bookmarkStart w:id="55" w:name="sec-cull"/>
      <w:bookmarkStart w:id="56" w:name="_Toc243046468"/>
      <w:r>
        <w:t>3.1 Recent evidence combined with habitat reduces the cull-site search</w:t>
      </w:r>
      <w:bookmarkEnd w:id="56"/>
    </w:p>
    <w:p w14:paraId="720F5360" w14:textId="77777777" w:rsidR="00CE6D25" w:rsidRDefault="00000000">
      <w:pPr>
        <w:pStyle w:val="FirstParagraph"/>
      </w:pPr>
      <w:r>
        <w:t>Ranking designated cull sites by last season’s cull dives and manta tows, with the habitat layer ordering sites that lack recent evidence, reduced the search needed for the same problematic dives (</w:t>
      </w:r>
      <w:hyperlink w:anchor="tbl-evidence">
        <w:r>
          <w:rPr>
            <w:rStyle w:val="Hyperlink"/>
          </w:rPr>
          <w:t>Table 1</w:t>
        </w:r>
      </w:hyperlink>
      <w:r>
        <w:t xml:space="preserve">, </w:t>
      </w:r>
      <w:hyperlink w:anchor="fig-evidence">
        <w:r>
          <w:rPr>
            <w:rStyle w:val="Hyperlink"/>
          </w:rPr>
          <w:t>Figure 1</w:t>
        </w:r>
      </w:hyperlink>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50FE8BCD" w14:textId="77777777" w:rsidR="00CE6D25" w:rsidRDefault="00000000">
      <w:pPr>
        <w:pStyle w:val="Compact"/>
        <w:numPr>
          <w:ilvl w:val="0"/>
          <w:numId w:val="8"/>
        </w:numPr>
      </w:pPr>
      <w:r>
        <w:t>reduced the designated sites searched from 88% to 82%;</w:t>
      </w:r>
    </w:p>
    <w:p w14:paraId="5046101D" w14:textId="77777777" w:rsidR="00CE6D25" w:rsidRDefault="00000000">
      <w:pPr>
        <w:pStyle w:val="Compact"/>
        <w:numPr>
          <w:ilvl w:val="0"/>
          <w:numId w:val="8"/>
        </w:numPr>
      </w:pPr>
      <w:r>
        <w:lastRenderedPageBreak/>
        <w:t>raised low-density dives avoided from 10% to 16%;</w:t>
      </w:r>
    </w:p>
    <w:p w14:paraId="2AE4FDCE" w14:textId="77777777" w:rsidR="00CE6D25" w:rsidRDefault="00000000">
      <w:pPr>
        <w:pStyle w:val="Compact"/>
        <w:numPr>
          <w:ilvl w:val="0"/>
          <w:numId w:val="8"/>
        </w:numPr>
      </w:pPr>
      <w:r>
        <w:t>raised ghost dives avoided from 13% to 21%.</w:t>
      </w:r>
    </w:p>
    <w:p w14:paraId="2DE99670" w14:textId="77777777" w:rsidR="00CE6D25" w:rsidRDefault="00000000">
      <w:pPr>
        <w:pStyle w:val="FirstParagraph"/>
      </w:pPr>
      <w:r>
        <w:t>All paired bootstrap intervals excluded zero. Gains were larger in recent seasons. In 2022–2026, keeping 80% of problematic dives needed 61% of designated sites instead of 74%. Low-density dives avoided rose from 20% to 32%.</w:t>
      </w:r>
    </w:p>
    <w:tbl>
      <w:tblPr>
        <w:tblStyle w:val="Table"/>
        <w:tblW w:w="5000" w:type="pct"/>
        <w:tblLayout w:type="fixed"/>
        <w:tblLook w:val="0000" w:firstRow="0" w:lastRow="0" w:firstColumn="0" w:lastColumn="0" w:noHBand="0" w:noVBand="0"/>
      </w:tblPr>
      <w:tblGrid>
        <w:gridCol w:w="9242"/>
      </w:tblGrid>
      <w:tr w:rsidR="00CE6D25" w14:paraId="01FBED3A" w14:textId="77777777">
        <w:tc>
          <w:tcPr>
            <w:tcW w:w="7920" w:type="dxa"/>
          </w:tcPr>
          <w:p w14:paraId="753D0EEA" w14:textId="77777777" w:rsidR="00CE6D25" w:rsidRDefault="00000000">
            <w:pPr>
              <w:pStyle w:val="ImageCaption"/>
              <w:spacing w:before="200"/>
            </w:pPr>
            <w:bookmarkStart w:id="57" w:name="tbl-evidence"/>
            <w:r>
              <w:t>Table 1: Habitat-only ranking → habitat plus previous-season evidence, compared at matched retention of problematic dives (held out). Brackets: 95% paired bootstrap interval of the difference, in percentage points.</w:t>
            </w:r>
          </w:p>
          <w:tbl>
            <w:tblPr>
              <w:tblStyle w:val="Table"/>
              <w:tblW w:w="5000" w:type="pct"/>
              <w:tblLayout w:type="fixed"/>
              <w:tblLook w:val="0020" w:firstRow="1" w:lastRow="0" w:firstColumn="0" w:lastColumn="0" w:noHBand="0" w:noVBand="0"/>
            </w:tblPr>
            <w:tblGrid>
              <w:gridCol w:w="842"/>
              <w:gridCol w:w="1938"/>
              <w:gridCol w:w="2191"/>
              <w:gridCol w:w="2191"/>
              <w:gridCol w:w="1854"/>
            </w:tblGrid>
            <w:tr w:rsidR="00CE6D25" w14:paraId="4DF3385F"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740" w:type="dxa"/>
                </w:tcPr>
                <w:p w14:paraId="42722B1B" w14:textId="77777777" w:rsidR="00CE6D25" w:rsidRDefault="00000000">
                  <w:pPr>
                    <w:pStyle w:val="Compact"/>
                    <w:jc w:val="center"/>
                  </w:pPr>
                  <w:r>
                    <w:t>Period</w:t>
                  </w:r>
                </w:p>
              </w:tc>
              <w:tc>
                <w:tcPr>
                  <w:tcW w:w="1702" w:type="dxa"/>
                </w:tcPr>
                <w:p w14:paraId="30EC8DA4" w14:textId="77777777" w:rsidR="00CE6D25" w:rsidRDefault="00000000">
                  <w:pPr>
                    <w:pStyle w:val="Compact"/>
                    <w:jc w:val="center"/>
                  </w:pPr>
                  <w:r>
                    <w:t>Problematic dives kept</w:t>
                  </w:r>
                </w:p>
              </w:tc>
              <w:tc>
                <w:tcPr>
                  <w:tcW w:w="1924" w:type="dxa"/>
                </w:tcPr>
                <w:p w14:paraId="7E029674" w14:textId="77777777" w:rsidR="00CE6D25" w:rsidRDefault="00000000">
                  <w:pPr>
                    <w:pStyle w:val="Compact"/>
                    <w:jc w:val="center"/>
                  </w:pPr>
                  <w:r>
                    <w:t>Designated sites searched</w:t>
                  </w:r>
                </w:p>
              </w:tc>
              <w:tc>
                <w:tcPr>
                  <w:tcW w:w="1924" w:type="dxa"/>
                </w:tcPr>
                <w:p w14:paraId="4452E417" w14:textId="77777777" w:rsidR="00CE6D25" w:rsidRDefault="00000000">
                  <w:pPr>
                    <w:pStyle w:val="Compact"/>
                    <w:jc w:val="center"/>
                  </w:pPr>
                  <w:r>
                    <w:t>Low-density dives avoided</w:t>
                  </w:r>
                </w:p>
              </w:tc>
              <w:tc>
                <w:tcPr>
                  <w:tcW w:w="1628" w:type="dxa"/>
                </w:tcPr>
                <w:p w14:paraId="3B051B40" w14:textId="77777777" w:rsidR="00CE6D25" w:rsidRDefault="00000000">
                  <w:pPr>
                    <w:pStyle w:val="Compact"/>
                    <w:jc w:val="center"/>
                  </w:pPr>
                  <w:r>
                    <w:t>Ghost dives avoided</w:t>
                  </w:r>
                </w:p>
              </w:tc>
            </w:tr>
            <w:tr w:rsidR="00CE6D25" w14:paraId="0740AA96" w14:textId="77777777">
              <w:tc>
                <w:tcPr>
                  <w:tcW w:w="740" w:type="dxa"/>
                </w:tcPr>
                <w:p w14:paraId="06C6715A" w14:textId="77777777" w:rsidR="00CE6D25" w:rsidRDefault="00000000">
                  <w:pPr>
                    <w:pStyle w:val="Compact"/>
                    <w:jc w:val="center"/>
                  </w:pPr>
                  <w:r>
                    <w:t>2018–2026</w:t>
                  </w:r>
                </w:p>
              </w:tc>
              <w:tc>
                <w:tcPr>
                  <w:tcW w:w="1702" w:type="dxa"/>
                </w:tcPr>
                <w:p w14:paraId="05F73F33" w14:textId="77777777" w:rsidR="00CE6D25" w:rsidRDefault="00000000">
                  <w:pPr>
                    <w:pStyle w:val="Compact"/>
                    <w:jc w:val="center"/>
                  </w:pPr>
                  <w:r>
                    <w:t>90%</w:t>
                  </w:r>
                </w:p>
              </w:tc>
              <w:tc>
                <w:tcPr>
                  <w:tcW w:w="1924" w:type="dxa"/>
                </w:tcPr>
                <w:p w14:paraId="79402F29" w14:textId="77777777" w:rsidR="00CE6D25" w:rsidRDefault="00000000">
                  <w:pPr>
                    <w:pStyle w:val="Compact"/>
                    <w:jc w:val="center"/>
                  </w:pPr>
                  <w:r>
                    <w:t>88% → 82% (-11 to -1)</w:t>
                  </w:r>
                </w:p>
              </w:tc>
              <w:tc>
                <w:tcPr>
                  <w:tcW w:w="1924" w:type="dxa"/>
                </w:tcPr>
                <w:p w14:paraId="2E5E3B78" w14:textId="77777777" w:rsidR="00CE6D25" w:rsidRDefault="00000000">
                  <w:pPr>
                    <w:pStyle w:val="Compact"/>
                    <w:jc w:val="center"/>
                  </w:pPr>
                  <w:r>
                    <w:t>10% → 16% (+2 to +10)</w:t>
                  </w:r>
                </w:p>
              </w:tc>
              <w:tc>
                <w:tcPr>
                  <w:tcW w:w="1628" w:type="dxa"/>
                </w:tcPr>
                <w:p w14:paraId="701C42EE" w14:textId="77777777" w:rsidR="00CE6D25" w:rsidRDefault="00000000">
                  <w:pPr>
                    <w:pStyle w:val="Compact"/>
                    <w:jc w:val="center"/>
                  </w:pPr>
                  <w:r>
                    <w:t>13% → 21% (+4 to +13)</w:t>
                  </w:r>
                </w:p>
              </w:tc>
            </w:tr>
            <w:tr w:rsidR="00CE6D25" w14:paraId="65B978C0" w14:textId="77777777">
              <w:tc>
                <w:tcPr>
                  <w:tcW w:w="740" w:type="dxa"/>
                </w:tcPr>
                <w:p w14:paraId="56DCF55D" w14:textId="77777777" w:rsidR="00CE6D25" w:rsidRDefault="00000000">
                  <w:pPr>
                    <w:pStyle w:val="Compact"/>
                    <w:jc w:val="center"/>
                  </w:pPr>
                  <w:r>
                    <w:t>2018–2026</w:t>
                  </w:r>
                </w:p>
              </w:tc>
              <w:tc>
                <w:tcPr>
                  <w:tcW w:w="1702" w:type="dxa"/>
                </w:tcPr>
                <w:p w14:paraId="75BDC574" w14:textId="77777777" w:rsidR="00CE6D25" w:rsidRDefault="00000000">
                  <w:pPr>
                    <w:pStyle w:val="Compact"/>
                    <w:jc w:val="center"/>
                  </w:pPr>
                  <w:r>
                    <w:t>80%</w:t>
                  </w:r>
                </w:p>
              </w:tc>
              <w:tc>
                <w:tcPr>
                  <w:tcW w:w="1924" w:type="dxa"/>
                </w:tcPr>
                <w:p w14:paraId="0C4CD6B9" w14:textId="77777777" w:rsidR="00CE6D25" w:rsidRDefault="00000000">
                  <w:pPr>
                    <w:pStyle w:val="Compact"/>
                    <w:jc w:val="center"/>
                  </w:pPr>
                  <w:r>
                    <w:t>73% → 67% (-11 to -3)</w:t>
                  </w:r>
                </w:p>
              </w:tc>
              <w:tc>
                <w:tcPr>
                  <w:tcW w:w="1924" w:type="dxa"/>
                </w:tcPr>
                <w:p w14:paraId="7AD63A1D" w14:textId="77777777" w:rsidR="00CE6D25" w:rsidRDefault="00000000">
                  <w:pPr>
                    <w:pStyle w:val="Compact"/>
                    <w:jc w:val="center"/>
                  </w:pPr>
                  <w:r>
                    <w:t>22% → 27% (+2 to +10)</w:t>
                  </w:r>
                </w:p>
              </w:tc>
              <w:tc>
                <w:tcPr>
                  <w:tcW w:w="1628" w:type="dxa"/>
                </w:tcPr>
                <w:p w14:paraId="0780729C" w14:textId="77777777" w:rsidR="00CE6D25" w:rsidRDefault="00000000">
                  <w:pPr>
                    <w:pStyle w:val="Compact"/>
                    <w:jc w:val="center"/>
                  </w:pPr>
                  <w:r>
                    <w:t>26% → 36% (+5 to +14)</w:t>
                  </w:r>
                </w:p>
              </w:tc>
            </w:tr>
            <w:tr w:rsidR="00CE6D25" w14:paraId="05572ED7" w14:textId="77777777">
              <w:tc>
                <w:tcPr>
                  <w:tcW w:w="740" w:type="dxa"/>
                </w:tcPr>
                <w:p w14:paraId="175A52CA" w14:textId="77777777" w:rsidR="00CE6D25" w:rsidRDefault="00000000">
                  <w:pPr>
                    <w:pStyle w:val="Compact"/>
                    <w:jc w:val="center"/>
                  </w:pPr>
                  <w:r>
                    <w:t>2022–2026</w:t>
                  </w:r>
                </w:p>
              </w:tc>
              <w:tc>
                <w:tcPr>
                  <w:tcW w:w="1702" w:type="dxa"/>
                </w:tcPr>
                <w:p w14:paraId="7F26DE94" w14:textId="77777777" w:rsidR="00CE6D25" w:rsidRDefault="00000000">
                  <w:pPr>
                    <w:pStyle w:val="Compact"/>
                    <w:jc w:val="center"/>
                  </w:pPr>
                  <w:r>
                    <w:t>90%</w:t>
                  </w:r>
                </w:p>
              </w:tc>
              <w:tc>
                <w:tcPr>
                  <w:tcW w:w="1924" w:type="dxa"/>
                </w:tcPr>
                <w:p w14:paraId="1135D3BF" w14:textId="77777777" w:rsidR="00CE6D25" w:rsidRDefault="00000000">
                  <w:pPr>
                    <w:pStyle w:val="Compact"/>
                    <w:jc w:val="center"/>
                  </w:pPr>
                  <w:r>
                    <w:t>88% → 78% (-14 to -4)</w:t>
                  </w:r>
                </w:p>
              </w:tc>
              <w:tc>
                <w:tcPr>
                  <w:tcW w:w="1924" w:type="dxa"/>
                </w:tcPr>
                <w:p w14:paraId="59090327" w14:textId="77777777" w:rsidR="00CE6D25" w:rsidRDefault="00000000">
                  <w:pPr>
                    <w:pStyle w:val="Compact"/>
                    <w:jc w:val="center"/>
                  </w:pPr>
                  <w:r>
                    <w:t>10% → 19% (+6 to +13)</w:t>
                  </w:r>
                </w:p>
              </w:tc>
              <w:tc>
                <w:tcPr>
                  <w:tcW w:w="1628" w:type="dxa"/>
                </w:tcPr>
                <w:p w14:paraId="49CAD4EC" w14:textId="77777777" w:rsidR="00CE6D25" w:rsidRDefault="00000000">
                  <w:pPr>
                    <w:pStyle w:val="Compact"/>
                    <w:jc w:val="center"/>
                  </w:pPr>
                  <w:r>
                    <w:t>12% → 25% (+8 to +17)</w:t>
                  </w:r>
                </w:p>
              </w:tc>
            </w:tr>
            <w:tr w:rsidR="00CE6D25" w14:paraId="70A2FF8B" w14:textId="77777777">
              <w:tc>
                <w:tcPr>
                  <w:tcW w:w="740" w:type="dxa"/>
                </w:tcPr>
                <w:p w14:paraId="7CAC9E0E" w14:textId="77777777" w:rsidR="00CE6D25" w:rsidRDefault="00000000">
                  <w:pPr>
                    <w:pStyle w:val="Compact"/>
                    <w:jc w:val="center"/>
                  </w:pPr>
                  <w:r>
                    <w:t>2022–2026</w:t>
                  </w:r>
                </w:p>
              </w:tc>
              <w:tc>
                <w:tcPr>
                  <w:tcW w:w="1702" w:type="dxa"/>
                </w:tcPr>
                <w:p w14:paraId="053888E2" w14:textId="77777777" w:rsidR="00CE6D25" w:rsidRDefault="00000000">
                  <w:pPr>
                    <w:pStyle w:val="Compact"/>
                    <w:jc w:val="center"/>
                  </w:pPr>
                  <w:r>
                    <w:t>80%</w:t>
                  </w:r>
                </w:p>
              </w:tc>
              <w:tc>
                <w:tcPr>
                  <w:tcW w:w="1924" w:type="dxa"/>
                </w:tcPr>
                <w:p w14:paraId="64E7FB13" w14:textId="77777777" w:rsidR="00CE6D25" w:rsidRDefault="00000000">
                  <w:pPr>
                    <w:pStyle w:val="Compact"/>
                    <w:jc w:val="center"/>
                  </w:pPr>
                  <w:r>
                    <w:t>74% → 61% (-22 to -4)</w:t>
                  </w:r>
                </w:p>
              </w:tc>
              <w:tc>
                <w:tcPr>
                  <w:tcW w:w="1924" w:type="dxa"/>
                </w:tcPr>
                <w:p w14:paraId="3297F1DA" w14:textId="77777777" w:rsidR="00CE6D25" w:rsidRDefault="00000000">
                  <w:pPr>
                    <w:pStyle w:val="Compact"/>
                    <w:jc w:val="center"/>
                  </w:pPr>
                  <w:r>
                    <w:t>20% → 32% (+6 to +20)</w:t>
                  </w:r>
                </w:p>
              </w:tc>
              <w:tc>
                <w:tcPr>
                  <w:tcW w:w="1628" w:type="dxa"/>
                </w:tcPr>
                <w:p w14:paraId="0A260BE5" w14:textId="77777777" w:rsidR="00CE6D25" w:rsidRDefault="00000000">
                  <w:pPr>
                    <w:pStyle w:val="Compact"/>
                    <w:jc w:val="center"/>
                  </w:pPr>
                  <w:r>
                    <w:t>25% → 41% (+8 to +24)</w:t>
                  </w:r>
                </w:p>
              </w:tc>
            </w:tr>
            <w:bookmarkEnd w:id="57"/>
          </w:tbl>
          <w:p w14:paraId="38326FE8" w14:textId="77777777" w:rsidR="00CE6D25" w:rsidRDefault="00CE6D25"/>
        </w:tc>
      </w:tr>
    </w:tbl>
    <w:p w14:paraId="38C88AA9"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632E5B1D" w14:textId="77777777">
        <w:tc>
          <w:tcPr>
            <w:tcW w:w="7920" w:type="dxa"/>
          </w:tcPr>
          <w:p w14:paraId="007C3EE8" w14:textId="77777777" w:rsidR="00CE6D25" w:rsidRDefault="00000000">
            <w:pPr>
              <w:pStyle w:val="Compact"/>
              <w:jc w:val="center"/>
            </w:pPr>
            <w:bookmarkStart w:id="58" w:name="fig-evidence"/>
            <w:r>
              <w:rPr>
                <w:noProof/>
              </w:rPr>
              <w:drawing>
                <wp:inline distT="0" distB="0" distL="0" distR="0" wp14:anchorId="1329793B" wp14:editId="391C78B8">
                  <wp:extent cx="5727700" cy="3512989"/>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outputs/figures/fig15_cull_search_area_evidence.png"/>
                          <pic:cNvPicPr>
                            <a:picLocks noChangeAspect="1" noChangeArrowheads="1"/>
                          </pic:cNvPicPr>
                        </pic:nvPicPr>
                        <pic:blipFill>
                          <a:blip r:embed="rId11"/>
                          <a:stretch>
                            <a:fillRect/>
                          </a:stretch>
                        </pic:blipFill>
                        <pic:spPr bwMode="auto">
                          <a:xfrm>
                            <a:off x="0" y="0"/>
                            <a:ext cx="5727700" cy="3512989"/>
                          </a:xfrm>
                          <a:prstGeom prst="rect">
                            <a:avLst/>
                          </a:prstGeom>
                          <a:noFill/>
                          <a:ln w="9525">
                            <a:noFill/>
                            <a:headEnd/>
                            <a:tailEnd/>
                          </a:ln>
                        </pic:spPr>
                      </pic:pic>
                    </a:graphicData>
                  </a:graphic>
                </wp:inline>
              </w:drawing>
            </w:r>
          </w:p>
          <w:p w14:paraId="3985F5AA" w14:textId="77777777" w:rsidR="00CE6D25" w:rsidRDefault="00000000">
            <w:pPr>
              <w:pStyle w:val="ImageCaption"/>
              <w:spacing w:before="200"/>
            </w:pPr>
            <w:r>
              <w:t>Figure 1: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w:t>
            </w:r>
            <w:r>
              <w:lastRenderedPageBreak/>
              <w:t>2026). Adding last season’s evidence shifts every curve in the useful direction.</w:t>
            </w:r>
          </w:p>
        </w:tc>
        <w:bookmarkEnd w:id="58"/>
      </w:tr>
    </w:tbl>
    <w:p w14:paraId="046A6378" w14:textId="77777777" w:rsidR="00CE6D25" w:rsidRDefault="00000000">
      <w:pPr>
        <w:pStyle w:val="BodyText"/>
      </w:pPr>
      <w:r>
        <w:lastRenderedPageBreak/>
        <w:t>The fitted model weighs the evidence in ways that match field experience:</w:t>
      </w:r>
    </w:p>
    <w:p w14:paraId="0076B6B5" w14:textId="77777777" w:rsidR="00CE6D25" w:rsidRDefault="00000000">
      <w:pPr>
        <w:pStyle w:val="Compact"/>
        <w:numPr>
          <w:ilvl w:val="0"/>
          <w:numId w:val="9"/>
        </w:numPr>
      </w:pPr>
      <w:r>
        <w:t>strong manta tows or problematic dives nearby raised a site’s rank;</w:t>
      </w:r>
    </w:p>
    <w:p w14:paraId="654BF580" w14:textId="77777777" w:rsidR="00CE6D25" w:rsidRDefault="00000000">
      <w:pPr>
        <w:pStyle w:val="Compact"/>
        <w:numPr>
          <w:ilvl w:val="0"/>
          <w:numId w:val="9"/>
        </w:numPr>
      </w:pPr>
      <w:r>
        <w:t>a site dived the previous season with nothing problematic dropped sharply;</w:t>
      </w:r>
    </w:p>
    <w:p w14:paraId="2E160EBD" w14:textId="77777777" w:rsidR="00CE6D25" w:rsidRDefault="00000000">
      <w:pPr>
        <w:pStyle w:val="Compact"/>
        <w:numPr>
          <w:ilvl w:val="0"/>
          <w:numId w:val="9"/>
        </w:numPr>
      </w:pPr>
      <w:r>
        <w:t>a site that had itself been problematic ranked slightly lower than its neighbourhood suggested, consistent with culling having reduced it.</w:t>
      </w:r>
    </w:p>
    <w:p w14:paraId="1F40226F" w14:textId="77777777" w:rsidR="00CE6D25" w:rsidRDefault="00000000">
      <w:pPr>
        <w:pStyle w:val="FirstParagraph"/>
      </w:pPr>
      <w:r>
        <w:t>Most of the reduction came from ranking quiet and never-dived sites lower. Among dives actually made, discrimination between problematic and low-density dives rose only from 0.57 to 0.59.</w:t>
      </w:r>
    </w:p>
    <w:p w14:paraId="7A75B185" w14:textId="77777777" w:rsidR="00CE6D25" w:rsidRDefault="00000000">
      <w:pPr>
        <w:pStyle w:val="BodyText"/>
      </w:pPr>
      <w:r>
        <w:t>A simple rule (“last season’s flagged sites first, then habitat”) searched the fewest sites but avoided fewer low-density dives than the fitted model. A three-season evidence window gave the same picture.</w:t>
      </w:r>
    </w:p>
    <w:p w14:paraId="10283A2C" w14:textId="77777777" w:rsidR="00CE6D25" w:rsidRDefault="00000000">
      <w:pPr>
        <w:pStyle w:val="Heading2"/>
      </w:pPr>
      <w:bookmarkStart w:id="59" w:name="the-gain-holds-season-by-season"/>
      <w:bookmarkStart w:id="60" w:name="_Toc243046469"/>
      <w:bookmarkEnd w:id="55"/>
      <w:r>
        <w:t>3.2 The gain holds season by season</w:t>
      </w:r>
      <w:bookmarkEnd w:id="60"/>
    </w:p>
    <w:p w14:paraId="724C7163" w14:textId="77777777" w:rsidR="00CE6D25" w:rsidRDefault="00000000">
      <w:pPr>
        <w:pStyle w:val="FirstParagraph"/>
      </w:pPr>
      <w:r>
        <w:t>The combined ranking was also tested strictly forward. For each season it was fitted only on earlier seasons. It avoided more low-density dives than habitat alone in every season from 2022, and searched fewer sites in every season from 2023 (</w:t>
      </w:r>
      <w:hyperlink w:anchor="tbl-seasons">
        <w:r>
          <w:rPr>
            <w:rStyle w:val="Hyperlink"/>
          </w:rPr>
          <w:t>Table 2</w:t>
        </w:r>
      </w:hyperlink>
      <w:r>
        <w:t>). It did not help in 2019–2021, when fewer earlier seasons were available to learn from.</w:t>
      </w:r>
    </w:p>
    <w:p w14:paraId="79A6E723" w14:textId="77777777" w:rsidR="00CE6D25" w:rsidRDefault="00000000">
      <w:pPr>
        <w:pStyle w:val="BodyText"/>
      </w:pPr>
      <w:r>
        <w:t>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w="5000" w:type="pct"/>
        <w:tblLayout w:type="fixed"/>
        <w:tblLook w:val="0000" w:firstRow="0" w:lastRow="0" w:firstColumn="0" w:lastColumn="0" w:noHBand="0" w:noVBand="0"/>
      </w:tblPr>
      <w:tblGrid>
        <w:gridCol w:w="9242"/>
      </w:tblGrid>
      <w:tr w:rsidR="00CE6D25" w14:paraId="70F5748E" w14:textId="77777777">
        <w:tc>
          <w:tcPr>
            <w:tcW w:w="7920" w:type="dxa"/>
          </w:tcPr>
          <w:p w14:paraId="12FE1371" w14:textId="77777777" w:rsidR="00CE6D25" w:rsidRDefault="00000000">
            <w:pPr>
              <w:pStyle w:val="ImageCaption"/>
              <w:spacing w:before="200"/>
            </w:pPr>
            <w:bookmarkStart w:id="61" w:name="tbl-seasons"/>
            <w:r>
              <w:t>Table 2: Year-by-year forward test of the cull-site ranking with 90% of problematic dives retained. Each season is ranked by a model fitted only on earlier seasons. Values are habitat alone → cull-trained habitat + last season’s evidence (all earlier seasons).</w:t>
            </w:r>
          </w:p>
          <w:tbl>
            <w:tblPr>
              <w:tblStyle w:val="Table"/>
              <w:tblW w:w="5000" w:type="pct"/>
              <w:tblLayout w:type="fixed"/>
              <w:tblLook w:val="0020" w:firstRow="1" w:lastRow="0" w:firstColumn="0" w:lastColumn="0" w:noHBand="0" w:noVBand="0"/>
            </w:tblPr>
            <w:tblGrid>
              <w:gridCol w:w="1423"/>
              <w:gridCol w:w="664"/>
              <w:gridCol w:w="1424"/>
              <w:gridCol w:w="2468"/>
              <w:gridCol w:w="3037"/>
            </w:tblGrid>
            <w:tr w:rsidR="00CE6D25" w14:paraId="1FE024C4"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1250" w:type="dxa"/>
                </w:tcPr>
                <w:p w14:paraId="383C94EB" w14:textId="77777777" w:rsidR="00CE6D25" w:rsidRDefault="00000000">
                  <w:pPr>
                    <w:pStyle w:val="Compact"/>
                    <w:jc w:val="center"/>
                  </w:pPr>
                  <w:r>
                    <w:t>Test season</w:t>
                  </w:r>
                </w:p>
              </w:tc>
              <w:tc>
                <w:tcPr>
                  <w:tcW w:w="583" w:type="dxa"/>
                </w:tcPr>
                <w:p w14:paraId="0729BE10" w14:textId="77777777" w:rsidR="00CE6D25" w:rsidRDefault="00000000">
                  <w:pPr>
                    <w:pStyle w:val="Compact"/>
                    <w:jc w:val="center"/>
                  </w:pPr>
                  <w:r>
                    <w:t>Dives</w:t>
                  </w:r>
                </w:p>
              </w:tc>
              <w:tc>
                <w:tcPr>
                  <w:tcW w:w="1250" w:type="dxa"/>
                </w:tcPr>
                <w:p w14:paraId="676D1240" w14:textId="77777777" w:rsidR="00CE6D25" w:rsidRDefault="00000000">
                  <w:pPr>
                    <w:pStyle w:val="Compact"/>
                    <w:jc w:val="center"/>
                  </w:pPr>
                  <w:r>
                    <w:t>Sites searched</w:t>
                  </w:r>
                </w:p>
              </w:tc>
              <w:tc>
                <w:tcPr>
                  <w:tcW w:w="2167" w:type="dxa"/>
                </w:tcPr>
                <w:p w14:paraId="5E62020E" w14:textId="77777777" w:rsidR="00CE6D25" w:rsidRDefault="00000000">
                  <w:pPr>
                    <w:pStyle w:val="Compact"/>
                    <w:jc w:val="center"/>
                  </w:pPr>
                  <w:r>
                    <w:t>Low-density dives avoided</w:t>
                  </w:r>
                </w:p>
              </w:tc>
              <w:tc>
                <w:tcPr>
                  <w:tcW w:w="2667" w:type="dxa"/>
                </w:tcPr>
                <w:p w14:paraId="70F5C6FF" w14:textId="77777777" w:rsidR="00CE6D25" w:rsidRDefault="00000000">
                  <w:pPr>
                    <w:pStyle w:val="Compact"/>
                    <w:jc w:val="center"/>
                  </w:pPr>
                  <w:r>
                    <w:t>AUC, problematic vs low-density</w:t>
                  </w:r>
                </w:p>
              </w:tc>
            </w:tr>
            <w:tr w:rsidR="00CE6D25" w14:paraId="7AA8B74D" w14:textId="77777777">
              <w:tc>
                <w:tcPr>
                  <w:tcW w:w="1250" w:type="dxa"/>
                </w:tcPr>
                <w:p w14:paraId="74EF3E0E" w14:textId="77777777" w:rsidR="00CE6D25" w:rsidRDefault="00000000">
                  <w:pPr>
                    <w:pStyle w:val="Compact"/>
                    <w:jc w:val="center"/>
                  </w:pPr>
                  <w:r>
                    <w:t>2019</w:t>
                  </w:r>
                </w:p>
              </w:tc>
              <w:tc>
                <w:tcPr>
                  <w:tcW w:w="583" w:type="dxa"/>
                </w:tcPr>
                <w:p w14:paraId="192C8A89" w14:textId="77777777" w:rsidR="00CE6D25" w:rsidRDefault="00000000">
                  <w:pPr>
                    <w:pStyle w:val="Compact"/>
                    <w:jc w:val="center"/>
                  </w:pPr>
                  <w:r>
                    <w:t>4,380</w:t>
                  </w:r>
                </w:p>
              </w:tc>
              <w:tc>
                <w:tcPr>
                  <w:tcW w:w="1250" w:type="dxa"/>
                </w:tcPr>
                <w:p w14:paraId="5CCB6F87" w14:textId="77777777" w:rsidR="00CE6D25" w:rsidRDefault="00000000">
                  <w:pPr>
                    <w:pStyle w:val="Compact"/>
                    <w:jc w:val="center"/>
                  </w:pPr>
                  <w:r>
                    <w:t>88% → 85%</w:t>
                  </w:r>
                </w:p>
              </w:tc>
              <w:tc>
                <w:tcPr>
                  <w:tcW w:w="2167" w:type="dxa"/>
                </w:tcPr>
                <w:p w14:paraId="03826C02" w14:textId="77777777" w:rsidR="00CE6D25" w:rsidRDefault="00000000">
                  <w:pPr>
                    <w:pStyle w:val="Compact"/>
                    <w:jc w:val="center"/>
                  </w:pPr>
                  <w:r>
                    <w:t>11% → 14%</w:t>
                  </w:r>
                </w:p>
              </w:tc>
              <w:tc>
                <w:tcPr>
                  <w:tcW w:w="2667" w:type="dxa"/>
                </w:tcPr>
                <w:p w14:paraId="3D7633A9" w14:textId="77777777" w:rsidR="00CE6D25" w:rsidRDefault="00000000">
                  <w:pPr>
                    <w:pStyle w:val="Compact"/>
                    <w:jc w:val="center"/>
                  </w:pPr>
                  <w:r>
                    <w:t>0.59 → 0.50</w:t>
                  </w:r>
                </w:p>
              </w:tc>
            </w:tr>
            <w:tr w:rsidR="00CE6D25" w14:paraId="456CB375" w14:textId="77777777">
              <w:tc>
                <w:tcPr>
                  <w:tcW w:w="1250" w:type="dxa"/>
                </w:tcPr>
                <w:p w14:paraId="358D0E2B" w14:textId="77777777" w:rsidR="00CE6D25" w:rsidRDefault="00000000">
                  <w:pPr>
                    <w:pStyle w:val="Compact"/>
                    <w:jc w:val="center"/>
                  </w:pPr>
                  <w:r>
                    <w:t>2020</w:t>
                  </w:r>
                </w:p>
              </w:tc>
              <w:tc>
                <w:tcPr>
                  <w:tcW w:w="583" w:type="dxa"/>
                </w:tcPr>
                <w:p w14:paraId="7F655192" w14:textId="77777777" w:rsidR="00CE6D25" w:rsidRDefault="00000000">
                  <w:pPr>
                    <w:pStyle w:val="Compact"/>
                    <w:jc w:val="center"/>
                  </w:pPr>
                  <w:r>
                    <w:t>3,311</w:t>
                  </w:r>
                </w:p>
              </w:tc>
              <w:tc>
                <w:tcPr>
                  <w:tcW w:w="1250" w:type="dxa"/>
                </w:tcPr>
                <w:p w14:paraId="6CF758F4" w14:textId="77777777" w:rsidR="00CE6D25" w:rsidRDefault="00000000">
                  <w:pPr>
                    <w:pStyle w:val="Compact"/>
                    <w:jc w:val="center"/>
                  </w:pPr>
                  <w:r>
                    <w:t>75% → 73%</w:t>
                  </w:r>
                </w:p>
              </w:tc>
              <w:tc>
                <w:tcPr>
                  <w:tcW w:w="2167" w:type="dxa"/>
                </w:tcPr>
                <w:p w14:paraId="681C7FD9" w14:textId="77777777" w:rsidR="00CE6D25" w:rsidRDefault="00000000">
                  <w:pPr>
                    <w:pStyle w:val="Compact"/>
                    <w:jc w:val="center"/>
                  </w:pPr>
                  <w:r>
                    <w:t>23% → 21%</w:t>
                  </w:r>
                </w:p>
              </w:tc>
              <w:tc>
                <w:tcPr>
                  <w:tcW w:w="2667" w:type="dxa"/>
                </w:tcPr>
                <w:p w14:paraId="2861A7BD" w14:textId="77777777" w:rsidR="00CE6D25" w:rsidRDefault="00000000">
                  <w:pPr>
                    <w:pStyle w:val="Compact"/>
                    <w:jc w:val="center"/>
                  </w:pPr>
                  <w:r>
                    <w:t>0.61 → 0.59</w:t>
                  </w:r>
                </w:p>
              </w:tc>
            </w:tr>
            <w:tr w:rsidR="00CE6D25" w14:paraId="160F0974" w14:textId="77777777">
              <w:tc>
                <w:tcPr>
                  <w:tcW w:w="1250" w:type="dxa"/>
                </w:tcPr>
                <w:p w14:paraId="762D7960" w14:textId="77777777" w:rsidR="00CE6D25" w:rsidRDefault="00000000">
                  <w:pPr>
                    <w:pStyle w:val="Compact"/>
                    <w:jc w:val="center"/>
                  </w:pPr>
                  <w:r>
                    <w:t>2021</w:t>
                  </w:r>
                </w:p>
              </w:tc>
              <w:tc>
                <w:tcPr>
                  <w:tcW w:w="583" w:type="dxa"/>
                </w:tcPr>
                <w:p w14:paraId="49964AF7" w14:textId="77777777" w:rsidR="00CE6D25" w:rsidRDefault="00000000">
                  <w:pPr>
                    <w:pStyle w:val="Compact"/>
                    <w:jc w:val="center"/>
                  </w:pPr>
                  <w:r>
                    <w:t>3,769</w:t>
                  </w:r>
                </w:p>
              </w:tc>
              <w:tc>
                <w:tcPr>
                  <w:tcW w:w="1250" w:type="dxa"/>
                </w:tcPr>
                <w:p w14:paraId="25C6BF92" w14:textId="77777777" w:rsidR="00CE6D25" w:rsidRDefault="00000000">
                  <w:pPr>
                    <w:pStyle w:val="Compact"/>
                    <w:jc w:val="center"/>
                  </w:pPr>
                  <w:r>
                    <w:t>78% → 80%</w:t>
                  </w:r>
                </w:p>
              </w:tc>
              <w:tc>
                <w:tcPr>
                  <w:tcW w:w="2167" w:type="dxa"/>
                </w:tcPr>
                <w:p w14:paraId="54B015B6" w14:textId="77777777" w:rsidR="00CE6D25" w:rsidRDefault="00000000">
                  <w:pPr>
                    <w:pStyle w:val="Compact"/>
                    <w:jc w:val="center"/>
                  </w:pPr>
                  <w:r>
                    <w:t>19% → 17%</w:t>
                  </w:r>
                </w:p>
              </w:tc>
              <w:tc>
                <w:tcPr>
                  <w:tcW w:w="2667" w:type="dxa"/>
                </w:tcPr>
                <w:p w14:paraId="023DC083" w14:textId="77777777" w:rsidR="00CE6D25" w:rsidRDefault="00000000">
                  <w:pPr>
                    <w:pStyle w:val="Compact"/>
                    <w:jc w:val="center"/>
                  </w:pPr>
                  <w:r>
                    <w:t>0.54 → 0.56</w:t>
                  </w:r>
                </w:p>
              </w:tc>
            </w:tr>
            <w:tr w:rsidR="00CE6D25" w14:paraId="7F90D53E" w14:textId="77777777">
              <w:tc>
                <w:tcPr>
                  <w:tcW w:w="1250" w:type="dxa"/>
                </w:tcPr>
                <w:p w14:paraId="59EA72E5" w14:textId="77777777" w:rsidR="00CE6D25" w:rsidRDefault="00000000">
                  <w:pPr>
                    <w:pStyle w:val="Compact"/>
                    <w:jc w:val="center"/>
                  </w:pPr>
                  <w:r>
                    <w:t>2022</w:t>
                  </w:r>
                </w:p>
              </w:tc>
              <w:tc>
                <w:tcPr>
                  <w:tcW w:w="583" w:type="dxa"/>
                </w:tcPr>
                <w:p w14:paraId="12469E2D" w14:textId="77777777" w:rsidR="00CE6D25" w:rsidRDefault="00000000">
                  <w:pPr>
                    <w:pStyle w:val="Compact"/>
                    <w:jc w:val="center"/>
                  </w:pPr>
                  <w:r>
                    <w:t>4,109</w:t>
                  </w:r>
                </w:p>
              </w:tc>
              <w:tc>
                <w:tcPr>
                  <w:tcW w:w="1250" w:type="dxa"/>
                </w:tcPr>
                <w:p w14:paraId="3A2ED5CD" w14:textId="77777777" w:rsidR="00CE6D25" w:rsidRDefault="00000000">
                  <w:pPr>
                    <w:pStyle w:val="Compact"/>
                    <w:jc w:val="center"/>
                  </w:pPr>
                  <w:r>
                    <w:t>80% → 81%</w:t>
                  </w:r>
                </w:p>
              </w:tc>
              <w:tc>
                <w:tcPr>
                  <w:tcW w:w="2167" w:type="dxa"/>
                </w:tcPr>
                <w:p w14:paraId="31CCEED1" w14:textId="77777777" w:rsidR="00CE6D25" w:rsidRDefault="00000000">
                  <w:pPr>
                    <w:pStyle w:val="Compact"/>
                    <w:jc w:val="center"/>
                  </w:pPr>
                  <w:r>
                    <w:t>13% → 15%</w:t>
                  </w:r>
                </w:p>
              </w:tc>
              <w:tc>
                <w:tcPr>
                  <w:tcW w:w="2667" w:type="dxa"/>
                </w:tcPr>
                <w:p w14:paraId="1DF29D7F" w14:textId="77777777" w:rsidR="00CE6D25" w:rsidRDefault="00000000">
                  <w:pPr>
                    <w:pStyle w:val="Compact"/>
                    <w:jc w:val="center"/>
                  </w:pPr>
                  <w:r>
                    <w:t>0.55 → 0.61</w:t>
                  </w:r>
                </w:p>
              </w:tc>
            </w:tr>
            <w:tr w:rsidR="00CE6D25" w14:paraId="4191BE12" w14:textId="77777777">
              <w:tc>
                <w:tcPr>
                  <w:tcW w:w="1250" w:type="dxa"/>
                </w:tcPr>
                <w:p w14:paraId="7251AFFE" w14:textId="77777777" w:rsidR="00CE6D25" w:rsidRDefault="00000000">
                  <w:pPr>
                    <w:pStyle w:val="Compact"/>
                    <w:jc w:val="center"/>
                  </w:pPr>
                  <w:r>
                    <w:t>2023</w:t>
                  </w:r>
                </w:p>
              </w:tc>
              <w:tc>
                <w:tcPr>
                  <w:tcW w:w="583" w:type="dxa"/>
                </w:tcPr>
                <w:p w14:paraId="42D9A8DF" w14:textId="77777777" w:rsidR="00CE6D25" w:rsidRDefault="00000000">
                  <w:pPr>
                    <w:pStyle w:val="Compact"/>
                    <w:jc w:val="center"/>
                  </w:pPr>
                  <w:r>
                    <w:t>4,119</w:t>
                  </w:r>
                </w:p>
              </w:tc>
              <w:tc>
                <w:tcPr>
                  <w:tcW w:w="1250" w:type="dxa"/>
                </w:tcPr>
                <w:p w14:paraId="333047C2" w14:textId="77777777" w:rsidR="00CE6D25" w:rsidRDefault="00000000">
                  <w:pPr>
                    <w:pStyle w:val="Compact"/>
                    <w:jc w:val="center"/>
                  </w:pPr>
                  <w:r>
                    <w:t>89% → 74%</w:t>
                  </w:r>
                </w:p>
              </w:tc>
              <w:tc>
                <w:tcPr>
                  <w:tcW w:w="2167" w:type="dxa"/>
                </w:tcPr>
                <w:p w14:paraId="5E3DA1A9" w14:textId="77777777" w:rsidR="00CE6D25" w:rsidRDefault="00000000">
                  <w:pPr>
                    <w:pStyle w:val="Compact"/>
                    <w:jc w:val="center"/>
                  </w:pPr>
                  <w:r>
                    <w:t>10% → 21%</w:t>
                  </w:r>
                </w:p>
              </w:tc>
              <w:tc>
                <w:tcPr>
                  <w:tcW w:w="2667" w:type="dxa"/>
                </w:tcPr>
                <w:p w14:paraId="7D6FB578" w14:textId="77777777" w:rsidR="00CE6D25" w:rsidRDefault="00000000">
                  <w:pPr>
                    <w:pStyle w:val="Compact"/>
                    <w:jc w:val="center"/>
                  </w:pPr>
                  <w:r>
                    <w:t>0.59 → 0.61</w:t>
                  </w:r>
                </w:p>
              </w:tc>
            </w:tr>
            <w:tr w:rsidR="00CE6D25" w14:paraId="4ED0FACB" w14:textId="77777777">
              <w:tc>
                <w:tcPr>
                  <w:tcW w:w="1250" w:type="dxa"/>
                </w:tcPr>
                <w:p w14:paraId="0F358D96" w14:textId="77777777" w:rsidR="00CE6D25" w:rsidRDefault="00000000">
                  <w:pPr>
                    <w:pStyle w:val="Compact"/>
                    <w:jc w:val="center"/>
                  </w:pPr>
                  <w:r>
                    <w:t>2024</w:t>
                  </w:r>
                </w:p>
              </w:tc>
              <w:tc>
                <w:tcPr>
                  <w:tcW w:w="583" w:type="dxa"/>
                </w:tcPr>
                <w:p w14:paraId="14856D31" w14:textId="77777777" w:rsidR="00CE6D25" w:rsidRDefault="00000000">
                  <w:pPr>
                    <w:pStyle w:val="Compact"/>
                    <w:jc w:val="center"/>
                  </w:pPr>
                  <w:r>
                    <w:t>3,910</w:t>
                  </w:r>
                </w:p>
              </w:tc>
              <w:tc>
                <w:tcPr>
                  <w:tcW w:w="1250" w:type="dxa"/>
                </w:tcPr>
                <w:p w14:paraId="5DBA9F08" w14:textId="77777777" w:rsidR="00CE6D25" w:rsidRDefault="00000000">
                  <w:pPr>
                    <w:pStyle w:val="Compact"/>
                    <w:jc w:val="center"/>
                  </w:pPr>
                  <w:r>
                    <w:t>88% → 84%</w:t>
                  </w:r>
                </w:p>
              </w:tc>
              <w:tc>
                <w:tcPr>
                  <w:tcW w:w="2167" w:type="dxa"/>
                </w:tcPr>
                <w:p w14:paraId="5B73D284" w14:textId="77777777" w:rsidR="00CE6D25" w:rsidRDefault="00000000">
                  <w:pPr>
                    <w:pStyle w:val="Compact"/>
                    <w:jc w:val="center"/>
                  </w:pPr>
                  <w:r>
                    <w:t>7% → 15%</w:t>
                  </w:r>
                </w:p>
              </w:tc>
              <w:tc>
                <w:tcPr>
                  <w:tcW w:w="2667" w:type="dxa"/>
                </w:tcPr>
                <w:p w14:paraId="055FFF47" w14:textId="77777777" w:rsidR="00CE6D25" w:rsidRDefault="00000000">
                  <w:pPr>
                    <w:pStyle w:val="Compact"/>
                    <w:jc w:val="center"/>
                  </w:pPr>
                  <w:r>
                    <w:t>0.54 → 0.61</w:t>
                  </w:r>
                </w:p>
              </w:tc>
            </w:tr>
            <w:tr w:rsidR="00CE6D25" w14:paraId="08FDCA12" w14:textId="77777777">
              <w:tc>
                <w:tcPr>
                  <w:tcW w:w="1250" w:type="dxa"/>
                </w:tcPr>
                <w:p w14:paraId="423219D5" w14:textId="77777777" w:rsidR="00CE6D25" w:rsidRDefault="00000000">
                  <w:pPr>
                    <w:pStyle w:val="Compact"/>
                    <w:jc w:val="center"/>
                  </w:pPr>
                  <w:r>
                    <w:t>2025</w:t>
                  </w:r>
                </w:p>
              </w:tc>
              <w:tc>
                <w:tcPr>
                  <w:tcW w:w="583" w:type="dxa"/>
                </w:tcPr>
                <w:p w14:paraId="1715E349" w14:textId="77777777" w:rsidR="00CE6D25" w:rsidRDefault="00000000">
                  <w:pPr>
                    <w:pStyle w:val="Compact"/>
                    <w:jc w:val="center"/>
                  </w:pPr>
                  <w:r>
                    <w:t>3,67</w:t>
                  </w:r>
                  <w:r>
                    <w:lastRenderedPageBreak/>
                    <w:t>6</w:t>
                  </w:r>
                </w:p>
              </w:tc>
              <w:tc>
                <w:tcPr>
                  <w:tcW w:w="1250" w:type="dxa"/>
                </w:tcPr>
                <w:p w14:paraId="3DBD385E" w14:textId="77777777" w:rsidR="00CE6D25" w:rsidRDefault="00000000">
                  <w:pPr>
                    <w:pStyle w:val="Compact"/>
                    <w:jc w:val="center"/>
                  </w:pPr>
                  <w:r>
                    <w:lastRenderedPageBreak/>
                    <w:t xml:space="preserve">88% → </w:t>
                  </w:r>
                  <w:r>
                    <w:lastRenderedPageBreak/>
                    <w:t>84%</w:t>
                  </w:r>
                </w:p>
              </w:tc>
              <w:tc>
                <w:tcPr>
                  <w:tcW w:w="2167" w:type="dxa"/>
                </w:tcPr>
                <w:p w14:paraId="1F28479D" w14:textId="77777777" w:rsidR="00CE6D25" w:rsidRDefault="00000000">
                  <w:pPr>
                    <w:pStyle w:val="Compact"/>
                    <w:jc w:val="center"/>
                  </w:pPr>
                  <w:r>
                    <w:lastRenderedPageBreak/>
                    <w:t>11% → 18%</w:t>
                  </w:r>
                </w:p>
              </w:tc>
              <w:tc>
                <w:tcPr>
                  <w:tcW w:w="2667" w:type="dxa"/>
                </w:tcPr>
                <w:p w14:paraId="6750273A" w14:textId="77777777" w:rsidR="00CE6D25" w:rsidRDefault="00000000">
                  <w:pPr>
                    <w:pStyle w:val="Compact"/>
                    <w:jc w:val="center"/>
                  </w:pPr>
                  <w:r>
                    <w:t>0.52 → 0.60</w:t>
                  </w:r>
                </w:p>
              </w:tc>
            </w:tr>
            <w:tr w:rsidR="00CE6D25" w14:paraId="3342058D" w14:textId="77777777">
              <w:tc>
                <w:tcPr>
                  <w:tcW w:w="1250" w:type="dxa"/>
                </w:tcPr>
                <w:p w14:paraId="0B3DBA88" w14:textId="77777777" w:rsidR="00CE6D25" w:rsidRDefault="00000000">
                  <w:pPr>
                    <w:pStyle w:val="Compact"/>
                    <w:jc w:val="center"/>
                  </w:pPr>
                  <w:r>
                    <w:t>2026 (Jan–May)</w:t>
                  </w:r>
                </w:p>
              </w:tc>
              <w:tc>
                <w:tcPr>
                  <w:tcW w:w="583" w:type="dxa"/>
                </w:tcPr>
                <w:p w14:paraId="5A29AA67" w14:textId="77777777" w:rsidR="00CE6D25" w:rsidRDefault="00000000">
                  <w:pPr>
                    <w:pStyle w:val="Compact"/>
                    <w:jc w:val="center"/>
                  </w:pPr>
                  <w:r>
                    <w:t>1,157</w:t>
                  </w:r>
                </w:p>
              </w:tc>
              <w:tc>
                <w:tcPr>
                  <w:tcW w:w="1250" w:type="dxa"/>
                </w:tcPr>
                <w:p w14:paraId="0B7B17B3" w14:textId="77777777" w:rsidR="00CE6D25" w:rsidRDefault="00000000">
                  <w:pPr>
                    <w:pStyle w:val="Compact"/>
                    <w:jc w:val="center"/>
                  </w:pPr>
                  <w:r>
                    <w:t>96% → 76%</w:t>
                  </w:r>
                </w:p>
              </w:tc>
              <w:tc>
                <w:tcPr>
                  <w:tcW w:w="2167" w:type="dxa"/>
                </w:tcPr>
                <w:p w14:paraId="0C48DF2F" w14:textId="77777777" w:rsidR="00CE6D25" w:rsidRDefault="00000000">
                  <w:pPr>
                    <w:pStyle w:val="Compact"/>
                    <w:jc w:val="center"/>
                  </w:pPr>
                  <w:r>
                    <w:t>5% → 25%</w:t>
                  </w:r>
                </w:p>
              </w:tc>
              <w:tc>
                <w:tcPr>
                  <w:tcW w:w="2667" w:type="dxa"/>
                </w:tcPr>
                <w:p w14:paraId="62A6C78B" w14:textId="77777777" w:rsidR="00CE6D25" w:rsidRDefault="00000000">
                  <w:pPr>
                    <w:pStyle w:val="Compact"/>
                    <w:jc w:val="center"/>
                  </w:pPr>
                  <w:r>
                    <w:t>0.53 → 0.71</w:t>
                  </w:r>
                </w:p>
              </w:tc>
            </w:tr>
            <w:tr w:rsidR="00CE6D25" w14:paraId="37BE9AD2" w14:textId="77777777">
              <w:tc>
                <w:tcPr>
                  <w:tcW w:w="1250" w:type="dxa"/>
                </w:tcPr>
                <w:p w14:paraId="06DBB4D6" w14:textId="77777777" w:rsidR="00CE6D25" w:rsidRDefault="00000000">
                  <w:pPr>
                    <w:pStyle w:val="Compact"/>
                    <w:jc w:val="center"/>
                  </w:pPr>
                  <w:r>
                    <w:t>2019–2026</w:t>
                  </w:r>
                </w:p>
              </w:tc>
              <w:tc>
                <w:tcPr>
                  <w:tcW w:w="583" w:type="dxa"/>
                </w:tcPr>
                <w:p w14:paraId="35B53B94" w14:textId="77777777" w:rsidR="00CE6D25" w:rsidRDefault="00000000">
                  <w:pPr>
                    <w:pStyle w:val="Compact"/>
                    <w:jc w:val="center"/>
                  </w:pPr>
                  <w:r>
                    <w:t>28,431</w:t>
                  </w:r>
                </w:p>
              </w:tc>
              <w:tc>
                <w:tcPr>
                  <w:tcW w:w="1250" w:type="dxa"/>
                </w:tcPr>
                <w:p w14:paraId="04BB5B56" w14:textId="77777777" w:rsidR="00CE6D25" w:rsidRDefault="00000000">
                  <w:pPr>
                    <w:pStyle w:val="Compact"/>
                    <w:jc w:val="center"/>
                  </w:pPr>
                  <w:r>
                    <w:t>86% → 81%</w:t>
                  </w:r>
                </w:p>
              </w:tc>
              <w:tc>
                <w:tcPr>
                  <w:tcW w:w="2167" w:type="dxa"/>
                </w:tcPr>
                <w:p w14:paraId="22AB990F" w14:textId="77777777" w:rsidR="00CE6D25" w:rsidRDefault="00000000">
                  <w:pPr>
                    <w:pStyle w:val="Compact"/>
                    <w:jc w:val="center"/>
                  </w:pPr>
                  <w:r>
                    <w:t>11% → 17%</w:t>
                  </w:r>
                </w:p>
              </w:tc>
              <w:tc>
                <w:tcPr>
                  <w:tcW w:w="2667" w:type="dxa"/>
                </w:tcPr>
                <w:p w14:paraId="2C1B8B60" w14:textId="77777777" w:rsidR="00CE6D25" w:rsidRDefault="00000000">
                  <w:pPr>
                    <w:pStyle w:val="Compact"/>
                    <w:jc w:val="center"/>
                  </w:pPr>
                  <w:r>
                    <w:t>0.57 → 0.58</w:t>
                  </w:r>
                </w:p>
              </w:tc>
            </w:tr>
            <w:bookmarkEnd w:id="61"/>
          </w:tbl>
          <w:p w14:paraId="264645EE" w14:textId="77777777" w:rsidR="00CE6D25" w:rsidRDefault="00CE6D25"/>
        </w:tc>
      </w:tr>
    </w:tbl>
    <w:p w14:paraId="1385552A" w14:textId="77777777" w:rsidR="00CE6D25" w:rsidRDefault="00000000">
      <w:pPr>
        <w:pStyle w:val="BodyText"/>
      </w:pPr>
      <w:r>
        <w:lastRenderedPageBreak/>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7D20DD2F" w14:textId="77777777" w:rsidR="00CE6D25" w:rsidRDefault="00000000">
      <w:pPr>
        <w:pStyle w:val="Heading2"/>
      </w:pPr>
      <w:bookmarkStart w:id="62" w:name="sec-sources"/>
      <w:bookmarkStart w:id="63" w:name="_Toc243046470"/>
      <w:bookmarkEnd w:id="59"/>
      <w:r>
        <w:t>3.3 Each source covers the other’s gaps</w:t>
      </w:r>
      <w:bookmarkEnd w:id="63"/>
    </w:p>
    <w:p w14:paraId="70D2455D" w14:textId="77777777" w:rsidR="00CE6D25" w:rsidRDefault="00000000">
      <w:pPr>
        <w:pStyle w:val="Heading3"/>
      </w:pPr>
      <w:bookmarkStart w:id="64" w:name="Xb58e258760303588338fbcfcd266382b07be4c0"/>
      <w:bookmarkStart w:id="65" w:name="_Toc243046471"/>
      <w:r>
        <w:t>3.3.1 Habitat layers: a consistent first ordering on every reef</w:t>
      </w:r>
      <w:bookmarkEnd w:id="65"/>
    </w:p>
    <w:p w14:paraId="4DBBF333" w14:textId="77777777" w:rsidR="00CE6D25" w:rsidRDefault="00000000">
      <w:pPr>
        <w:pStyle w:val="FirstParagraph"/>
      </w:pPr>
      <w:r>
        <w:t>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Figure 2</w:t>
        </w:r>
      </w:hyperlink>
      <w:r>
        <w:t>). Within reefs, the cull-trained layers placed their highest ranks along reef margins and outer slopes (</w:t>
      </w:r>
      <w:hyperlink w:anchor="fig-maps">
        <w:r>
          <w:rPr>
            <w:rStyle w:val="Hyperlink"/>
          </w:rPr>
          <w:t>Figure 3</w:t>
        </w:r>
      </w:hyperlink>
      <w:r>
        <w:t>).</w:t>
      </w:r>
    </w:p>
    <w:tbl>
      <w:tblPr>
        <w:tblStyle w:val="Table"/>
        <w:tblW w:w="5000" w:type="pct"/>
        <w:tblLayout w:type="fixed"/>
        <w:tblLook w:val="0000" w:firstRow="0" w:lastRow="0" w:firstColumn="0" w:lastColumn="0" w:noHBand="0" w:noVBand="0"/>
      </w:tblPr>
      <w:tblGrid>
        <w:gridCol w:w="9242"/>
      </w:tblGrid>
      <w:tr w:rsidR="00CE6D25" w14:paraId="7792AD1F" w14:textId="77777777">
        <w:tc>
          <w:tcPr>
            <w:tcW w:w="7920" w:type="dxa"/>
          </w:tcPr>
          <w:p w14:paraId="3E6DD374" w14:textId="77777777" w:rsidR="00CE6D25" w:rsidRDefault="00000000">
            <w:pPr>
              <w:pStyle w:val="Compact"/>
              <w:jc w:val="center"/>
            </w:pPr>
            <w:bookmarkStart w:id="66" w:name="fig-overview"/>
            <w:r>
              <w:rPr>
                <w:noProof/>
              </w:rPr>
              <w:drawing>
                <wp:inline distT="0" distB="0" distL="0" distR="0" wp14:anchorId="144FEBBC" wp14:editId="59134A4F">
                  <wp:extent cx="5727700" cy="3971205"/>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s/figures/fig01_gbr_overview.png"/>
                          <pic:cNvPicPr>
                            <a:picLocks noChangeAspect="1" noChangeArrowheads="1"/>
                          </pic:cNvPicPr>
                        </pic:nvPicPr>
                        <pic:blipFill>
                          <a:blip r:embed="rId12"/>
                          <a:stretch>
                            <a:fillRect/>
                          </a:stretch>
                        </pic:blipFill>
                        <pic:spPr bwMode="auto">
                          <a:xfrm>
                            <a:off x="0" y="0"/>
                            <a:ext cx="5727700" cy="3971205"/>
                          </a:xfrm>
                          <a:prstGeom prst="rect">
                            <a:avLst/>
                          </a:prstGeom>
                          <a:noFill/>
                          <a:ln w="9525">
                            <a:noFill/>
                            <a:headEnd/>
                            <a:tailEnd/>
                          </a:ln>
                        </pic:spPr>
                      </pic:pic>
                    </a:graphicData>
                  </a:graphic>
                </wp:inline>
              </w:drawing>
            </w:r>
          </w:p>
          <w:p w14:paraId="1655E083" w14:textId="77777777" w:rsidR="00CE6D25" w:rsidRDefault="00000000">
            <w:pPr>
              <w:pStyle w:val="ImageCaption"/>
              <w:spacing w:before="200"/>
            </w:pPr>
            <w:r>
              <w:t>Figure 2: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tc>
        <w:bookmarkEnd w:id="66"/>
      </w:tr>
    </w:tbl>
    <w:p w14:paraId="51086C8E"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49FACB77" w14:textId="77777777">
        <w:tc>
          <w:tcPr>
            <w:tcW w:w="7920" w:type="dxa"/>
          </w:tcPr>
          <w:p w14:paraId="4B396BD0" w14:textId="77777777" w:rsidR="00CE6D25" w:rsidRDefault="00000000">
            <w:pPr>
              <w:pStyle w:val="Compact"/>
              <w:jc w:val="center"/>
            </w:pPr>
            <w:bookmarkStart w:id="67" w:name="fig-maps"/>
            <w:r>
              <w:rPr>
                <w:noProof/>
              </w:rPr>
              <w:lastRenderedPageBreak/>
              <w:drawing>
                <wp:inline distT="0" distB="0" distL="0" distR="0" wp14:anchorId="5416AFAF" wp14:editId="055EB780">
                  <wp:extent cx="5727700" cy="511674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outputs/figures/fig02b_four_reef_comparison_imagery.png"/>
                          <pic:cNvPicPr>
                            <a:picLocks noChangeAspect="1" noChangeArrowheads="1"/>
                          </pic:cNvPicPr>
                        </pic:nvPicPr>
                        <pic:blipFill>
                          <a:blip r:embed="rId13"/>
                          <a:stretch>
                            <a:fillRect/>
                          </a:stretch>
                        </pic:blipFill>
                        <pic:spPr bwMode="auto">
                          <a:xfrm>
                            <a:off x="0" y="0"/>
                            <a:ext cx="5727700" cy="5116745"/>
                          </a:xfrm>
                          <a:prstGeom prst="rect">
                            <a:avLst/>
                          </a:prstGeom>
                          <a:noFill/>
                          <a:ln w="9525">
                            <a:noFill/>
                            <a:headEnd/>
                            <a:tailEnd/>
                          </a:ln>
                        </pic:spPr>
                      </pic:pic>
                    </a:graphicData>
                  </a:graphic>
                </wp:inline>
              </w:drawing>
            </w:r>
          </w:p>
          <w:p w14:paraId="74E9D770" w14:textId="77777777" w:rsidR="00CE6D25" w:rsidRDefault="00000000">
            <w:pPr>
              <w:pStyle w:val="ImageCaption"/>
              <w:spacing w:before="200"/>
            </w:pPr>
            <w:r>
              <w:t>Figure 3: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tc>
        <w:bookmarkEnd w:id="67"/>
      </w:tr>
    </w:tbl>
    <w:p w14:paraId="355C5DBC" w14:textId="77777777" w:rsidR="00CE6D25" w:rsidRDefault="00000000">
      <w:pPr>
        <w:pStyle w:val="BodyText"/>
      </w:pPr>
      <w:r>
        <w:t>On their own, the layers discriminate modestly between places on the same reef. On independent manta tows, RG + year reached a within reef-year AUC of 0.576 (95% CI 0.548–0.602) (</w:t>
      </w:r>
      <w:hyperlink w:anchor="tbl-manta">
        <w:r>
          <w:rPr>
            <w:rStyle w:val="Hyperlink"/>
          </w:rPr>
          <w:t>Table 3</w:t>
        </w:r>
      </w:hyperlink>
      <w:r>
        <w:t xml:space="preserve">, </w:t>
      </w:r>
      <w:hyperlink w:anchor="fig-manta">
        <w:r>
          <w:rPr>
            <w:rStyle w:val="Hyperlink"/>
          </w:rPr>
          <w:t>Figure 4</w:t>
        </w:r>
      </w:hyperlink>
      <w:r>
        <w:t>). It placed 23% more strong-evidence tows in each reef’s top-ranked 20% than chance. The manta model, trained on tows but scored leave-reef-out, reached 0.612 (95% CI 0.578–0.636) (</w:t>
      </w:r>
      <w:hyperlink w:anchor="sec-manta">
        <w:r>
          <w:rPr>
            <w:rStyle w:val="Hyperlink"/>
          </w:rPr>
          <w:t>Section 3.4</w:t>
        </w:r>
      </w:hyperlink>
      <w:r>
        <w:t>).</w:t>
      </w:r>
    </w:p>
    <w:tbl>
      <w:tblPr>
        <w:tblStyle w:val="Table"/>
        <w:tblW w:w="5000" w:type="pct"/>
        <w:tblLayout w:type="fixed"/>
        <w:tblLook w:val="0000" w:firstRow="0" w:lastRow="0" w:firstColumn="0" w:lastColumn="0" w:noHBand="0" w:noVBand="0"/>
      </w:tblPr>
      <w:tblGrid>
        <w:gridCol w:w="9242"/>
      </w:tblGrid>
      <w:tr w:rsidR="00CE6D25" w14:paraId="50AFFD9E" w14:textId="77777777">
        <w:tc>
          <w:tcPr>
            <w:tcW w:w="7920" w:type="dxa"/>
          </w:tcPr>
          <w:p w14:paraId="3384D668" w14:textId="77777777" w:rsidR="00CE6D25" w:rsidRDefault="00000000">
            <w:pPr>
              <w:pStyle w:val="ImageCaption"/>
              <w:spacing w:before="200"/>
            </w:pPr>
            <w:bookmarkStart w:id="68" w:name="tbl-manta"/>
            <w:r>
              <w:t>Table 3: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w="0" w:type="auto"/>
              <w:tblLook w:val="0020" w:firstRow="1" w:lastRow="0" w:firstColumn="0" w:lastColumn="0" w:noHBand="0" w:noVBand="0"/>
            </w:tblPr>
            <w:tblGrid>
              <w:gridCol w:w="2640"/>
              <w:gridCol w:w="2640"/>
              <w:gridCol w:w="2640"/>
            </w:tblGrid>
            <w:tr w:rsidR="00CE6D25" w14:paraId="5FEA1A10"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2216D8" w14:textId="77777777" w:rsidR="00CE6D25" w:rsidRDefault="00000000">
                  <w:pPr>
                    <w:pStyle w:val="Compact"/>
                    <w:jc w:val="center"/>
                  </w:pPr>
                  <w:r>
                    <w:lastRenderedPageBreak/>
                    <w:t>Layer</w:t>
                  </w:r>
                </w:p>
              </w:tc>
              <w:tc>
                <w:tcPr>
                  <w:tcW w:w="2640" w:type="dxa"/>
                </w:tcPr>
                <w:p w14:paraId="58D325BF" w14:textId="77777777" w:rsidR="00CE6D25" w:rsidRDefault="00000000">
                  <w:pPr>
                    <w:pStyle w:val="Compact"/>
                    <w:jc w:val="center"/>
                  </w:pPr>
                  <w:r>
                    <w:t>Within reef-year AUC (95% CI)</w:t>
                  </w:r>
                </w:p>
              </w:tc>
              <w:tc>
                <w:tcPr>
                  <w:tcW w:w="2640" w:type="dxa"/>
                </w:tcPr>
                <w:p w14:paraId="375C02F4" w14:textId="77777777" w:rsidR="00CE6D25" w:rsidRDefault="00000000">
                  <w:pPr>
                    <w:pStyle w:val="Compact"/>
                    <w:jc w:val="center"/>
                  </w:pPr>
                  <w:r>
                    <w:t>Top-20% lift (95% CI)</w:t>
                  </w:r>
                </w:p>
              </w:tc>
            </w:tr>
            <w:tr w:rsidR="00CE6D25" w14:paraId="5EB4A3D3" w14:textId="77777777">
              <w:tc>
                <w:tcPr>
                  <w:tcW w:w="2640" w:type="dxa"/>
                </w:tcPr>
                <w:p w14:paraId="32F6C655" w14:textId="77777777" w:rsidR="00CE6D25" w:rsidRDefault="00000000">
                  <w:pPr>
                    <w:pStyle w:val="Compact"/>
                    <w:jc w:val="center"/>
                  </w:pPr>
                  <w:r>
                    <w:t>Clean + year</w:t>
                  </w:r>
                </w:p>
              </w:tc>
              <w:tc>
                <w:tcPr>
                  <w:tcW w:w="2640" w:type="dxa"/>
                </w:tcPr>
                <w:p w14:paraId="402381A5" w14:textId="77777777" w:rsidR="00CE6D25" w:rsidRDefault="00000000">
                  <w:pPr>
                    <w:pStyle w:val="Compact"/>
                    <w:jc w:val="center"/>
                  </w:pPr>
                  <w:r>
                    <w:t>0.516 (0.500–0.532)</w:t>
                  </w:r>
                </w:p>
              </w:tc>
              <w:tc>
                <w:tcPr>
                  <w:tcW w:w="2640" w:type="dxa"/>
                </w:tcPr>
                <w:p w14:paraId="2D317DD2" w14:textId="77777777" w:rsidR="00CE6D25" w:rsidRDefault="00000000">
                  <w:pPr>
                    <w:pStyle w:val="Compact"/>
                    <w:jc w:val="center"/>
                  </w:pPr>
                  <w:r>
                    <w:t>1.11 (1.06–1.15)</w:t>
                  </w:r>
                </w:p>
              </w:tc>
            </w:tr>
            <w:tr w:rsidR="00CE6D25" w14:paraId="2865B7F5" w14:textId="77777777">
              <w:tc>
                <w:tcPr>
                  <w:tcW w:w="2640" w:type="dxa"/>
                </w:tcPr>
                <w:p w14:paraId="52FDBAE1" w14:textId="77777777" w:rsidR="00CE6D25" w:rsidRDefault="00000000">
                  <w:pPr>
                    <w:pStyle w:val="Compact"/>
                    <w:jc w:val="center"/>
                  </w:pPr>
                  <w:r>
                    <w:t>RG + year</w:t>
                  </w:r>
                </w:p>
              </w:tc>
              <w:tc>
                <w:tcPr>
                  <w:tcW w:w="2640" w:type="dxa"/>
                </w:tcPr>
                <w:p w14:paraId="6AF732C9" w14:textId="77777777" w:rsidR="00CE6D25" w:rsidRDefault="00000000">
                  <w:pPr>
                    <w:pStyle w:val="Compact"/>
                    <w:jc w:val="center"/>
                  </w:pPr>
                  <w:r>
                    <w:t>0.576 (0.548–0.602)</w:t>
                  </w:r>
                </w:p>
              </w:tc>
              <w:tc>
                <w:tcPr>
                  <w:tcW w:w="2640" w:type="dxa"/>
                </w:tcPr>
                <w:p w14:paraId="28643C30" w14:textId="77777777" w:rsidR="00CE6D25" w:rsidRDefault="00000000">
                  <w:pPr>
                    <w:pStyle w:val="Compact"/>
                    <w:jc w:val="center"/>
                  </w:pPr>
                  <w:r>
                    <w:t>1.23 (1.18–1.29)</w:t>
                  </w:r>
                </w:p>
              </w:tc>
            </w:tr>
            <w:tr w:rsidR="00CE6D25" w14:paraId="76D6F86B" w14:textId="77777777">
              <w:tc>
                <w:tcPr>
                  <w:tcW w:w="2640" w:type="dxa"/>
                </w:tcPr>
                <w:p w14:paraId="614F0685" w14:textId="77777777" w:rsidR="00CE6D25" w:rsidRDefault="00000000">
                  <w:pPr>
                    <w:pStyle w:val="Compact"/>
                    <w:jc w:val="center"/>
                  </w:pPr>
                  <w:r>
                    <w:t>HMSC joint</w:t>
                  </w:r>
                </w:p>
              </w:tc>
              <w:tc>
                <w:tcPr>
                  <w:tcW w:w="2640" w:type="dxa"/>
                </w:tcPr>
                <w:p w14:paraId="2FBA1853" w14:textId="77777777" w:rsidR="00CE6D25" w:rsidRDefault="00000000">
                  <w:pPr>
                    <w:pStyle w:val="Compact"/>
                    <w:jc w:val="center"/>
                  </w:pPr>
                  <w:r>
                    <w:t>0.567 (0.549–0.585)</w:t>
                  </w:r>
                </w:p>
              </w:tc>
              <w:tc>
                <w:tcPr>
                  <w:tcW w:w="2640" w:type="dxa"/>
                </w:tcPr>
                <w:p w14:paraId="1143F33C" w14:textId="77777777" w:rsidR="00CE6D25" w:rsidRDefault="00000000">
                  <w:pPr>
                    <w:pStyle w:val="Compact"/>
                    <w:jc w:val="center"/>
                  </w:pPr>
                  <w:r>
                    <w:t>1.15 (1.11–1.19)</w:t>
                  </w:r>
                </w:p>
              </w:tc>
            </w:tr>
            <w:bookmarkEnd w:id="68"/>
          </w:tbl>
          <w:p w14:paraId="300526D8" w14:textId="77777777" w:rsidR="00CE6D25" w:rsidRDefault="00CE6D25"/>
        </w:tc>
      </w:tr>
    </w:tbl>
    <w:p w14:paraId="0AA16560" w14:textId="77777777" w:rsidR="00CE6D25"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CE6D25" w14:paraId="2B11A764" w14:textId="77777777">
        <w:tc>
          <w:tcPr>
            <w:tcW w:w="7920" w:type="dxa"/>
          </w:tcPr>
          <w:p w14:paraId="6CBAD895" w14:textId="77777777" w:rsidR="00CE6D25" w:rsidRDefault="00000000">
            <w:pPr>
              <w:pStyle w:val="Compact"/>
              <w:jc w:val="center"/>
            </w:pPr>
            <w:bookmarkStart w:id="69" w:name="fig-manta"/>
            <w:r>
              <w:rPr>
                <w:noProof/>
              </w:rPr>
              <w:drawing>
                <wp:inline distT="0" distB="0" distL="0" distR="0" wp14:anchorId="1DB264B2" wp14:editId="5FCDC72C">
                  <wp:extent cx="5727700" cy="213834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s/figures/fig03_manta_independent_check.png"/>
                          <pic:cNvPicPr>
                            <a:picLocks noChangeAspect="1" noChangeArrowheads="1"/>
                          </pic:cNvPicPr>
                        </pic:nvPicPr>
                        <pic:blipFill>
                          <a:blip r:embed="rId14"/>
                          <a:stretch>
                            <a:fillRect/>
                          </a:stretch>
                        </pic:blipFill>
                        <pic:spPr bwMode="auto">
                          <a:xfrm>
                            <a:off x="0" y="0"/>
                            <a:ext cx="5727700" cy="2138341"/>
                          </a:xfrm>
                          <a:prstGeom prst="rect">
                            <a:avLst/>
                          </a:prstGeom>
                          <a:noFill/>
                          <a:ln w="9525">
                            <a:noFill/>
                            <a:headEnd/>
                            <a:tailEnd/>
                          </a:ln>
                        </pic:spPr>
                      </pic:pic>
                    </a:graphicData>
                  </a:graphic>
                </wp:inline>
              </w:drawing>
            </w:r>
          </w:p>
          <w:p w14:paraId="5713BB9F" w14:textId="77777777" w:rsidR="00CE6D25" w:rsidRDefault="00000000">
            <w:pPr>
              <w:pStyle w:val="ImageCaption"/>
              <w:spacing w:before="200"/>
            </w:pPr>
            <w:r>
              <w:t>Figure 4: Independent manta tow check of the three habitat layers. Left: within reef-year AUC; right: top-20% lift. Bars are 95% bootstrap intervals over reef-years; dotted lines mark chance.</w:t>
            </w:r>
          </w:p>
        </w:tc>
        <w:bookmarkEnd w:id="69"/>
      </w:tr>
    </w:tbl>
    <w:p w14:paraId="5F4F7EFE" w14:textId="77777777" w:rsidR="00CE6D25" w:rsidRDefault="00000000">
      <w:pPr>
        <w:pStyle w:val="BodyText"/>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07C7C40C" w14:textId="77777777" w:rsidR="00CE6D25" w:rsidRDefault="00000000">
      <w:pPr>
        <w:pStyle w:val="Heading3"/>
      </w:pPr>
      <w:bookmarkStart w:id="70" w:name="habitat-alone-as-a-cull-site-ranking"/>
      <w:bookmarkStart w:id="71" w:name="_Toc243046472"/>
      <w:bookmarkEnd w:id="64"/>
      <w:r>
        <w:t>3.3.2 Habitat alone as a cull-site ranking</w:t>
      </w:r>
      <w:bookmarkEnd w:id="71"/>
    </w:p>
    <w:p w14:paraId="15B8B7CF" w14:textId="77777777" w:rsidR="00CE6D25" w:rsidRDefault="00000000">
      <w:pPr>
        <w:pStyle w:val="FirstParagraph"/>
      </w:pPr>
      <w:r>
        <w:t>Used alone to rank all designated sites on a reef, the held-out habitat layer retained problematic dives only slightly faster than low-density or ghost dives (</w:t>
      </w:r>
      <w:hyperlink w:anchor="tbl-sites">
        <w:r>
          <w:rPr>
            <w:rStyle w:val="Hyperlink"/>
          </w:rPr>
          <w:t>Table 4</w:t>
        </w:r>
      </w:hyperlink>
      <w:r>
        <w:t xml:space="preserve">, </w:t>
      </w:r>
      <w:hyperlink w:anchor="fig-sites">
        <w:r>
          <w:rPr>
            <w:rStyle w:val="Hyperlink"/>
          </w:rPr>
          <w:t>Figure 5</w:t>
        </w:r>
      </w:hyperlink>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6A70438F" w14:textId="77777777" w:rsidR="00CE6D25" w:rsidRDefault="00000000">
      <w:pPr>
        <w:pStyle w:val="BodyText"/>
      </w:pPr>
      <w:r>
        <w:t>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w="5000" w:type="pct"/>
        <w:tblLayout w:type="fixed"/>
        <w:tblLook w:val="0000" w:firstRow="0" w:lastRow="0" w:firstColumn="0" w:lastColumn="0" w:noHBand="0" w:noVBand="0"/>
      </w:tblPr>
      <w:tblGrid>
        <w:gridCol w:w="9242"/>
      </w:tblGrid>
      <w:tr w:rsidR="00CE6D25" w14:paraId="3BA1185B" w14:textId="77777777">
        <w:tc>
          <w:tcPr>
            <w:tcW w:w="7920" w:type="dxa"/>
          </w:tcPr>
          <w:p w14:paraId="6FDCAA1A" w14:textId="77777777" w:rsidR="00CE6D25" w:rsidRDefault="00000000">
            <w:pPr>
              <w:pStyle w:val="ImageCaption"/>
              <w:spacing w:before="200"/>
            </w:pPr>
            <w:bookmarkStart w:id="72" w:name="tbl-sites"/>
            <w:r>
              <w:t>Table 4: Diving only the top-ranked designated cull sites on each reef, held-out habitat ranking alone, 2018–2026. ‘Dives kept’ is what a ranking with no information would retain of every outcome. Brackets: 95% bootstrap interval over reef-years.</w:t>
            </w:r>
          </w:p>
          <w:tbl>
            <w:tblPr>
              <w:tblStyle w:val="Table"/>
              <w:tblW w:w="5000" w:type="pct"/>
              <w:tblLayout w:type="fixed"/>
              <w:tblLook w:val="0020" w:firstRow="1" w:lastRow="0" w:firstColumn="0" w:lastColumn="0" w:noHBand="0" w:noVBand="0"/>
            </w:tblPr>
            <w:tblGrid>
              <w:gridCol w:w="1776"/>
              <w:gridCol w:w="2527"/>
              <w:gridCol w:w="1571"/>
              <w:gridCol w:w="1776"/>
              <w:gridCol w:w="1366"/>
            </w:tblGrid>
            <w:tr w:rsidR="00CE6D25" w14:paraId="7538650D"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1560" w:type="dxa"/>
                </w:tcPr>
                <w:p w14:paraId="7F768986" w14:textId="77777777" w:rsidR="00CE6D25" w:rsidRDefault="00000000">
                  <w:pPr>
                    <w:pStyle w:val="Compact"/>
                    <w:jc w:val="center"/>
                  </w:pPr>
                  <w:r>
                    <w:lastRenderedPageBreak/>
                    <w:t>Designated sites searched</w:t>
                  </w:r>
                </w:p>
              </w:tc>
              <w:tc>
                <w:tcPr>
                  <w:tcW w:w="2220" w:type="dxa"/>
                </w:tcPr>
                <w:p w14:paraId="0186D10B" w14:textId="77777777" w:rsidR="00CE6D25" w:rsidRDefault="00000000">
                  <w:pPr>
                    <w:pStyle w:val="Compact"/>
                    <w:jc w:val="center"/>
                  </w:pPr>
                  <w:r>
                    <w:t>Dives kept (no-information baseline)</w:t>
                  </w:r>
                </w:p>
              </w:tc>
              <w:tc>
                <w:tcPr>
                  <w:tcW w:w="1380" w:type="dxa"/>
                </w:tcPr>
                <w:p w14:paraId="2C0E541C" w14:textId="77777777" w:rsidR="00CE6D25" w:rsidRDefault="00000000">
                  <w:pPr>
                    <w:pStyle w:val="Compact"/>
                    <w:jc w:val="center"/>
                  </w:pPr>
                  <w:r>
                    <w:t>Problematic dives kept</w:t>
                  </w:r>
                </w:p>
              </w:tc>
              <w:tc>
                <w:tcPr>
                  <w:tcW w:w="1560" w:type="dxa"/>
                </w:tcPr>
                <w:p w14:paraId="3CBD8A18" w14:textId="77777777" w:rsidR="00CE6D25" w:rsidRDefault="00000000">
                  <w:pPr>
                    <w:pStyle w:val="Compact"/>
                    <w:jc w:val="center"/>
                  </w:pPr>
                  <w:r>
                    <w:t>Low-density dives avoided</w:t>
                  </w:r>
                </w:p>
              </w:tc>
              <w:tc>
                <w:tcPr>
                  <w:tcW w:w="1200" w:type="dxa"/>
                </w:tcPr>
                <w:p w14:paraId="4E678A7B" w14:textId="77777777" w:rsidR="00CE6D25" w:rsidRDefault="00000000">
                  <w:pPr>
                    <w:pStyle w:val="Compact"/>
                    <w:jc w:val="center"/>
                  </w:pPr>
                  <w:r>
                    <w:t>Ghost dives avoided</w:t>
                  </w:r>
                </w:p>
              </w:tc>
            </w:tr>
            <w:tr w:rsidR="00CE6D25" w14:paraId="02365B6E" w14:textId="77777777">
              <w:tc>
                <w:tcPr>
                  <w:tcW w:w="1560" w:type="dxa"/>
                </w:tcPr>
                <w:p w14:paraId="0F8991CC" w14:textId="77777777" w:rsidR="00CE6D25" w:rsidRDefault="00000000">
                  <w:pPr>
                    <w:pStyle w:val="Compact"/>
                    <w:jc w:val="center"/>
                  </w:pPr>
                  <w:r>
                    <w:t>top 80%</w:t>
                  </w:r>
                </w:p>
              </w:tc>
              <w:tc>
                <w:tcPr>
                  <w:tcW w:w="2220" w:type="dxa"/>
                </w:tcPr>
                <w:p w14:paraId="2BAAEC25" w14:textId="77777777" w:rsidR="00CE6D25" w:rsidRDefault="00000000">
                  <w:pPr>
                    <w:pStyle w:val="Compact"/>
                    <w:jc w:val="center"/>
                  </w:pPr>
                  <w:r>
                    <w:t>83.8%</w:t>
                  </w:r>
                </w:p>
              </w:tc>
              <w:tc>
                <w:tcPr>
                  <w:tcW w:w="1380" w:type="dxa"/>
                </w:tcPr>
                <w:p w14:paraId="57320149" w14:textId="77777777" w:rsidR="00CE6D25" w:rsidRDefault="00000000">
                  <w:pPr>
                    <w:pStyle w:val="Compact"/>
                    <w:jc w:val="center"/>
                  </w:pPr>
                  <w:r>
                    <w:t>84.9% (81.9%–87.7%)</w:t>
                  </w:r>
                </w:p>
              </w:tc>
              <w:tc>
                <w:tcPr>
                  <w:tcW w:w="1560" w:type="dxa"/>
                </w:tcPr>
                <w:p w14:paraId="3468300D" w14:textId="77777777" w:rsidR="00CE6D25" w:rsidRDefault="00000000">
                  <w:pPr>
                    <w:pStyle w:val="Compact"/>
                    <w:jc w:val="center"/>
                  </w:pPr>
                  <w:r>
                    <w:t>16.1%</w:t>
                  </w:r>
                </w:p>
              </w:tc>
              <w:tc>
                <w:tcPr>
                  <w:tcW w:w="1200" w:type="dxa"/>
                </w:tcPr>
                <w:p w14:paraId="1C083718" w14:textId="77777777" w:rsidR="00CE6D25" w:rsidRDefault="00000000">
                  <w:pPr>
                    <w:pStyle w:val="Compact"/>
                    <w:jc w:val="center"/>
                  </w:pPr>
                  <w:r>
                    <w:t>19.8%</w:t>
                  </w:r>
                </w:p>
              </w:tc>
            </w:tr>
            <w:tr w:rsidR="00CE6D25" w14:paraId="16597429" w14:textId="77777777">
              <w:tc>
                <w:tcPr>
                  <w:tcW w:w="1560" w:type="dxa"/>
                </w:tcPr>
                <w:p w14:paraId="7A5E37EA" w14:textId="77777777" w:rsidR="00CE6D25" w:rsidRDefault="00000000">
                  <w:pPr>
                    <w:pStyle w:val="Compact"/>
                    <w:jc w:val="center"/>
                  </w:pPr>
                  <w:r>
                    <w:t>top 70%</w:t>
                  </w:r>
                </w:p>
              </w:tc>
              <w:tc>
                <w:tcPr>
                  <w:tcW w:w="2220" w:type="dxa"/>
                </w:tcPr>
                <w:p w14:paraId="0B940B9E" w14:textId="77777777" w:rsidR="00CE6D25" w:rsidRDefault="00000000">
                  <w:pPr>
                    <w:pStyle w:val="Compact"/>
                    <w:jc w:val="center"/>
                  </w:pPr>
                  <w:r>
                    <w:t>75.6%</w:t>
                  </w:r>
                </w:p>
              </w:tc>
              <w:tc>
                <w:tcPr>
                  <w:tcW w:w="1380" w:type="dxa"/>
                </w:tcPr>
                <w:p w14:paraId="498E5D54" w14:textId="77777777" w:rsidR="00CE6D25" w:rsidRDefault="00000000">
                  <w:pPr>
                    <w:pStyle w:val="Compact"/>
                    <w:jc w:val="center"/>
                  </w:pPr>
                  <w:r>
                    <w:t>77.2% (72.9%–80.8%)</w:t>
                  </w:r>
                </w:p>
              </w:tc>
              <w:tc>
                <w:tcPr>
                  <w:tcW w:w="1560" w:type="dxa"/>
                </w:tcPr>
                <w:p w14:paraId="759F2A71" w14:textId="77777777" w:rsidR="00CE6D25" w:rsidRDefault="00000000">
                  <w:pPr>
                    <w:pStyle w:val="Compact"/>
                    <w:jc w:val="center"/>
                  </w:pPr>
                  <w:r>
                    <w:t>24.6%</w:t>
                  </w:r>
                </w:p>
              </w:tc>
              <w:tc>
                <w:tcPr>
                  <w:tcW w:w="1200" w:type="dxa"/>
                </w:tcPr>
                <w:p w14:paraId="762C2377" w14:textId="77777777" w:rsidR="00CE6D25" w:rsidRDefault="00000000">
                  <w:pPr>
                    <w:pStyle w:val="Compact"/>
                    <w:jc w:val="center"/>
                  </w:pPr>
                  <w:r>
                    <w:t>29.5%</w:t>
                  </w:r>
                </w:p>
              </w:tc>
            </w:tr>
            <w:tr w:rsidR="00CE6D25" w14:paraId="70922916" w14:textId="77777777">
              <w:tc>
                <w:tcPr>
                  <w:tcW w:w="1560" w:type="dxa"/>
                </w:tcPr>
                <w:p w14:paraId="00C9F9FA" w14:textId="77777777" w:rsidR="00CE6D25" w:rsidRDefault="00000000">
                  <w:pPr>
                    <w:pStyle w:val="Compact"/>
                    <w:jc w:val="center"/>
                  </w:pPr>
                  <w:r>
                    <w:t>top 60%</w:t>
                  </w:r>
                </w:p>
              </w:tc>
              <w:tc>
                <w:tcPr>
                  <w:tcW w:w="2220" w:type="dxa"/>
                </w:tcPr>
                <w:p w14:paraId="5F879E52" w14:textId="77777777" w:rsidR="00CE6D25" w:rsidRDefault="00000000">
                  <w:pPr>
                    <w:pStyle w:val="Compact"/>
                    <w:jc w:val="center"/>
                  </w:pPr>
                  <w:r>
                    <w:t>66.5%</w:t>
                  </w:r>
                </w:p>
              </w:tc>
              <w:tc>
                <w:tcPr>
                  <w:tcW w:w="1380" w:type="dxa"/>
                </w:tcPr>
                <w:p w14:paraId="70D199F6" w14:textId="77777777" w:rsidR="00CE6D25" w:rsidRDefault="00000000">
                  <w:pPr>
                    <w:pStyle w:val="Compact"/>
                    <w:jc w:val="center"/>
                  </w:pPr>
                  <w:r>
                    <w:t>68.7% (64.1%–72.8%)</w:t>
                  </w:r>
                </w:p>
              </w:tc>
              <w:tc>
                <w:tcPr>
                  <w:tcW w:w="1560" w:type="dxa"/>
                </w:tcPr>
                <w:p w14:paraId="340C666F" w14:textId="77777777" w:rsidR="00CE6D25" w:rsidRDefault="00000000">
                  <w:pPr>
                    <w:pStyle w:val="Compact"/>
                    <w:jc w:val="center"/>
                  </w:pPr>
                  <w:r>
                    <w:t>35.2%</w:t>
                  </w:r>
                </w:p>
              </w:tc>
              <w:tc>
                <w:tcPr>
                  <w:tcW w:w="1200" w:type="dxa"/>
                </w:tcPr>
                <w:p w14:paraId="5AC271BC" w14:textId="77777777" w:rsidR="00CE6D25" w:rsidRDefault="00000000">
                  <w:pPr>
                    <w:pStyle w:val="Compact"/>
                    <w:jc w:val="center"/>
                  </w:pPr>
                  <w:r>
                    <w:t>38.9%</w:t>
                  </w:r>
                </w:p>
              </w:tc>
            </w:tr>
            <w:tr w:rsidR="00CE6D25" w14:paraId="14331B4B" w14:textId="77777777">
              <w:tc>
                <w:tcPr>
                  <w:tcW w:w="1560" w:type="dxa"/>
                </w:tcPr>
                <w:p w14:paraId="323F317F" w14:textId="77777777" w:rsidR="00CE6D25" w:rsidRDefault="00000000">
                  <w:pPr>
                    <w:pStyle w:val="Compact"/>
                    <w:jc w:val="center"/>
                  </w:pPr>
                  <w:r>
                    <w:t>top 50%</w:t>
                  </w:r>
                </w:p>
              </w:tc>
              <w:tc>
                <w:tcPr>
                  <w:tcW w:w="2220" w:type="dxa"/>
                </w:tcPr>
                <w:p w14:paraId="3D5A9C65" w14:textId="77777777" w:rsidR="00CE6D25" w:rsidRDefault="00000000">
                  <w:pPr>
                    <w:pStyle w:val="Compact"/>
                    <w:jc w:val="center"/>
                  </w:pPr>
                  <w:r>
                    <w:t>57.4%</w:t>
                  </w:r>
                </w:p>
              </w:tc>
              <w:tc>
                <w:tcPr>
                  <w:tcW w:w="1380" w:type="dxa"/>
                </w:tcPr>
                <w:p w14:paraId="582E9E90" w14:textId="77777777" w:rsidR="00CE6D25" w:rsidRDefault="00000000">
                  <w:pPr>
                    <w:pStyle w:val="Compact"/>
                    <w:jc w:val="center"/>
                  </w:pPr>
                  <w:r>
                    <w:t>59.8% (55.5%–64.5%)</w:t>
                  </w:r>
                </w:p>
              </w:tc>
              <w:tc>
                <w:tcPr>
                  <w:tcW w:w="1560" w:type="dxa"/>
                </w:tcPr>
                <w:p w14:paraId="0F85EC48" w14:textId="77777777" w:rsidR="00CE6D25" w:rsidRDefault="00000000">
                  <w:pPr>
                    <w:pStyle w:val="Compact"/>
                    <w:jc w:val="center"/>
                  </w:pPr>
                  <w:r>
                    <w:t>44.9%</w:t>
                  </w:r>
                </w:p>
              </w:tc>
              <w:tc>
                <w:tcPr>
                  <w:tcW w:w="1200" w:type="dxa"/>
                </w:tcPr>
                <w:p w14:paraId="1FC64433" w14:textId="77777777" w:rsidR="00CE6D25" w:rsidRDefault="00000000">
                  <w:pPr>
                    <w:pStyle w:val="Compact"/>
                    <w:jc w:val="center"/>
                  </w:pPr>
                  <w:r>
                    <w:t>48.2%</w:t>
                  </w:r>
                </w:p>
              </w:tc>
            </w:tr>
            <w:bookmarkEnd w:id="72"/>
          </w:tbl>
          <w:p w14:paraId="07AAB9A8" w14:textId="77777777" w:rsidR="00CE6D25" w:rsidRDefault="00CE6D25"/>
        </w:tc>
      </w:tr>
    </w:tbl>
    <w:p w14:paraId="2E3028FC" w14:textId="77777777" w:rsidR="00CE6D25"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CE6D25" w14:paraId="3B9E23DA" w14:textId="77777777">
        <w:tc>
          <w:tcPr>
            <w:tcW w:w="7920" w:type="dxa"/>
          </w:tcPr>
          <w:p w14:paraId="08A121CB" w14:textId="77777777" w:rsidR="00CE6D25" w:rsidRDefault="00000000">
            <w:pPr>
              <w:pStyle w:val="Compact"/>
              <w:jc w:val="center"/>
            </w:pPr>
            <w:bookmarkStart w:id="73" w:name="fig-sites"/>
            <w:r>
              <w:rPr>
                <w:noProof/>
              </w:rPr>
              <w:drawing>
                <wp:inline distT="0" distB="0" distL="0" distR="0" wp14:anchorId="745EB9E6" wp14:editId="710EA15D">
                  <wp:extent cx="5727700" cy="3742097"/>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outputs/figures/fig14_cull_search_area.png"/>
                          <pic:cNvPicPr>
                            <a:picLocks noChangeAspect="1" noChangeArrowheads="1"/>
                          </pic:cNvPicPr>
                        </pic:nvPicPr>
                        <pic:blipFill>
                          <a:blip r:embed="rId15"/>
                          <a:stretch>
                            <a:fillRect/>
                          </a:stretch>
                        </pic:blipFill>
                        <pic:spPr bwMode="auto">
                          <a:xfrm>
                            <a:off x="0" y="0"/>
                            <a:ext cx="5727700" cy="3742097"/>
                          </a:xfrm>
                          <a:prstGeom prst="rect">
                            <a:avLst/>
                          </a:prstGeom>
                          <a:noFill/>
                          <a:ln w="9525">
                            <a:noFill/>
                            <a:headEnd/>
                            <a:tailEnd/>
                          </a:ln>
                        </pic:spPr>
                      </pic:pic>
                    </a:graphicData>
                  </a:graphic>
                </wp:inline>
              </w:drawing>
            </w:r>
          </w:p>
          <w:p w14:paraId="289A1ED9" w14:textId="77777777" w:rsidR="00CE6D25" w:rsidRDefault="00000000">
            <w:pPr>
              <w:pStyle w:val="ImageCaption"/>
              <w:spacing w:before="200"/>
            </w:pPr>
            <w:r>
              <w:t>Figure 5: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tc>
        <w:bookmarkEnd w:id="73"/>
      </w:tr>
    </w:tbl>
    <w:p w14:paraId="3CD244CD" w14:textId="77777777" w:rsidR="00CE6D25" w:rsidRDefault="00000000">
      <w:pPr>
        <w:pStyle w:val="Heading3"/>
      </w:pPr>
      <w:bookmarkStart w:id="74" w:name="cull-history-strong-where-it-exists"/>
      <w:bookmarkStart w:id="75" w:name="_Toc243046473"/>
      <w:bookmarkEnd w:id="70"/>
      <w:r>
        <w:lastRenderedPageBreak/>
        <w:t>3.3.3 Cull history: strong where it exists</w:t>
      </w:r>
      <w:bookmarkEnd w:id="75"/>
    </w:p>
    <w:p w14:paraId="69A647CF" w14:textId="77777777" w:rsidR="00CE6D25" w:rsidRDefault="00000000">
      <w:pPr>
        <w:pStyle w:val="FirstParagraph"/>
      </w:pPr>
      <w:r>
        <w:t>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Table 5</w:t>
        </w:r>
      </w:hyperlink>
      <w:r>
        <w:t xml:space="preserve">, </w:t>
      </w:r>
      <w:hyperlink w:anchor="fig-forward">
        <w:r>
          <w:rPr>
            <w:rStyle w:val="Hyperlink"/>
          </w:rPr>
          <w:t>Figure 6</w:t>
        </w:r>
      </w:hyperlink>
      <w:r>
        <w:t>).</w:t>
      </w:r>
    </w:p>
    <w:p w14:paraId="2B1DBA26" w14:textId="77777777" w:rsidR="00CE6D25" w:rsidRDefault="00000000">
      <w:pPr>
        <w:pStyle w:val="BodyText"/>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2E7B1780" w14:textId="77777777" w:rsidR="00CE6D25" w:rsidRDefault="00000000">
      <w:pPr>
        <w:pStyle w:val="BodyText"/>
      </w:pPr>
      <w:r>
        <w:t xml:space="preserve">Part of the skill reflects operator behaviour: a score based only on how often crews had dived a site reached 0.636. This layer is therefore delivered as a map of </w:t>
      </w:r>
      <w:r>
        <w:rPr>
          <w:b/>
          <w:bCs/>
        </w:rPr>
        <w:t>known aggregation sites</w:t>
      </w:r>
      <w:r>
        <w:t xml:space="preserve"> for briefing crews, not as habitat. Reef-context predictors at 0.5–1 km (windward position, distance to reef edge, channels, eReefs currents) did not improve habitat forecasts robustly (0.582 vs 0.569, overlapping intervals).</w:t>
      </w:r>
    </w:p>
    <w:tbl>
      <w:tblPr>
        <w:tblStyle w:val="Table"/>
        <w:tblW w:w="5000" w:type="pct"/>
        <w:tblLayout w:type="fixed"/>
        <w:tblLook w:val="0000" w:firstRow="0" w:lastRow="0" w:firstColumn="0" w:lastColumn="0" w:noHBand="0" w:noVBand="0"/>
      </w:tblPr>
      <w:tblGrid>
        <w:gridCol w:w="9242"/>
      </w:tblGrid>
      <w:tr w:rsidR="00CE6D25" w14:paraId="7CB1E2F6" w14:textId="77777777">
        <w:tc>
          <w:tcPr>
            <w:tcW w:w="7920" w:type="dxa"/>
          </w:tcPr>
          <w:p w14:paraId="43415F38" w14:textId="77777777" w:rsidR="00CE6D25" w:rsidRDefault="00000000">
            <w:pPr>
              <w:pStyle w:val="ImageCaption"/>
              <w:spacing w:before="200"/>
            </w:pPr>
            <w:bookmarkStart w:id="76" w:name="tbl-forward"/>
            <w:r>
              <w:t>Table 5: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w="5000" w:type="pct"/>
              <w:tblLayout w:type="fixed"/>
              <w:tblLook w:val="0020" w:firstRow="1" w:lastRow="0" w:firstColumn="0" w:lastColumn="0" w:noHBand="0" w:noVBand="0"/>
            </w:tblPr>
            <w:tblGrid>
              <w:gridCol w:w="2515"/>
              <w:gridCol w:w="1656"/>
              <w:gridCol w:w="1963"/>
              <w:gridCol w:w="1533"/>
              <w:gridCol w:w="1349"/>
            </w:tblGrid>
            <w:tr w:rsidR="00CE6D25" w14:paraId="5CAA233F"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2208" w:type="dxa"/>
                </w:tcPr>
                <w:p w14:paraId="3DEEB964" w14:textId="77777777" w:rsidR="00CE6D25" w:rsidRDefault="00000000">
                  <w:pPr>
                    <w:pStyle w:val="Compact"/>
                    <w:jc w:val="center"/>
                  </w:pPr>
                  <w:r>
                    <w:t>Score</w:t>
                  </w:r>
                </w:p>
              </w:tc>
              <w:tc>
                <w:tcPr>
                  <w:tcW w:w="1454" w:type="dxa"/>
                </w:tcPr>
                <w:p w14:paraId="0A4B0733" w14:textId="77777777" w:rsidR="00CE6D25" w:rsidRDefault="00000000">
                  <w:pPr>
                    <w:pStyle w:val="Compact"/>
                    <w:jc w:val="center"/>
                  </w:pPr>
                  <w:r>
                    <w:t>All site-years (n = 4,170)</w:t>
                  </w:r>
                </w:p>
              </w:tc>
              <w:tc>
                <w:tcPr>
                  <w:tcW w:w="1724" w:type="dxa"/>
                </w:tcPr>
                <w:p w14:paraId="7B5FE925" w14:textId="77777777" w:rsidR="00CE6D25" w:rsidRDefault="00000000">
                  <w:pPr>
                    <w:pStyle w:val="Compact"/>
                    <w:jc w:val="center"/>
                  </w:pPr>
                  <w:r>
                    <w:t>With nearby history (n = 3,212)</w:t>
                  </w:r>
                </w:p>
              </w:tc>
              <w:tc>
                <w:tcPr>
                  <w:tcW w:w="1346" w:type="dxa"/>
                </w:tcPr>
                <w:p w14:paraId="2980246F" w14:textId="77777777" w:rsidR="00CE6D25" w:rsidRDefault="00000000">
                  <w:pPr>
                    <w:pStyle w:val="Compact"/>
                    <w:jc w:val="center"/>
                  </w:pPr>
                  <w:r>
                    <w:t>Little or none (n = 958)</w:t>
                  </w:r>
                </w:p>
              </w:tc>
              <w:tc>
                <w:tcPr>
                  <w:tcW w:w="1185" w:type="dxa"/>
                </w:tcPr>
                <w:p w14:paraId="340270B2" w14:textId="77777777" w:rsidR="00CE6D25" w:rsidRDefault="00000000">
                  <w:pPr>
                    <w:pStyle w:val="Compact"/>
                    <w:jc w:val="center"/>
                  </w:pPr>
                  <w:r>
                    <w:t>New sites (n = 1,664)</w:t>
                  </w:r>
                </w:p>
              </w:tc>
            </w:tr>
            <w:tr w:rsidR="00CE6D25" w14:paraId="11EB4327" w14:textId="77777777">
              <w:tc>
                <w:tcPr>
                  <w:tcW w:w="2208" w:type="dxa"/>
                </w:tcPr>
                <w:p w14:paraId="061705C7" w14:textId="77777777" w:rsidR="00CE6D25" w:rsidRDefault="00000000">
                  <w:pPr>
                    <w:pStyle w:val="Compact"/>
                    <w:jc w:val="center"/>
                  </w:pPr>
                  <w:r>
                    <w:t>Habitat (HMSC refitted before test year)</w:t>
                  </w:r>
                </w:p>
              </w:tc>
              <w:tc>
                <w:tcPr>
                  <w:tcW w:w="1454" w:type="dxa"/>
                </w:tcPr>
                <w:p w14:paraId="3C454742" w14:textId="77777777" w:rsidR="00CE6D25" w:rsidRDefault="00000000">
                  <w:pPr>
                    <w:pStyle w:val="Compact"/>
                    <w:jc w:val="center"/>
                  </w:pPr>
                  <w:r>
                    <w:t>0.569</w:t>
                  </w:r>
                </w:p>
              </w:tc>
              <w:tc>
                <w:tcPr>
                  <w:tcW w:w="1724" w:type="dxa"/>
                </w:tcPr>
                <w:p w14:paraId="48CB9002" w14:textId="77777777" w:rsidR="00CE6D25" w:rsidRDefault="00000000">
                  <w:pPr>
                    <w:pStyle w:val="Compact"/>
                    <w:jc w:val="center"/>
                  </w:pPr>
                  <w:r>
                    <w:t>0.584</w:t>
                  </w:r>
                </w:p>
              </w:tc>
              <w:tc>
                <w:tcPr>
                  <w:tcW w:w="1346" w:type="dxa"/>
                </w:tcPr>
                <w:p w14:paraId="44607F2F" w14:textId="77777777" w:rsidR="00CE6D25" w:rsidRDefault="00000000">
                  <w:pPr>
                    <w:pStyle w:val="Compact"/>
                    <w:jc w:val="center"/>
                  </w:pPr>
                  <w:r>
                    <w:t>0.554</w:t>
                  </w:r>
                </w:p>
              </w:tc>
              <w:tc>
                <w:tcPr>
                  <w:tcW w:w="1185" w:type="dxa"/>
                </w:tcPr>
                <w:p w14:paraId="44FBFB7A" w14:textId="77777777" w:rsidR="00CE6D25" w:rsidRDefault="00000000">
                  <w:pPr>
                    <w:pStyle w:val="Compact"/>
                    <w:jc w:val="center"/>
                  </w:pPr>
                  <w:r>
                    <w:t>0.524</w:t>
                  </w:r>
                </w:p>
              </w:tc>
            </w:tr>
            <w:tr w:rsidR="00CE6D25" w14:paraId="7A2D3220" w14:textId="77777777">
              <w:tc>
                <w:tcPr>
                  <w:tcW w:w="2208" w:type="dxa"/>
                </w:tcPr>
                <w:p w14:paraId="097BDBC1" w14:textId="77777777" w:rsidR="00CE6D25" w:rsidRDefault="00000000">
                  <w:pPr>
                    <w:pStyle w:val="Compact"/>
                    <w:jc w:val="center"/>
                  </w:pPr>
                  <w:r>
                    <w:t>Habitat + reef context</w:t>
                  </w:r>
                </w:p>
              </w:tc>
              <w:tc>
                <w:tcPr>
                  <w:tcW w:w="1454" w:type="dxa"/>
                </w:tcPr>
                <w:p w14:paraId="6FAA3182" w14:textId="77777777" w:rsidR="00CE6D25" w:rsidRDefault="00000000">
                  <w:pPr>
                    <w:pStyle w:val="Compact"/>
                    <w:jc w:val="center"/>
                  </w:pPr>
                  <w:r>
                    <w:t>0.582</w:t>
                  </w:r>
                </w:p>
              </w:tc>
              <w:tc>
                <w:tcPr>
                  <w:tcW w:w="1724" w:type="dxa"/>
                </w:tcPr>
                <w:p w14:paraId="6F3A437B" w14:textId="77777777" w:rsidR="00CE6D25" w:rsidRDefault="00000000">
                  <w:pPr>
                    <w:pStyle w:val="Compact"/>
                    <w:jc w:val="center"/>
                  </w:pPr>
                  <w:r>
                    <w:t>0.600</w:t>
                  </w:r>
                </w:p>
              </w:tc>
              <w:tc>
                <w:tcPr>
                  <w:tcW w:w="1346" w:type="dxa"/>
                </w:tcPr>
                <w:p w14:paraId="293BBE3F" w14:textId="77777777" w:rsidR="00CE6D25" w:rsidRDefault="00000000">
                  <w:pPr>
                    <w:pStyle w:val="Compact"/>
                    <w:jc w:val="center"/>
                  </w:pPr>
                  <w:r>
                    <w:t>0.520</w:t>
                  </w:r>
                </w:p>
              </w:tc>
              <w:tc>
                <w:tcPr>
                  <w:tcW w:w="1185" w:type="dxa"/>
                </w:tcPr>
                <w:p w14:paraId="73FE3466" w14:textId="77777777" w:rsidR="00CE6D25" w:rsidRDefault="00000000">
                  <w:pPr>
                    <w:pStyle w:val="Compact"/>
                    <w:jc w:val="center"/>
                  </w:pPr>
                  <w:r>
                    <w:t>0.514</w:t>
                  </w:r>
                </w:p>
              </w:tc>
            </w:tr>
            <w:tr w:rsidR="00CE6D25" w14:paraId="3131B51A" w14:textId="77777777">
              <w:tc>
                <w:tcPr>
                  <w:tcW w:w="2208" w:type="dxa"/>
                </w:tcPr>
                <w:p w14:paraId="32E8E63E" w14:textId="77777777" w:rsidR="00CE6D25" w:rsidRDefault="00000000">
                  <w:pPr>
                    <w:pStyle w:val="Compact"/>
                    <w:jc w:val="center"/>
                  </w:pPr>
                  <w:r>
                    <w:t>Dive effort only</w:t>
                  </w:r>
                </w:p>
              </w:tc>
              <w:tc>
                <w:tcPr>
                  <w:tcW w:w="1454" w:type="dxa"/>
                </w:tcPr>
                <w:p w14:paraId="2BD5B2AA" w14:textId="77777777" w:rsidR="00CE6D25" w:rsidRDefault="00000000">
                  <w:pPr>
                    <w:pStyle w:val="Compact"/>
                    <w:jc w:val="center"/>
                  </w:pPr>
                  <w:r>
                    <w:t>0.636</w:t>
                  </w:r>
                </w:p>
              </w:tc>
              <w:tc>
                <w:tcPr>
                  <w:tcW w:w="1724" w:type="dxa"/>
                </w:tcPr>
                <w:p w14:paraId="4033EAF1" w14:textId="77777777" w:rsidR="00CE6D25" w:rsidRDefault="00000000">
                  <w:pPr>
                    <w:pStyle w:val="Compact"/>
                    <w:jc w:val="center"/>
                  </w:pPr>
                  <w:r>
                    <w:t>0.656</w:t>
                  </w:r>
                </w:p>
              </w:tc>
              <w:tc>
                <w:tcPr>
                  <w:tcW w:w="1346" w:type="dxa"/>
                </w:tcPr>
                <w:p w14:paraId="22C8E875" w14:textId="77777777" w:rsidR="00CE6D25" w:rsidRDefault="00000000">
                  <w:pPr>
                    <w:pStyle w:val="Compact"/>
                    <w:jc w:val="center"/>
                  </w:pPr>
                  <w:r>
                    <w:t>0.491</w:t>
                  </w:r>
                </w:p>
              </w:tc>
              <w:tc>
                <w:tcPr>
                  <w:tcW w:w="1185" w:type="dxa"/>
                </w:tcPr>
                <w:p w14:paraId="108AA03B" w14:textId="77777777" w:rsidR="00CE6D25" w:rsidRDefault="00000000">
                  <w:pPr>
                    <w:pStyle w:val="Compact"/>
                    <w:jc w:val="center"/>
                  </w:pPr>
                  <w:r>
                    <w:t>0.513</w:t>
                  </w:r>
                </w:p>
              </w:tc>
            </w:tr>
            <w:tr w:rsidR="00CE6D25" w14:paraId="2E9D1E28" w14:textId="77777777">
              <w:tc>
                <w:tcPr>
                  <w:tcW w:w="2208" w:type="dxa"/>
                </w:tcPr>
                <w:p w14:paraId="5AFD6CBA" w14:textId="77777777" w:rsidR="00CE6D25" w:rsidRDefault="00000000">
                  <w:pPr>
                    <w:pStyle w:val="Compact"/>
                    <w:jc w:val="center"/>
                  </w:pPr>
                  <w:r>
                    <w:t>History kernel</w:t>
                  </w:r>
                </w:p>
              </w:tc>
              <w:tc>
                <w:tcPr>
                  <w:tcW w:w="1454" w:type="dxa"/>
                </w:tcPr>
                <w:p w14:paraId="474103F2" w14:textId="77777777" w:rsidR="00CE6D25" w:rsidRDefault="00000000">
                  <w:pPr>
                    <w:pStyle w:val="Compact"/>
                    <w:jc w:val="center"/>
                  </w:pPr>
                  <w:r>
                    <w:t>0.654</w:t>
                  </w:r>
                </w:p>
              </w:tc>
              <w:tc>
                <w:tcPr>
                  <w:tcW w:w="1724" w:type="dxa"/>
                </w:tcPr>
                <w:p w14:paraId="244135BB" w14:textId="77777777" w:rsidR="00CE6D25" w:rsidRDefault="00000000">
                  <w:pPr>
                    <w:pStyle w:val="Compact"/>
                    <w:jc w:val="center"/>
                  </w:pPr>
                  <w:r>
                    <w:t>0.705</w:t>
                  </w:r>
                </w:p>
              </w:tc>
              <w:tc>
                <w:tcPr>
                  <w:tcW w:w="1346" w:type="dxa"/>
                </w:tcPr>
                <w:p w14:paraId="74B7001A" w14:textId="77777777" w:rsidR="00CE6D25" w:rsidRDefault="00000000">
                  <w:pPr>
                    <w:pStyle w:val="Compact"/>
                    <w:jc w:val="center"/>
                  </w:pPr>
                  <w:r>
                    <w:t>0.465</w:t>
                  </w:r>
                </w:p>
              </w:tc>
              <w:tc>
                <w:tcPr>
                  <w:tcW w:w="1185" w:type="dxa"/>
                </w:tcPr>
                <w:p w14:paraId="2B8BD5FD" w14:textId="77777777" w:rsidR="00CE6D25" w:rsidRDefault="00000000">
                  <w:pPr>
                    <w:pStyle w:val="Compact"/>
                    <w:jc w:val="center"/>
                  </w:pPr>
                  <w:r>
                    <w:t>0.476</w:t>
                  </w:r>
                </w:p>
              </w:tc>
            </w:tr>
            <w:tr w:rsidR="00CE6D25" w14:paraId="2FA59168" w14:textId="77777777">
              <w:tc>
                <w:tcPr>
                  <w:tcW w:w="2208" w:type="dxa"/>
                </w:tcPr>
                <w:p w14:paraId="5C9AB6CD" w14:textId="77777777" w:rsidR="00CE6D25" w:rsidRDefault="00000000">
                  <w:pPr>
                    <w:pStyle w:val="Compact"/>
                    <w:jc w:val="center"/>
                  </w:pPr>
                  <w:r>
                    <w:t>Habitat + history (deployed)</w:t>
                  </w:r>
                </w:p>
              </w:tc>
              <w:tc>
                <w:tcPr>
                  <w:tcW w:w="1454" w:type="dxa"/>
                </w:tcPr>
                <w:p w14:paraId="3663C13F" w14:textId="77777777" w:rsidR="00CE6D25" w:rsidRDefault="00000000">
                  <w:pPr>
                    <w:pStyle w:val="Compact"/>
                    <w:jc w:val="center"/>
                  </w:pPr>
                  <w:r>
                    <w:t>0.681 (95% CI 0.640–0.718)</w:t>
                  </w:r>
                </w:p>
              </w:tc>
              <w:tc>
                <w:tcPr>
                  <w:tcW w:w="1724" w:type="dxa"/>
                </w:tcPr>
                <w:p w14:paraId="2BF96182" w14:textId="77777777" w:rsidR="00CE6D25" w:rsidRDefault="00000000">
                  <w:pPr>
                    <w:pStyle w:val="Compact"/>
                    <w:jc w:val="center"/>
                  </w:pPr>
                  <w:r>
                    <w:t>0.716</w:t>
                  </w:r>
                </w:p>
              </w:tc>
              <w:tc>
                <w:tcPr>
                  <w:tcW w:w="1346" w:type="dxa"/>
                </w:tcPr>
                <w:p w14:paraId="191E86FB" w14:textId="77777777" w:rsidR="00CE6D25" w:rsidRDefault="00000000">
                  <w:pPr>
                    <w:pStyle w:val="Compact"/>
                    <w:jc w:val="center"/>
                  </w:pPr>
                  <w:r>
                    <w:t>0.540</w:t>
                  </w:r>
                </w:p>
              </w:tc>
              <w:tc>
                <w:tcPr>
                  <w:tcW w:w="1185" w:type="dxa"/>
                </w:tcPr>
                <w:p w14:paraId="432CFAFD" w14:textId="77777777" w:rsidR="00CE6D25" w:rsidRDefault="00000000">
                  <w:pPr>
                    <w:pStyle w:val="Compact"/>
                    <w:jc w:val="center"/>
                  </w:pPr>
                  <w:r>
                    <w:t>0.553</w:t>
                  </w:r>
                </w:p>
              </w:tc>
            </w:tr>
            <w:bookmarkEnd w:id="76"/>
          </w:tbl>
          <w:p w14:paraId="7DC7FFEB" w14:textId="77777777" w:rsidR="00CE6D25" w:rsidRDefault="00CE6D25"/>
        </w:tc>
      </w:tr>
    </w:tbl>
    <w:p w14:paraId="4F5CFCAA"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3849D922" w14:textId="77777777">
        <w:tc>
          <w:tcPr>
            <w:tcW w:w="7920" w:type="dxa"/>
          </w:tcPr>
          <w:p w14:paraId="3D55E4FE" w14:textId="77777777" w:rsidR="00CE6D25" w:rsidRDefault="00000000">
            <w:pPr>
              <w:pStyle w:val="Compact"/>
              <w:jc w:val="center"/>
            </w:pPr>
            <w:bookmarkStart w:id="77" w:name="fig-forward"/>
            <w:r>
              <w:rPr>
                <w:noProof/>
              </w:rPr>
              <w:lastRenderedPageBreak/>
              <w:drawing>
                <wp:inline distT="0" distB="0" distL="0" distR="0" wp14:anchorId="595173E1" wp14:editId="24D76BC3">
                  <wp:extent cx="5727700" cy="397120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outputs/figures/fig09_forward_validation.png"/>
                          <pic:cNvPicPr>
                            <a:picLocks noChangeAspect="1" noChangeArrowheads="1"/>
                          </pic:cNvPicPr>
                        </pic:nvPicPr>
                        <pic:blipFill>
                          <a:blip r:embed="rId16"/>
                          <a:stretch>
                            <a:fillRect/>
                          </a:stretch>
                        </pic:blipFill>
                        <pic:spPr bwMode="auto">
                          <a:xfrm>
                            <a:off x="0" y="0"/>
                            <a:ext cx="5727700" cy="3971205"/>
                          </a:xfrm>
                          <a:prstGeom prst="rect">
                            <a:avLst/>
                          </a:prstGeom>
                          <a:noFill/>
                          <a:ln w="9525">
                            <a:noFill/>
                            <a:headEnd/>
                            <a:tailEnd/>
                          </a:ln>
                        </pic:spPr>
                      </pic:pic>
                    </a:graphicData>
                  </a:graphic>
                </wp:inline>
              </w:drawing>
            </w:r>
          </w:p>
          <w:p w14:paraId="233EB8F2" w14:textId="77777777" w:rsidR="00CE6D25" w:rsidRDefault="00000000">
            <w:pPr>
              <w:pStyle w:val="ImageCaption"/>
              <w:spacing w:before="200"/>
            </w:pPr>
            <w:r>
              <w:t>Figure 6: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tc>
        <w:bookmarkEnd w:id="77"/>
      </w:tr>
    </w:tbl>
    <w:p w14:paraId="041BB031" w14:textId="77777777" w:rsidR="00CE6D25" w:rsidRDefault="00000000">
      <w:pPr>
        <w:pStyle w:val="Heading3"/>
      </w:pPr>
      <w:bookmarkStart w:id="78" w:name="where-recent-evidence-is-missing"/>
      <w:bookmarkStart w:id="79" w:name="_Toc243046474"/>
      <w:bookmarkEnd w:id="74"/>
      <w:r>
        <w:t>3.3.4 Where recent evidence is missing</w:t>
      </w:r>
      <w:bookmarkEnd w:id="79"/>
    </w:p>
    <w:p w14:paraId="3542FC2D" w14:textId="77777777" w:rsidR="00CE6D25" w:rsidRDefault="00000000">
      <w:pPr>
        <w:pStyle w:val="FirstParagraph"/>
      </w:pPr>
      <w:r>
        <w:t>Recent evidence is unevenly spread. 30% of reef-years were on reefs not visited the season before. On those reefs (3,221 dives) every ranking was close to chance (AUC about 0.53), and habitat was the only information available.</w:t>
      </w:r>
    </w:p>
    <w:p w14:paraId="65D122E9" w14:textId="77777777" w:rsidR="00CE6D25" w:rsidRDefault="00000000">
      <w:pPr>
        <w:pStyle w:val="BodyText"/>
      </w:pPr>
      <w:r>
        <w:t xml:space="preserve">Habitat also reaches ground that recent search has not covered. A tow was counted as </w:t>
      </w:r>
      <w:r>
        <w:rPr>
          <w:i/>
          <w:iCs/>
        </w:rPr>
        <w:t>new ground</w:t>
      </w:r>
      <w:r>
        <w:t xml:space="preserve"> 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p w14:paraId="2335394F" w14:textId="77777777" w:rsidR="00CE6D25" w:rsidRDefault="00000000">
      <w:pPr>
        <w:pStyle w:val="Heading2"/>
      </w:pPr>
      <w:bookmarkStart w:id="80" w:name="sec-manta"/>
      <w:bookmarkStart w:id="81" w:name="_Toc243046475"/>
      <w:bookmarkEnd w:id="62"/>
      <w:bookmarkEnd w:id="78"/>
      <w:r>
        <w:t>3.4 Manta surveillance: spread tows evenly, add where habitat ranks highest</w:t>
      </w:r>
      <w:bookmarkEnd w:id="81"/>
    </w:p>
    <w:p w14:paraId="4BE45E6B" w14:textId="77777777" w:rsidR="00CE6D25" w:rsidRDefault="00000000">
      <w:pPr>
        <w:pStyle w:val="FirstParagraph"/>
      </w:pPr>
      <w:r>
        <w:rPr>
          <w:b/>
          <w:bCs/>
        </w:rPr>
        <w:t>Systematic thinning found the most aggregations at every level of effort</w:t>
      </w:r>
      <w:r>
        <w:t xml:space="preserve"> (</w:t>
      </w:r>
      <w:hyperlink w:anchor="tbl-thinning">
        <w:r>
          <w:rPr>
            <w:rStyle w:val="Hyperlink"/>
          </w:rPr>
          <w:t>Table 6</w:t>
        </w:r>
      </w:hyperlink>
      <w:r>
        <w:t xml:space="preserve">, </w:t>
      </w:r>
      <w:hyperlink w:anchor="fig-aggregations">
        <w:r>
          <w:rPr>
            <w:rStyle w:val="Hyperlink"/>
          </w:rPr>
          <w:t>Figure 7</w:t>
        </w:r>
      </w:hyperlink>
      <w:r>
        <w:t>). With 60% of tows kept, it found 96.6% of the 1,900 aggregations of two or more strong-evidence tows in 1,082 surveys. Random thinning found 94.0%, and thinning by the held-out cull-trained layer found 88.1% (95% CI 86.6%–89.5%).</w:t>
      </w:r>
    </w:p>
    <w:p w14:paraId="13071D18" w14:textId="77777777" w:rsidR="00CE6D25" w:rsidRDefault="00000000">
      <w:pPr>
        <w:pStyle w:val="BodyText"/>
      </w:pPr>
      <w:r>
        <w:t>The largest cut that still found at least 95% of aggregations was:</w:t>
      </w:r>
    </w:p>
    <w:p w14:paraId="12F3DC9E" w14:textId="77777777" w:rsidR="00CE6D25" w:rsidRDefault="00000000">
      <w:pPr>
        <w:pStyle w:val="Compact"/>
        <w:numPr>
          <w:ilvl w:val="0"/>
          <w:numId w:val="10"/>
        </w:numPr>
      </w:pPr>
      <w:r>
        <w:t>40% of tows for systematic thinning (40% with bootstrap assurance);</w:t>
      </w:r>
    </w:p>
    <w:p w14:paraId="30634409" w14:textId="77777777" w:rsidR="00CE6D25" w:rsidRDefault="00000000">
      <w:pPr>
        <w:pStyle w:val="Compact"/>
        <w:numPr>
          <w:ilvl w:val="0"/>
          <w:numId w:val="10"/>
        </w:numPr>
      </w:pPr>
      <w:r>
        <w:lastRenderedPageBreak/>
        <w:t>30% for random thinning;</w:t>
      </w:r>
    </w:p>
    <w:p w14:paraId="6B35CE4E" w14:textId="77777777" w:rsidR="00CE6D25" w:rsidRDefault="00000000">
      <w:pPr>
        <w:pStyle w:val="Compact"/>
        <w:numPr>
          <w:ilvl w:val="0"/>
          <w:numId w:val="10"/>
        </w:numPr>
      </w:pPr>
      <w:r>
        <w:t>20% for thinning by habitat rank.</w:t>
      </w:r>
    </w:p>
    <w:p w14:paraId="0A3879A7" w14:textId="77777777" w:rsidR="00CE6D25" w:rsidRDefault="00000000">
      <w:pPr>
        <w:pStyle w:val="FirstParagraph"/>
      </w:pPr>
      <w:r>
        <w:t>Results for 2022–2026 alone were the same: 40%, 30% and 20%.</w:t>
      </w:r>
    </w:p>
    <w:p w14:paraId="339FC420" w14:textId="77777777" w:rsidR="00CE6D25" w:rsidRDefault="00000000">
      <w:pPr>
        <w:pStyle w:val="BodyText"/>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1333CBE8" w14:textId="77777777" w:rsidR="00CE6D25" w:rsidRDefault="00000000">
      <w:pPr>
        <w:pStyle w:val="BodyText"/>
      </w:pPr>
      <w:r>
        <w:t>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w="5000" w:type="pct"/>
        <w:tblLayout w:type="fixed"/>
        <w:tblLook w:val="0000" w:firstRow="0" w:lastRow="0" w:firstColumn="0" w:lastColumn="0" w:noHBand="0" w:noVBand="0"/>
      </w:tblPr>
      <w:tblGrid>
        <w:gridCol w:w="9242"/>
      </w:tblGrid>
      <w:tr w:rsidR="00CE6D25" w14:paraId="269DDB98" w14:textId="77777777">
        <w:tc>
          <w:tcPr>
            <w:tcW w:w="7920" w:type="dxa"/>
          </w:tcPr>
          <w:p w14:paraId="4522334F" w14:textId="77777777" w:rsidR="00CE6D25" w:rsidRDefault="00000000">
            <w:pPr>
              <w:pStyle w:val="ImageCaption"/>
              <w:spacing w:before="200"/>
            </w:pPr>
            <w:bookmarkStart w:id="82" w:name="tbl-thinning"/>
            <w:r>
              <w:t>Table 6: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w="0" w:type="auto"/>
              <w:tblLook w:val="0020" w:firstRow="1" w:lastRow="0" w:firstColumn="0" w:lastColumn="0" w:noHBand="0" w:noVBand="0"/>
            </w:tblPr>
            <w:tblGrid>
              <w:gridCol w:w="1584"/>
              <w:gridCol w:w="1584"/>
              <w:gridCol w:w="1584"/>
              <w:gridCol w:w="1584"/>
              <w:gridCol w:w="1584"/>
            </w:tblGrid>
            <w:tr w:rsidR="00CE6D25" w14:paraId="25B77A16"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1584" w:type="dxa"/>
                </w:tcPr>
                <w:p w14:paraId="4C174819" w14:textId="77777777" w:rsidR="00CE6D25" w:rsidRDefault="00000000">
                  <w:pPr>
                    <w:pStyle w:val="Compact"/>
                    <w:jc w:val="center"/>
                  </w:pPr>
                  <w:r>
                    <w:t>Tows kept</w:t>
                  </w:r>
                </w:p>
              </w:tc>
              <w:tc>
                <w:tcPr>
                  <w:tcW w:w="1584" w:type="dxa"/>
                </w:tcPr>
                <w:p w14:paraId="3435BE3A" w14:textId="77777777" w:rsidR="00CE6D25" w:rsidRDefault="00000000">
                  <w:pPr>
                    <w:pStyle w:val="Compact"/>
                    <w:jc w:val="center"/>
                  </w:pPr>
                  <w:r>
                    <w:t>Layer, held out</w:t>
                  </w:r>
                </w:p>
              </w:tc>
              <w:tc>
                <w:tcPr>
                  <w:tcW w:w="1584" w:type="dxa"/>
                </w:tcPr>
                <w:p w14:paraId="0CCF7411" w14:textId="77777777" w:rsidR="00CE6D25" w:rsidRDefault="00000000">
                  <w:pPr>
                    <w:pStyle w:val="Compact"/>
                    <w:jc w:val="center"/>
                  </w:pPr>
                  <w:r>
                    <w:t>Layer, deployed</w:t>
                  </w:r>
                </w:p>
              </w:tc>
              <w:tc>
                <w:tcPr>
                  <w:tcW w:w="1584" w:type="dxa"/>
                </w:tcPr>
                <w:p w14:paraId="0DA45E1C" w14:textId="77777777" w:rsidR="00CE6D25" w:rsidRDefault="00000000">
                  <w:pPr>
                    <w:pStyle w:val="Compact"/>
                    <w:jc w:val="center"/>
                  </w:pPr>
                  <w:r>
                    <w:t>Random</w:t>
                  </w:r>
                </w:p>
              </w:tc>
              <w:tc>
                <w:tcPr>
                  <w:tcW w:w="1584" w:type="dxa"/>
                </w:tcPr>
                <w:p w14:paraId="75BB18E8" w14:textId="77777777" w:rsidR="00CE6D25" w:rsidRDefault="00000000">
                  <w:pPr>
                    <w:pStyle w:val="Compact"/>
                    <w:jc w:val="center"/>
                  </w:pPr>
                  <w:r>
                    <w:t>Systematic</w:t>
                  </w:r>
                </w:p>
              </w:tc>
            </w:tr>
            <w:tr w:rsidR="00CE6D25" w14:paraId="40639836" w14:textId="77777777">
              <w:tc>
                <w:tcPr>
                  <w:tcW w:w="1584" w:type="dxa"/>
                </w:tcPr>
                <w:p w14:paraId="0AD376F0" w14:textId="77777777" w:rsidR="00CE6D25" w:rsidRDefault="00000000">
                  <w:pPr>
                    <w:pStyle w:val="Compact"/>
                    <w:jc w:val="center"/>
                  </w:pPr>
                  <w:r>
                    <w:t>80%</w:t>
                  </w:r>
                </w:p>
              </w:tc>
              <w:tc>
                <w:tcPr>
                  <w:tcW w:w="1584" w:type="dxa"/>
                </w:tcPr>
                <w:p w14:paraId="6D86799A" w14:textId="77777777" w:rsidR="00CE6D25" w:rsidRDefault="00000000">
                  <w:pPr>
                    <w:pStyle w:val="Compact"/>
                    <w:jc w:val="center"/>
                  </w:pPr>
                  <w:r>
                    <w:t>96.2% (95.3%–97.2%)</w:t>
                  </w:r>
                </w:p>
              </w:tc>
              <w:tc>
                <w:tcPr>
                  <w:tcW w:w="1584" w:type="dxa"/>
                </w:tcPr>
                <w:p w14:paraId="5AF3ED6C" w14:textId="77777777" w:rsidR="00CE6D25" w:rsidRDefault="00000000">
                  <w:pPr>
                    <w:pStyle w:val="Compact"/>
                    <w:jc w:val="center"/>
                  </w:pPr>
                  <w:r>
                    <w:t>96.9%</w:t>
                  </w:r>
                </w:p>
              </w:tc>
              <w:tc>
                <w:tcPr>
                  <w:tcW w:w="1584" w:type="dxa"/>
                </w:tcPr>
                <w:p w14:paraId="5AE83867" w14:textId="77777777" w:rsidR="00CE6D25" w:rsidRDefault="00000000">
                  <w:pPr>
                    <w:pStyle w:val="Compact"/>
                    <w:jc w:val="center"/>
                  </w:pPr>
                  <w:r>
                    <w:t>98.8%</w:t>
                  </w:r>
                </w:p>
              </w:tc>
              <w:tc>
                <w:tcPr>
                  <w:tcW w:w="1584" w:type="dxa"/>
                </w:tcPr>
                <w:p w14:paraId="19C89E0A" w14:textId="77777777" w:rsidR="00CE6D25" w:rsidRDefault="00000000">
                  <w:pPr>
                    <w:pStyle w:val="Compact"/>
                    <w:jc w:val="center"/>
                  </w:pPr>
                  <w:r>
                    <w:t>99.7%</w:t>
                  </w:r>
                </w:p>
              </w:tc>
            </w:tr>
            <w:tr w:rsidR="00CE6D25" w14:paraId="7886BA20" w14:textId="77777777">
              <w:tc>
                <w:tcPr>
                  <w:tcW w:w="1584" w:type="dxa"/>
                </w:tcPr>
                <w:p w14:paraId="47D31A65" w14:textId="77777777" w:rsidR="00CE6D25" w:rsidRDefault="00000000">
                  <w:pPr>
                    <w:pStyle w:val="Compact"/>
                    <w:jc w:val="center"/>
                  </w:pPr>
                  <w:r>
                    <w:t>70%</w:t>
                  </w:r>
                </w:p>
              </w:tc>
              <w:tc>
                <w:tcPr>
                  <w:tcW w:w="1584" w:type="dxa"/>
                </w:tcPr>
                <w:p w14:paraId="08A8792D" w14:textId="77777777" w:rsidR="00CE6D25" w:rsidRDefault="00000000">
                  <w:pPr>
                    <w:pStyle w:val="Compact"/>
                    <w:jc w:val="center"/>
                  </w:pPr>
                  <w:r>
                    <w:t>93.0% (91.8%–94.2%)</w:t>
                  </w:r>
                </w:p>
              </w:tc>
              <w:tc>
                <w:tcPr>
                  <w:tcW w:w="1584" w:type="dxa"/>
                </w:tcPr>
                <w:p w14:paraId="423D56B7" w14:textId="77777777" w:rsidR="00CE6D25" w:rsidRDefault="00000000">
                  <w:pPr>
                    <w:pStyle w:val="Compact"/>
                    <w:jc w:val="center"/>
                  </w:pPr>
                  <w:r>
                    <w:t>93.7%</w:t>
                  </w:r>
                </w:p>
              </w:tc>
              <w:tc>
                <w:tcPr>
                  <w:tcW w:w="1584" w:type="dxa"/>
                </w:tcPr>
                <w:p w14:paraId="46347A21" w14:textId="77777777" w:rsidR="00CE6D25" w:rsidRDefault="00000000">
                  <w:pPr>
                    <w:pStyle w:val="Compact"/>
                    <w:jc w:val="center"/>
                  </w:pPr>
                  <w:r>
                    <w:t>97.0%</w:t>
                  </w:r>
                </w:p>
              </w:tc>
              <w:tc>
                <w:tcPr>
                  <w:tcW w:w="1584" w:type="dxa"/>
                </w:tcPr>
                <w:p w14:paraId="663E210C" w14:textId="77777777" w:rsidR="00CE6D25" w:rsidRDefault="00000000">
                  <w:pPr>
                    <w:pStyle w:val="Compact"/>
                    <w:jc w:val="center"/>
                  </w:pPr>
                  <w:r>
                    <w:t>98.7%</w:t>
                  </w:r>
                </w:p>
              </w:tc>
            </w:tr>
            <w:tr w:rsidR="00CE6D25" w14:paraId="3E6BEB46" w14:textId="77777777">
              <w:tc>
                <w:tcPr>
                  <w:tcW w:w="1584" w:type="dxa"/>
                </w:tcPr>
                <w:p w14:paraId="639F45A0" w14:textId="77777777" w:rsidR="00CE6D25" w:rsidRDefault="00000000">
                  <w:pPr>
                    <w:pStyle w:val="Compact"/>
                    <w:jc w:val="center"/>
                  </w:pPr>
                  <w:r>
                    <w:t>60%</w:t>
                  </w:r>
                </w:p>
              </w:tc>
              <w:tc>
                <w:tcPr>
                  <w:tcW w:w="1584" w:type="dxa"/>
                </w:tcPr>
                <w:p w14:paraId="703EE975" w14:textId="77777777" w:rsidR="00CE6D25" w:rsidRDefault="00000000">
                  <w:pPr>
                    <w:pStyle w:val="Compact"/>
                    <w:jc w:val="center"/>
                  </w:pPr>
                  <w:r>
                    <w:t>88.1% (86.6%–89.5%)</w:t>
                  </w:r>
                </w:p>
              </w:tc>
              <w:tc>
                <w:tcPr>
                  <w:tcW w:w="1584" w:type="dxa"/>
                </w:tcPr>
                <w:p w14:paraId="388F21A5" w14:textId="77777777" w:rsidR="00CE6D25" w:rsidRDefault="00000000">
                  <w:pPr>
                    <w:pStyle w:val="Compact"/>
                    <w:jc w:val="center"/>
                  </w:pPr>
                  <w:r>
                    <w:t>90.4%</w:t>
                  </w:r>
                </w:p>
              </w:tc>
              <w:tc>
                <w:tcPr>
                  <w:tcW w:w="1584" w:type="dxa"/>
                </w:tcPr>
                <w:p w14:paraId="660A7F65" w14:textId="77777777" w:rsidR="00CE6D25" w:rsidRDefault="00000000">
                  <w:pPr>
                    <w:pStyle w:val="Compact"/>
                    <w:jc w:val="center"/>
                  </w:pPr>
                  <w:r>
                    <w:t>94.0%</w:t>
                  </w:r>
                </w:p>
              </w:tc>
              <w:tc>
                <w:tcPr>
                  <w:tcW w:w="1584" w:type="dxa"/>
                </w:tcPr>
                <w:p w14:paraId="3BC63855" w14:textId="77777777" w:rsidR="00CE6D25" w:rsidRDefault="00000000">
                  <w:pPr>
                    <w:pStyle w:val="Compact"/>
                    <w:jc w:val="center"/>
                  </w:pPr>
                  <w:r>
                    <w:t>96.6%</w:t>
                  </w:r>
                </w:p>
              </w:tc>
            </w:tr>
            <w:tr w:rsidR="00CE6D25" w14:paraId="7E30511B" w14:textId="77777777">
              <w:tc>
                <w:tcPr>
                  <w:tcW w:w="1584" w:type="dxa"/>
                </w:tcPr>
                <w:p w14:paraId="4D2DA077" w14:textId="77777777" w:rsidR="00CE6D25" w:rsidRDefault="00000000">
                  <w:pPr>
                    <w:pStyle w:val="Compact"/>
                    <w:jc w:val="center"/>
                  </w:pPr>
                  <w:r>
                    <w:t>50%</w:t>
                  </w:r>
                </w:p>
              </w:tc>
              <w:tc>
                <w:tcPr>
                  <w:tcW w:w="1584" w:type="dxa"/>
                </w:tcPr>
                <w:p w14:paraId="6A71CC5F" w14:textId="77777777" w:rsidR="00CE6D25" w:rsidRDefault="00000000">
                  <w:pPr>
                    <w:pStyle w:val="Compact"/>
                    <w:jc w:val="center"/>
                  </w:pPr>
                  <w:r>
                    <w:t>81.8% (80.0%–83.4%)</w:t>
                  </w:r>
                </w:p>
              </w:tc>
              <w:tc>
                <w:tcPr>
                  <w:tcW w:w="1584" w:type="dxa"/>
                </w:tcPr>
                <w:p w14:paraId="2ABA3BDE" w14:textId="77777777" w:rsidR="00CE6D25" w:rsidRDefault="00000000">
                  <w:pPr>
                    <w:pStyle w:val="Compact"/>
                    <w:jc w:val="center"/>
                  </w:pPr>
                  <w:r>
                    <w:t>85.2%</w:t>
                  </w:r>
                </w:p>
              </w:tc>
              <w:tc>
                <w:tcPr>
                  <w:tcW w:w="1584" w:type="dxa"/>
                </w:tcPr>
                <w:p w14:paraId="459787F1" w14:textId="77777777" w:rsidR="00CE6D25" w:rsidRDefault="00000000">
                  <w:pPr>
                    <w:pStyle w:val="Compact"/>
                    <w:jc w:val="center"/>
                  </w:pPr>
                  <w:r>
                    <w:t>89.7%</w:t>
                  </w:r>
                </w:p>
              </w:tc>
              <w:tc>
                <w:tcPr>
                  <w:tcW w:w="1584" w:type="dxa"/>
                </w:tcPr>
                <w:p w14:paraId="61470FA7" w14:textId="77777777" w:rsidR="00CE6D25" w:rsidRDefault="00000000">
                  <w:pPr>
                    <w:pStyle w:val="Compact"/>
                    <w:jc w:val="center"/>
                  </w:pPr>
                  <w:r>
                    <w:t>93.0%</w:t>
                  </w:r>
                </w:p>
              </w:tc>
            </w:tr>
            <w:bookmarkEnd w:id="82"/>
          </w:tbl>
          <w:p w14:paraId="1EA4780A" w14:textId="77777777" w:rsidR="00CE6D25" w:rsidRDefault="00CE6D25"/>
        </w:tc>
      </w:tr>
    </w:tbl>
    <w:p w14:paraId="10FE2665"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679879BC" w14:textId="77777777">
        <w:tc>
          <w:tcPr>
            <w:tcW w:w="7920" w:type="dxa"/>
          </w:tcPr>
          <w:p w14:paraId="0113B1CF" w14:textId="77777777" w:rsidR="00CE6D25" w:rsidRDefault="00000000">
            <w:pPr>
              <w:pStyle w:val="Compact"/>
              <w:jc w:val="center"/>
            </w:pPr>
            <w:bookmarkStart w:id="83" w:name="fig-aggregations"/>
            <w:r>
              <w:rPr>
                <w:noProof/>
              </w:rPr>
              <w:lastRenderedPageBreak/>
              <w:drawing>
                <wp:inline distT="0" distB="0" distL="0" distR="0" wp14:anchorId="774DD654" wp14:editId="00244117">
                  <wp:extent cx="5727700" cy="3512989"/>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outputs/figures/fig13_manta_aggregation_cv.png"/>
                          <pic:cNvPicPr>
                            <a:picLocks noChangeAspect="1" noChangeArrowheads="1"/>
                          </pic:cNvPicPr>
                        </pic:nvPicPr>
                        <pic:blipFill>
                          <a:blip r:embed="rId17"/>
                          <a:stretch>
                            <a:fillRect/>
                          </a:stretch>
                        </pic:blipFill>
                        <pic:spPr bwMode="auto">
                          <a:xfrm>
                            <a:off x="0" y="0"/>
                            <a:ext cx="5727700" cy="3512989"/>
                          </a:xfrm>
                          <a:prstGeom prst="rect">
                            <a:avLst/>
                          </a:prstGeom>
                          <a:noFill/>
                          <a:ln w="9525">
                            <a:noFill/>
                            <a:headEnd/>
                            <a:tailEnd/>
                          </a:ln>
                        </pic:spPr>
                      </pic:pic>
                    </a:graphicData>
                  </a:graphic>
                </wp:inline>
              </w:drawing>
            </w:r>
          </w:p>
          <w:p w14:paraId="6B98FFC1" w14:textId="77777777" w:rsidR="00CE6D25" w:rsidRDefault="00000000">
            <w:pPr>
              <w:pStyle w:val="ImageCaption"/>
              <w:spacing w:before="200"/>
            </w:pPr>
            <w:r>
              <w:t>Figure 7: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tc>
        <w:bookmarkEnd w:id="83"/>
      </w:tr>
    </w:tbl>
    <w:p w14:paraId="5F8318F5" w14:textId="77777777" w:rsidR="00CE6D25" w:rsidRDefault="00000000">
      <w:pPr>
        <w:pStyle w:val="BodyText"/>
      </w:pPr>
      <w:r>
        <w:rPr>
          <w:b/>
          <w:bCs/>
        </w:rPr>
        <w:t>A habitat model trained on manta tows is the best guide to where to add tows.</w:t>
      </w:r>
      <w:r>
        <w:t xml:space="preserve"> Manta tows provide about 20 times more training rows than cull site-years. The within reef-year manta model ranked held-out tows best (</w:t>
      </w:r>
      <w:hyperlink w:anchor="tbl-mantamodel">
        <w:r>
          <w:rPr>
            <w:rStyle w:val="Hyperlink"/>
          </w:rPr>
          <w:t>Table 7</w:t>
        </w:r>
      </w:hyperlink>
      <w:r>
        <w:t xml:space="preserve">, </w:t>
      </w:r>
      <w:hyperlink w:anchor="fig-manta-model">
        <w:r>
          <w:rPr>
            <w:rStyle w:val="Hyperlink"/>
          </w:rPr>
          <w:t>Figure 8</w:t>
        </w:r>
      </w:hyperlink>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43614BEA" w14:textId="77777777" w:rsidR="00CE6D25" w:rsidRDefault="00000000">
      <w:pPr>
        <w:pStyle w:val="BodyText"/>
      </w:pPr>
      <w:r>
        <w:t>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w="5000" w:type="pct"/>
        <w:tblLayout w:type="fixed"/>
        <w:tblLook w:val="0000" w:firstRow="0" w:lastRow="0" w:firstColumn="0" w:lastColumn="0" w:noHBand="0" w:noVBand="0"/>
      </w:tblPr>
      <w:tblGrid>
        <w:gridCol w:w="9242"/>
      </w:tblGrid>
      <w:tr w:rsidR="00CE6D25" w14:paraId="7695BF70" w14:textId="77777777">
        <w:tc>
          <w:tcPr>
            <w:tcW w:w="7920" w:type="dxa"/>
          </w:tcPr>
          <w:p w14:paraId="06AA32D8" w14:textId="77777777" w:rsidR="00CE6D25" w:rsidRDefault="00000000">
            <w:pPr>
              <w:pStyle w:val="ImageCaption"/>
              <w:spacing w:before="200"/>
            </w:pPr>
            <w:bookmarkStart w:id="84" w:name="tbl-mantamodel"/>
            <w:r>
              <w:t>Table 7: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w="5000" w:type="pct"/>
              <w:tblLayout w:type="fixed"/>
              <w:tblLook w:val="0020" w:firstRow="1" w:lastRow="0" w:firstColumn="0" w:lastColumn="0" w:noHBand="0" w:noVBand="0"/>
            </w:tblPr>
            <w:tblGrid>
              <w:gridCol w:w="3070"/>
              <w:gridCol w:w="1918"/>
              <w:gridCol w:w="1247"/>
              <w:gridCol w:w="2781"/>
            </w:tblGrid>
            <w:tr w:rsidR="00CE6D25" w14:paraId="7A0D6BAB"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2696" w:type="dxa"/>
                </w:tcPr>
                <w:p w14:paraId="4A6D2BFC" w14:textId="77777777" w:rsidR="00CE6D25" w:rsidRDefault="00000000">
                  <w:pPr>
                    <w:pStyle w:val="Compact"/>
                    <w:jc w:val="center"/>
                  </w:pPr>
                  <w:r>
                    <w:t>Model</w:t>
                  </w:r>
                </w:p>
              </w:tc>
              <w:tc>
                <w:tcPr>
                  <w:tcW w:w="1685" w:type="dxa"/>
                </w:tcPr>
                <w:p w14:paraId="593D4022" w14:textId="77777777" w:rsidR="00CE6D25" w:rsidRDefault="00000000">
                  <w:pPr>
                    <w:pStyle w:val="Compact"/>
                    <w:jc w:val="center"/>
                  </w:pPr>
                  <w:r>
                    <w:t>Tow AUC (95% CI)</w:t>
                  </w:r>
                </w:p>
              </w:tc>
              <w:tc>
                <w:tcPr>
                  <w:tcW w:w="1095" w:type="dxa"/>
                </w:tcPr>
                <w:p w14:paraId="1DD22D2C" w14:textId="77777777" w:rsidR="00CE6D25" w:rsidRDefault="00000000">
                  <w:pPr>
                    <w:pStyle w:val="Compact"/>
                    <w:jc w:val="center"/>
                  </w:pPr>
                  <w:r>
                    <w:t>Top-20% lift</w:t>
                  </w:r>
                </w:p>
              </w:tc>
              <w:tc>
                <w:tcPr>
                  <w:tcW w:w="2443" w:type="dxa"/>
                </w:tcPr>
                <w:p w14:paraId="231BBC24" w14:textId="77777777" w:rsidR="00CE6D25" w:rsidRDefault="00000000">
                  <w:pPr>
                    <w:pStyle w:val="Compact"/>
                    <w:jc w:val="center"/>
                  </w:pPr>
                  <w:r>
                    <w:t>Aggregations found, 60% kept</w:t>
                  </w:r>
                </w:p>
              </w:tc>
            </w:tr>
            <w:tr w:rsidR="00CE6D25" w14:paraId="67A3E2AB" w14:textId="77777777">
              <w:tc>
                <w:tcPr>
                  <w:tcW w:w="2696" w:type="dxa"/>
                </w:tcPr>
                <w:p w14:paraId="6FE880F8" w14:textId="77777777" w:rsidR="00CE6D25" w:rsidRDefault="00000000">
                  <w:pPr>
                    <w:pStyle w:val="Compact"/>
                    <w:jc w:val="center"/>
                  </w:pPr>
                  <w:r>
                    <w:lastRenderedPageBreak/>
                    <w:t>Cull-trained</w:t>
                  </w:r>
                </w:p>
              </w:tc>
              <w:tc>
                <w:tcPr>
                  <w:tcW w:w="1685" w:type="dxa"/>
                </w:tcPr>
                <w:p w14:paraId="45A8A20E" w14:textId="77777777" w:rsidR="00CE6D25" w:rsidRDefault="00000000">
                  <w:pPr>
                    <w:pStyle w:val="Compact"/>
                    <w:jc w:val="center"/>
                  </w:pPr>
                  <w:r>
                    <w:t>0.547 (0.516–0.574)</w:t>
                  </w:r>
                </w:p>
              </w:tc>
              <w:tc>
                <w:tcPr>
                  <w:tcW w:w="1095" w:type="dxa"/>
                </w:tcPr>
                <w:p w14:paraId="715DC594" w14:textId="77777777" w:rsidR="00CE6D25" w:rsidRDefault="00000000">
                  <w:pPr>
                    <w:pStyle w:val="Compact"/>
                    <w:jc w:val="center"/>
                  </w:pPr>
                  <w:r>
                    <w:t>1.15</w:t>
                  </w:r>
                </w:p>
              </w:tc>
              <w:tc>
                <w:tcPr>
                  <w:tcW w:w="2443" w:type="dxa"/>
                </w:tcPr>
                <w:p w14:paraId="3571BE72" w14:textId="77777777" w:rsidR="00CE6D25" w:rsidRDefault="00000000">
                  <w:pPr>
                    <w:pStyle w:val="Compact"/>
                    <w:jc w:val="center"/>
                  </w:pPr>
                  <w:r>
                    <w:t>88.2%</w:t>
                  </w:r>
                </w:p>
              </w:tc>
            </w:tr>
            <w:tr w:rsidR="00CE6D25" w14:paraId="485EED75" w14:textId="77777777">
              <w:tc>
                <w:tcPr>
                  <w:tcW w:w="2696" w:type="dxa"/>
                </w:tcPr>
                <w:p w14:paraId="153BB05C" w14:textId="77777777" w:rsidR="00CE6D25" w:rsidRDefault="00000000">
                  <w:pPr>
                    <w:pStyle w:val="Compact"/>
                    <w:jc w:val="center"/>
                  </w:pPr>
                  <w:r>
                    <w:t>Manta-trained (with year)</w:t>
                  </w:r>
                </w:p>
              </w:tc>
              <w:tc>
                <w:tcPr>
                  <w:tcW w:w="1685" w:type="dxa"/>
                </w:tcPr>
                <w:p w14:paraId="2DE98507" w14:textId="77777777" w:rsidR="00CE6D25" w:rsidRDefault="00000000">
                  <w:pPr>
                    <w:pStyle w:val="Compact"/>
                    <w:jc w:val="center"/>
                  </w:pPr>
                  <w:r>
                    <w:t>0.575 (0.547–0.599)</w:t>
                  </w:r>
                </w:p>
              </w:tc>
              <w:tc>
                <w:tcPr>
                  <w:tcW w:w="1095" w:type="dxa"/>
                </w:tcPr>
                <w:p w14:paraId="72A11B95" w14:textId="77777777" w:rsidR="00CE6D25" w:rsidRDefault="00000000">
                  <w:pPr>
                    <w:pStyle w:val="Compact"/>
                    <w:jc w:val="center"/>
                  </w:pPr>
                  <w:r>
                    <w:t>1.27</w:t>
                  </w:r>
                </w:p>
              </w:tc>
              <w:tc>
                <w:tcPr>
                  <w:tcW w:w="2443" w:type="dxa"/>
                </w:tcPr>
                <w:p w14:paraId="29AC0C41" w14:textId="77777777" w:rsidR="00CE6D25" w:rsidRDefault="00000000">
                  <w:pPr>
                    <w:pStyle w:val="Compact"/>
                    <w:jc w:val="center"/>
                  </w:pPr>
                  <w:r>
                    <w:t>88.4%</w:t>
                  </w:r>
                </w:p>
              </w:tc>
            </w:tr>
            <w:tr w:rsidR="00CE6D25" w14:paraId="533608C5" w14:textId="77777777">
              <w:tc>
                <w:tcPr>
                  <w:tcW w:w="2696" w:type="dxa"/>
                </w:tcPr>
                <w:p w14:paraId="7CC88528" w14:textId="77777777" w:rsidR="00CE6D25" w:rsidRDefault="00000000">
                  <w:pPr>
                    <w:pStyle w:val="Compact"/>
                    <w:jc w:val="center"/>
                  </w:pPr>
                  <w:r>
                    <w:t>Manta-trained, within reef-year</w:t>
                  </w:r>
                </w:p>
              </w:tc>
              <w:tc>
                <w:tcPr>
                  <w:tcW w:w="1685" w:type="dxa"/>
                </w:tcPr>
                <w:p w14:paraId="33A93FB3" w14:textId="77777777" w:rsidR="00CE6D25" w:rsidRDefault="00000000">
                  <w:pPr>
                    <w:pStyle w:val="Compact"/>
                    <w:jc w:val="center"/>
                  </w:pPr>
                  <w:r>
                    <w:t>0.612 (0.578–0.636)</w:t>
                  </w:r>
                </w:p>
              </w:tc>
              <w:tc>
                <w:tcPr>
                  <w:tcW w:w="1095" w:type="dxa"/>
                </w:tcPr>
                <w:p w14:paraId="7EFD8CB7" w14:textId="77777777" w:rsidR="00CE6D25" w:rsidRDefault="00000000">
                  <w:pPr>
                    <w:pStyle w:val="Compact"/>
                    <w:jc w:val="center"/>
                  </w:pPr>
                  <w:r>
                    <w:t>1.33</w:t>
                  </w:r>
                </w:p>
              </w:tc>
              <w:tc>
                <w:tcPr>
                  <w:tcW w:w="2443" w:type="dxa"/>
                </w:tcPr>
                <w:p w14:paraId="600C4EC0" w14:textId="77777777" w:rsidR="00CE6D25" w:rsidRDefault="00000000">
                  <w:pPr>
                    <w:pStyle w:val="Compact"/>
                    <w:jc w:val="center"/>
                  </w:pPr>
                  <w:r>
                    <w:t>91.0%</w:t>
                  </w:r>
                </w:p>
              </w:tc>
            </w:tr>
            <w:bookmarkEnd w:id="84"/>
          </w:tbl>
          <w:p w14:paraId="5AFB526B" w14:textId="77777777" w:rsidR="00CE6D25" w:rsidRDefault="00CE6D25"/>
        </w:tc>
      </w:tr>
    </w:tbl>
    <w:p w14:paraId="69DE3375" w14:textId="77777777" w:rsidR="00CE6D25"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CE6D25" w14:paraId="23D5DB89" w14:textId="77777777">
        <w:tc>
          <w:tcPr>
            <w:tcW w:w="7920" w:type="dxa"/>
          </w:tcPr>
          <w:p w14:paraId="0C68EE71" w14:textId="77777777" w:rsidR="00CE6D25" w:rsidRDefault="00000000">
            <w:pPr>
              <w:pStyle w:val="Compact"/>
              <w:jc w:val="center"/>
            </w:pPr>
            <w:bookmarkStart w:id="85" w:name="fig-manta-model"/>
            <w:r>
              <w:rPr>
                <w:noProof/>
              </w:rPr>
              <w:drawing>
                <wp:inline distT="0" distB="0" distL="0" distR="0" wp14:anchorId="09E1CA7A" wp14:editId="362169DD">
                  <wp:extent cx="5727700" cy="2825665"/>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outputs/figures/fig16_manta_response_model.png"/>
                          <pic:cNvPicPr>
                            <a:picLocks noChangeAspect="1" noChangeArrowheads="1"/>
                          </pic:cNvPicPr>
                        </pic:nvPicPr>
                        <pic:blipFill>
                          <a:blip r:embed="rId18"/>
                          <a:stretch>
                            <a:fillRect/>
                          </a:stretch>
                        </pic:blipFill>
                        <pic:spPr bwMode="auto">
                          <a:xfrm>
                            <a:off x="0" y="0"/>
                            <a:ext cx="5727700" cy="2825665"/>
                          </a:xfrm>
                          <a:prstGeom prst="rect">
                            <a:avLst/>
                          </a:prstGeom>
                          <a:noFill/>
                          <a:ln w="9525">
                            <a:noFill/>
                            <a:headEnd/>
                            <a:tailEnd/>
                          </a:ln>
                        </pic:spPr>
                      </pic:pic>
                    </a:graphicData>
                  </a:graphic>
                </wp:inline>
              </w:drawing>
            </w:r>
          </w:p>
          <w:p w14:paraId="30901DD9" w14:textId="77777777" w:rsidR="00CE6D25" w:rsidRDefault="00000000">
            <w:pPr>
              <w:pStyle w:val="ImageCaption"/>
              <w:spacing w:before="200"/>
            </w:pPr>
            <w:r>
              <w:t>Figure 8: Cull-trained and manta-trained habitat models on both goals. Left: within reef-year AUC on held-out manta tows. Centre: aggregations found with 60% of tows kept, with random and systematic thinning for reference. Right: low-density cull dives avoided at 90% of problematic dives retained, for the habitat model alone and with last season’s evidence. Bars are 95% bootstrap intervals. The manta model ranks tows best; for cull sites, last season’s evidence brings every habitat model to the same result.</w:t>
            </w:r>
          </w:p>
        </w:tc>
        <w:bookmarkEnd w:id="85"/>
      </w:tr>
    </w:tbl>
    <w:p w14:paraId="5E53D81B" w14:textId="77777777" w:rsidR="00CE6D25" w:rsidRDefault="00000000">
      <w:pPr>
        <w:pStyle w:val="Heading2"/>
      </w:pPr>
      <w:bookmarkStart w:id="86" w:name="Xaf1dcd60e567179655897d58ed543a6948865fb"/>
      <w:bookmarkStart w:id="87" w:name="_Toc243046476"/>
      <w:bookmarkEnd w:id="80"/>
      <w:r>
        <w:t>3.5 The 2027 cull-site priority ranking and exploration areas</w:t>
      </w:r>
      <w:bookmarkEnd w:id="87"/>
    </w:p>
    <w:p w14:paraId="51966CA2" w14:textId="77777777" w:rsidR="00CE6D25" w:rsidRDefault="00000000">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 </w:t>
      </w:r>
      <w:hyperlink w:anchor="tbl-classes">
        <w:r>
          <w:rPr>
            <w:rStyle w:val="Hyperlink"/>
          </w:rPr>
          <w:t>Table 8</w:t>
        </w:r>
      </w:hyperlink>
      <w:r>
        <w:t xml:space="preserve"> shows what each class kept in the forward test.</w:t>
      </w:r>
    </w:p>
    <w:tbl>
      <w:tblPr>
        <w:tblStyle w:val="Table"/>
        <w:tblW w:w="5000" w:type="pct"/>
        <w:tblLayout w:type="fixed"/>
        <w:tblLook w:val="0000" w:firstRow="0" w:lastRow="0" w:firstColumn="0" w:lastColumn="0" w:noHBand="0" w:noVBand="0"/>
      </w:tblPr>
      <w:tblGrid>
        <w:gridCol w:w="9242"/>
      </w:tblGrid>
      <w:tr w:rsidR="00CE6D25" w14:paraId="0D6C1E32" w14:textId="77777777">
        <w:tc>
          <w:tcPr>
            <w:tcW w:w="7920" w:type="dxa"/>
          </w:tcPr>
          <w:p w14:paraId="12D2611D" w14:textId="77777777" w:rsidR="00CE6D25" w:rsidRDefault="00000000">
            <w:pPr>
              <w:pStyle w:val="ImageCaption"/>
              <w:spacing w:before="200"/>
            </w:pPr>
            <w:bookmarkStart w:id="88" w:name="tbl-classes"/>
            <w:r>
              <w:t>Table 8: 2027 priority classes and what searching through each class retained in the forward test (dives 2019–2026).</w:t>
            </w:r>
          </w:p>
          <w:tbl>
            <w:tblPr>
              <w:tblStyle w:val="Table"/>
              <w:tblW w:w="5000" w:type="pct"/>
              <w:tblLayout w:type="fixed"/>
              <w:tblLook w:val="0020" w:firstRow="1" w:lastRow="0" w:firstColumn="0" w:lastColumn="0" w:noHBand="0" w:noVBand="0"/>
            </w:tblPr>
            <w:tblGrid>
              <w:gridCol w:w="1546"/>
              <w:gridCol w:w="1545"/>
              <w:gridCol w:w="1975"/>
              <w:gridCol w:w="2233"/>
              <w:gridCol w:w="1717"/>
            </w:tblGrid>
            <w:tr w:rsidR="00CE6D25" w14:paraId="6DB1A409"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1357" w:type="dxa"/>
                </w:tcPr>
                <w:p w14:paraId="2BE45C58" w14:textId="77777777" w:rsidR="00CE6D25" w:rsidRDefault="00000000">
                  <w:pPr>
                    <w:pStyle w:val="Compact"/>
                    <w:jc w:val="center"/>
                  </w:pPr>
                  <w:r>
                    <w:t>Searching through</w:t>
                  </w:r>
                </w:p>
              </w:tc>
              <w:tc>
                <w:tcPr>
                  <w:tcW w:w="1357" w:type="dxa"/>
                </w:tcPr>
                <w:p w14:paraId="72B76865" w14:textId="77777777" w:rsidR="00CE6D25" w:rsidRDefault="00000000">
                  <w:pPr>
                    <w:pStyle w:val="Compact"/>
                    <w:jc w:val="center"/>
                  </w:pPr>
                  <w:r>
                    <w:t>Sites on the reef</w:t>
                  </w:r>
                </w:p>
              </w:tc>
              <w:tc>
                <w:tcPr>
                  <w:tcW w:w="1734" w:type="dxa"/>
                </w:tcPr>
                <w:p w14:paraId="012CCF06" w14:textId="77777777" w:rsidR="00CE6D25" w:rsidRDefault="00000000">
                  <w:pPr>
                    <w:pStyle w:val="Compact"/>
                    <w:jc w:val="center"/>
                  </w:pPr>
                  <w:r>
                    <w:t>Problematic dives kept</w:t>
                  </w:r>
                </w:p>
              </w:tc>
              <w:tc>
                <w:tcPr>
                  <w:tcW w:w="1961" w:type="dxa"/>
                </w:tcPr>
                <w:p w14:paraId="2F0ED50C" w14:textId="77777777" w:rsidR="00CE6D25" w:rsidRDefault="00000000">
                  <w:pPr>
                    <w:pStyle w:val="Compact"/>
                    <w:jc w:val="center"/>
                  </w:pPr>
                  <w:r>
                    <w:t>Low-density dives avoided</w:t>
                  </w:r>
                </w:p>
              </w:tc>
              <w:tc>
                <w:tcPr>
                  <w:tcW w:w="1508" w:type="dxa"/>
                </w:tcPr>
                <w:p w14:paraId="67100C38" w14:textId="77777777" w:rsidR="00CE6D25" w:rsidRDefault="00000000">
                  <w:pPr>
                    <w:pStyle w:val="Compact"/>
                    <w:jc w:val="center"/>
                  </w:pPr>
                  <w:r>
                    <w:t>Ghost dives avoided</w:t>
                  </w:r>
                </w:p>
              </w:tc>
            </w:tr>
            <w:tr w:rsidR="00CE6D25" w14:paraId="1B381C9A" w14:textId="77777777">
              <w:tc>
                <w:tcPr>
                  <w:tcW w:w="1357" w:type="dxa"/>
                </w:tcPr>
                <w:p w14:paraId="52EECDC7" w14:textId="77777777" w:rsidR="00CE6D25" w:rsidRDefault="00000000">
                  <w:pPr>
                    <w:pStyle w:val="Compact"/>
                    <w:jc w:val="center"/>
                  </w:pPr>
                  <w:r>
                    <w:t>A</w:t>
                  </w:r>
                </w:p>
              </w:tc>
              <w:tc>
                <w:tcPr>
                  <w:tcW w:w="1357" w:type="dxa"/>
                </w:tcPr>
                <w:p w14:paraId="2E592356" w14:textId="77777777" w:rsidR="00CE6D25" w:rsidRDefault="00000000">
                  <w:pPr>
                    <w:pStyle w:val="Compact"/>
                    <w:jc w:val="center"/>
                  </w:pPr>
                  <w:r>
                    <w:t>top 20%</w:t>
                  </w:r>
                </w:p>
              </w:tc>
              <w:tc>
                <w:tcPr>
                  <w:tcW w:w="1734" w:type="dxa"/>
                </w:tcPr>
                <w:p w14:paraId="2CAD5E21" w14:textId="77777777" w:rsidR="00CE6D25" w:rsidRDefault="00000000">
                  <w:pPr>
                    <w:pStyle w:val="Compact"/>
                    <w:jc w:val="center"/>
                  </w:pPr>
                  <w:r>
                    <w:t>33%</w:t>
                  </w:r>
                </w:p>
              </w:tc>
              <w:tc>
                <w:tcPr>
                  <w:tcW w:w="1961" w:type="dxa"/>
                </w:tcPr>
                <w:p w14:paraId="1200E132" w14:textId="77777777" w:rsidR="00CE6D25" w:rsidRDefault="00000000">
                  <w:pPr>
                    <w:pStyle w:val="Compact"/>
                    <w:jc w:val="center"/>
                  </w:pPr>
                  <w:r>
                    <w:t>75%</w:t>
                  </w:r>
                </w:p>
              </w:tc>
              <w:tc>
                <w:tcPr>
                  <w:tcW w:w="1508" w:type="dxa"/>
                </w:tcPr>
                <w:p w14:paraId="46CC0066" w14:textId="77777777" w:rsidR="00CE6D25" w:rsidRDefault="00000000">
                  <w:pPr>
                    <w:pStyle w:val="Compact"/>
                    <w:jc w:val="center"/>
                  </w:pPr>
                  <w:r>
                    <w:t>79%</w:t>
                  </w:r>
                </w:p>
              </w:tc>
            </w:tr>
            <w:tr w:rsidR="00CE6D25" w14:paraId="2AD273A3" w14:textId="77777777">
              <w:tc>
                <w:tcPr>
                  <w:tcW w:w="1357" w:type="dxa"/>
                </w:tcPr>
                <w:p w14:paraId="52AE07BA" w14:textId="77777777" w:rsidR="00CE6D25" w:rsidRDefault="00000000">
                  <w:pPr>
                    <w:pStyle w:val="Compact"/>
                    <w:jc w:val="center"/>
                  </w:pPr>
                  <w:r>
                    <w:t>A + B</w:t>
                  </w:r>
                </w:p>
              </w:tc>
              <w:tc>
                <w:tcPr>
                  <w:tcW w:w="1357" w:type="dxa"/>
                </w:tcPr>
                <w:p w14:paraId="796B44DB" w14:textId="77777777" w:rsidR="00CE6D25" w:rsidRDefault="00000000">
                  <w:pPr>
                    <w:pStyle w:val="Compact"/>
                    <w:jc w:val="center"/>
                  </w:pPr>
                  <w:r>
                    <w:t>top 50%</w:t>
                  </w:r>
                </w:p>
              </w:tc>
              <w:tc>
                <w:tcPr>
                  <w:tcW w:w="1734" w:type="dxa"/>
                </w:tcPr>
                <w:p w14:paraId="233D810B" w14:textId="77777777" w:rsidR="00CE6D25" w:rsidRDefault="00000000">
                  <w:pPr>
                    <w:pStyle w:val="Compact"/>
                    <w:jc w:val="center"/>
                  </w:pPr>
                  <w:r>
                    <w:t>64%</w:t>
                  </w:r>
                </w:p>
              </w:tc>
              <w:tc>
                <w:tcPr>
                  <w:tcW w:w="1961" w:type="dxa"/>
                </w:tcPr>
                <w:p w14:paraId="098C43AA" w14:textId="77777777" w:rsidR="00CE6D25" w:rsidRDefault="00000000">
                  <w:pPr>
                    <w:pStyle w:val="Compact"/>
                    <w:jc w:val="center"/>
                  </w:pPr>
                  <w:r>
                    <w:t>42%</w:t>
                  </w:r>
                </w:p>
              </w:tc>
              <w:tc>
                <w:tcPr>
                  <w:tcW w:w="1508" w:type="dxa"/>
                </w:tcPr>
                <w:p w14:paraId="650C7ADE" w14:textId="77777777" w:rsidR="00CE6D25" w:rsidRDefault="00000000">
                  <w:pPr>
                    <w:pStyle w:val="Compact"/>
                    <w:jc w:val="center"/>
                  </w:pPr>
                  <w:r>
                    <w:t>49%</w:t>
                  </w:r>
                </w:p>
              </w:tc>
            </w:tr>
            <w:tr w:rsidR="00CE6D25" w14:paraId="141E1AF1" w14:textId="77777777">
              <w:tc>
                <w:tcPr>
                  <w:tcW w:w="1357" w:type="dxa"/>
                </w:tcPr>
                <w:p w14:paraId="66AAF7A6" w14:textId="77777777" w:rsidR="00CE6D25" w:rsidRDefault="00000000">
                  <w:pPr>
                    <w:pStyle w:val="Compact"/>
                    <w:jc w:val="center"/>
                  </w:pPr>
                  <w:r>
                    <w:t>A + B + C</w:t>
                  </w:r>
                </w:p>
              </w:tc>
              <w:tc>
                <w:tcPr>
                  <w:tcW w:w="1357" w:type="dxa"/>
                </w:tcPr>
                <w:p w14:paraId="47EB876D" w14:textId="77777777" w:rsidR="00CE6D25" w:rsidRDefault="00000000">
                  <w:pPr>
                    <w:pStyle w:val="Compact"/>
                    <w:jc w:val="center"/>
                  </w:pPr>
                  <w:r>
                    <w:t>top 80%</w:t>
                  </w:r>
                </w:p>
              </w:tc>
              <w:tc>
                <w:tcPr>
                  <w:tcW w:w="1734" w:type="dxa"/>
                </w:tcPr>
                <w:p w14:paraId="31B73E8F" w14:textId="77777777" w:rsidR="00CE6D25" w:rsidRDefault="00000000">
                  <w:pPr>
                    <w:pStyle w:val="Compact"/>
                    <w:jc w:val="center"/>
                  </w:pPr>
                  <w:r>
                    <w:t>89%</w:t>
                  </w:r>
                </w:p>
              </w:tc>
              <w:tc>
                <w:tcPr>
                  <w:tcW w:w="1961" w:type="dxa"/>
                </w:tcPr>
                <w:p w14:paraId="5DE7C53F" w14:textId="77777777" w:rsidR="00CE6D25" w:rsidRDefault="00000000">
                  <w:pPr>
                    <w:pStyle w:val="Compact"/>
                    <w:jc w:val="center"/>
                  </w:pPr>
                  <w:r>
                    <w:t>18%</w:t>
                  </w:r>
                </w:p>
              </w:tc>
              <w:tc>
                <w:tcPr>
                  <w:tcW w:w="1508" w:type="dxa"/>
                </w:tcPr>
                <w:p w14:paraId="1F86DECD" w14:textId="77777777" w:rsidR="00CE6D25" w:rsidRDefault="00000000">
                  <w:pPr>
                    <w:pStyle w:val="Compact"/>
                    <w:jc w:val="center"/>
                  </w:pPr>
                  <w:r>
                    <w:t>22%</w:t>
                  </w:r>
                </w:p>
              </w:tc>
            </w:tr>
            <w:tr w:rsidR="00CE6D25" w14:paraId="3A542B62" w14:textId="77777777">
              <w:tc>
                <w:tcPr>
                  <w:tcW w:w="1357" w:type="dxa"/>
                </w:tcPr>
                <w:p w14:paraId="61FC596E" w14:textId="77777777" w:rsidR="00CE6D25" w:rsidRDefault="00000000">
                  <w:pPr>
                    <w:pStyle w:val="Compact"/>
                    <w:jc w:val="center"/>
                  </w:pPr>
                  <w:r>
                    <w:lastRenderedPageBreak/>
                    <w:t>All (incl. D)</w:t>
                  </w:r>
                </w:p>
              </w:tc>
              <w:tc>
                <w:tcPr>
                  <w:tcW w:w="1357" w:type="dxa"/>
                </w:tcPr>
                <w:p w14:paraId="28FFAE8C" w14:textId="77777777" w:rsidR="00CE6D25" w:rsidRDefault="00000000">
                  <w:pPr>
                    <w:pStyle w:val="Compact"/>
                    <w:jc w:val="center"/>
                  </w:pPr>
                  <w:r>
                    <w:t>100%</w:t>
                  </w:r>
                </w:p>
              </w:tc>
              <w:tc>
                <w:tcPr>
                  <w:tcW w:w="1734" w:type="dxa"/>
                </w:tcPr>
                <w:p w14:paraId="73D805AD" w14:textId="77777777" w:rsidR="00CE6D25" w:rsidRDefault="00000000">
                  <w:pPr>
                    <w:pStyle w:val="Compact"/>
                    <w:jc w:val="center"/>
                  </w:pPr>
                  <w:r>
                    <w:t>100%</w:t>
                  </w:r>
                </w:p>
              </w:tc>
              <w:tc>
                <w:tcPr>
                  <w:tcW w:w="1961" w:type="dxa"/>
                </w:tcPr>
                <w:p w14:paraId="415EAF5D" w14:textId="77777777" w:rsidR="00CE6D25" w:rsidRDefault="00000000">
                  <w:pPr>
                    <w:pStyle w:val="Compact"/>
                    <w:jc w:val="center"/>
                  </w:pPr>
                  <w:r>
                    <w:t>0%</w:t>
                  </w:r>
                </w:p>
              </w:tc>
              <w:tc>
                <w:tcPr>
                  <w:tcW w:w="1508" w:type="dxa"/>
                </w:tcPr>
                <w:p w14:paraId="687A63D1" w14:textId="77777777" w:rsidR="00CE6D25" w:rsidRDefault="00000000">
                  <w:pPr>
                    <w:pStyle w:val="Compact"/>
                    <w:jc w:val="center"/>
                  </w:pPr>
                  <w:r>
                    <w:t>0%</w:t>
                  </w:r>
                </w:p>
              </w:tc>
            </w:tr>
            <w:bookmarkEnd w:id="88"/>
          </w:tbl>
          <w:p w14:paraId="4A111C01" w14:textId="77777777" w:rsidR="00CE6D25" w:rsidRDefault="00CE6D25"/>
        </w:tc>
      </w:tr>
    </w:tbl>
    <w:p w14:paraId="07CF10C0" w14:textId="77777777" w:rsidR="00CE6D25" w:rsidRDefault="00000000">
      <w:pPr>
        <w:pStyle w:val="BodyText"/>
      </w:pPr>
      <w:r>
        <w:lastRenderedPageBreak/>
        <w:t>The two sources share the ranking:</w:t>
      </w:r>
    </w:p>
    <w:p w14:paraId="2DC24C26" w14:textId="77777777" w:rsidR="00CE6D25" w:rsidRDefault="00000000">
      <w:pPr>
        <w:pStyle w:val="Compact"/>
        <w:numPr>
          <w:ilvl w:val="0"/>
          <w:numId w:val="11"/>
        </w:numPr>
      </w:pPr>
      <w:r>
        <w:rPr>
          <w:b/>
          <w:bCs/>
        </w:rPr>
        <w:t>Evidence ranks the top.</w:t>
      </w:r>
      <w:r>
        <w:t xml:space="preserve"> 678 sites had a problematic dive last season and 809 have strong manta evidence nearby.</w:t>
      </w:r>
    </w:p>
    <w:p w14:paraId="11F022B4" w14:textId="77777777" w:rsidR="00CE6D25" w:rsidRDefault="00000000">
      <w:pPr>
        <w:pStyle w:val="Compact"/>
        <w:numPr>
          <w:ilvl w:val="0"/>
          <w:numId w:val="11"/>
        </w:numPr>
      </w:pPr>
      <w:r>
        <w:rPr>
          <w:b/>
          <w:bCs/>
        </w:rPr>
        <w:t>Evidence also lowers sites.</w:t>
      </w:r>
      <w:r>
        <w:t xml:space="preserve"> 293 sites were dived last season with nothing problematic, which strongly lowers their rank.</w:t>
      </w:r>
    </w:p>
    <w:p w14:paraId="446FFF26" w14:textId="77777777" w:rsidR="00CE6D25" w:rsidRDefault="00000000">
      <w:pPr>
        <w:pStyle w:val="Compact"/>
        <w:numPr>
          <w:ilvl w:val="0"/>
          <w:numId w:val="11"/>
        </w:numPr>
      </w:pPr>
      <w:r>
        <w:rPr>
          <w:b/>
          <w:bCs/>
        </w:rPr>
        <w:t>Habitat ranks the rest.</w:t>
      </w:r>
      <w:r>
        <w:t xml:space="preserve"> 10,654 sites (67%) are on reefs with no dives or tows in the last 12 months. Habitat alone orders them, as a first search order to update once manta tows come in.</w:t>
      </w:r>
    </w:p>
    <w:p w14:paraId="179C31A5" w14:textId="77777777" w:rsidR="00CE6D25" w:rsidRDefault="00000000">
      <w:pPr>
        <w:pStyle w:val="FirstParagraph"/>
      </w:pPr>
      <w:r>
        <w:t>The exploration layer adds high-ranked habitat outside the current search footprint (</w:t>
      </w:r>
      <w:hyperlink w:anchor="fig-2027">
        <w:r>
          <w:rPr>
            <w:rStyle w:val="Hyperlink"/>
          </w:rPr>
          <w:t>Figure 9</w:t>
        </w:r>
      </w:hyperlink>
      <w:r>
        <w:t>),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tbl>
      <w:tblPr>
        <w:tblStyle w:val="Table"/>
        <w:tblW w:w="5000" w:type="pct"/>
        <w:tblLayout w:type="fixed"/>
        <w:tblLook w:val="0000" w:firstRow="0" w:lastRow="0" w:firstColumn="0" w:lastColumn="0" w:noHBand="0" w:noVBand="0"/>
      </w:tblPr>
      <w:tblGrid>
        <w:gridCol w:w="9242"/>
      </w:tblGrid>
      <w:tr w:rsidR="00CE6D25" w14:paraId="029694F0" w14:textId="77777777">
        <w:tc>
          <w:tcPr>
            <w:tcW w:w="7920" w:type="dxa"/>
          </w:tcPr>
          <w:p w14:paraId="5E293C70" w14:textId="77777777" w:rsidR="00CE6D25" w:rsidRDefault="00000000">
            <w:pPr>
              <w:pStyle w:val="Compact"/>
              <w:jc w:val="center"/>
            </w:pPr>
            <w:bookmarkStart w:id="89" w:name="fig-2027"/>
            <w:r>
              <w:rPr>
                <w:noProof/>
              </w:rPr>
              <w:drawing>
                <wp:inline distT="0" distB="0" distL="0" distR="0" wp14:anchorId="3AE70656" wp14:editId="4BEAF199">
                  <wp:extent cx="5727700" cy="4123944"/>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outputs/figures/fig17_search_2027_exploration.png"/>
                          <pic:cNvPicPr>
                            <a:picLocks noChangeAspect="1" noChangeArrowheads="1"/>
                          </pic:cNvPicPr>
                        </pic:nvPicPr>
                        <pic:blipFill>
                          <a:blip r:embed="rId19"/>
                          <a:stretch>
                            <a:fillRect/>
                          </a:stretch>
                        </pic:blipFill>
                        <pic:spPr bwMode="auto">
                          <a:xfrm>
                            <a:off x="0" y="0"/>
                            <a:ext cx="5727700" cy="4123944"/>
                          </a:xfrm>
                          <a:prstGeom prst="rect">
                            <a:avLst/>
                          </a:prstGeom>
                          <a:noFill/>
                          <a:ln w="9525">
                            <a:noFill/>
                            <a:headEnd/>
                            <a:tailEnd/>
                          </a:ln>
                        </pic:spPr>
                      </pic:pic>
                    </a:graphicData>
                  </a:graphic>
                </wp:inline>
              </w:drawing>
            </w:r>
          </w:p>
          <w:p w14:paraId="6F00890C" w14:textId="77777777" w:rsidR="00CE6D25" w:rsidRDefault="00000000">
            <w:pPr>
              <w:pStyle w:val="ImageCaption"/>
              <w:spacing w:before="200"/>
            </w:pPr>
            <w:r>
              <w:t>Figure 9: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tc>
        <w:bookmarkEnd w:id="89"/>
      </w:tr>
    </w:tbl>
    <w:p w14:paraId="65DC6D2A" w14:textId="77777777" w:rsidR="00CE6D25" w:rsidRDefault="00000000">
      <w:pPr>
        <w:pStyle w:val="Heading2"/>
      </w:pPr>
      <w:bookmarkStart w:id="90" w:name="sec-metacommunity-results"/>
      <w:bookmarkStart w:id="91" w:name="_Toc243046477"/>
      <w:bookmarkEnd w:id="86"/>
      <w:r>
        <w:lastRenderedPageBreak/>
        <w:t>3.6 Metacommunity model: calibration and current limitations</w:t>
      </w:r>
      <w:bookmarkEnd w:id="91"/>
    </w:p>
    <w:p w14:paraId="5454C405" w14:textId="77777777" w:rsidR="00CE6D25" w:rsidRDefault="00000000">
      <w:pPr>
        <w:pStyle w:val="Heading3"/>
      </w:pPr>
      <w:bookmarkStart w:id="92" w:name="replicated-candidates"/>
      <w:bookmarkStart w:id="93" w:name="_Toc243046478"/>
      <w:r>
        <w:t>3.6.1 Replicated candidates</w:t>
      </w:r>
      <w:bookmarkEnd w:id="93"/>
    </w:p>
    <w:p w14:paraId="52F0C38A" w14:textId="77777777" w:rsidR="00CE6D25" w:rsidRDefault="00000000">
      <w:pPr>
        <w:pStyle w:val="FirstParagraph"/>
      </w:pPr>
      <w:r>
        <w:t>The metacommunity model now reproduced both historical irruption waves on the reefs with two observed waves, although irruption heights and intervening densities remained imperfect (</w:t>
      </w:r>
      <w:hyperlink w:anchor="fig-metacommunity">
        <w:r>
          <w:rPr>
            <w:rStyle w:val="Hyperlink"/>
          </w:rPr>
          <w:t>Figure 10</w:t>
        </w:r>
      </w:hyperlink>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798A6929" w14:textId="77777777" w:rsidR="00CE6D25" w:rsidRDefault="00000000">
      <w:pPr>
        <w:pStyle w:val="BodyText"/>
      </w:pPr>
      <w:r>
        <w:t>The candidates retained different compromises (</w:t>
      </w:r>
      <w:hyperlink w:anchor="tbl-metacommunity">
        <w:r>
          <w:rPr>
            <w:rStyle w:val="Hyperlink"/>
          </w:rPr>
          <w:t>Table 9</w:t>
        </w:r>
      </w:hyperlink>
      <w:r>
        <w:t>). Mean COTS losses overlapped in their variation across seeds. C3a produced a larger first Lizard irruption,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irruptions. C6 reduced the troughs at the cost of a higher coral error, 0.279 against 0.250 for W.</w:t>
      </w:r>
    </w:p>
    <w:p w14:paraId="4DF1368A" w14:textId="77777777" w:rsidR="00CE6D25" w:rsidRDefault="00000000">
      <w:pPr>
        <w:pStyle w:val="BodyTex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tbl>
      <w:tblPr>
        <w:tblStyle w:val="Table"/>
        <w:tblW w:w="5000" w:type="pct"/>
        <w:tblLayout w:type="fixed"/>
        <w:tblLook w:val="0000" w:firstRow="0" w:lastRow="0" w:firstColumn="0" w:lastColumn="0" w:noHBand="0" w:noVBand="0"/>
      </w:tblPr>
      <w:tblGrid>
        <w:gridCol w:w="9242"/>
      </w:tblGrid>
      <w:tr w:rsidR="00CE6D25" w14:paraId="2EFD10EA" w14:textId="77777777">
        <w:tc>
          <w:tcPr>
            <w:tcW w:w="7920" w:type="dxa"/>
          </w:tcPr>
          <w:p w14:paraId="39C634A9" w14:textId="77777777" w:rsidR="00CE6D25" w:rsidRDefault="00000000">
            <w:pPr>
              <w:pStyle w:val="ImageCaption"/>
              <w:spacing w:before="200"/>
            </w:pPr>
            <w:bookmarkStart w:id="94" w:name="tbl-metacommunity"/>
            <w:r>
              <w:t>Table 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w="0" w:type="auto"/>
              <w:tblLook w:val="0020" w:firstRow="1" w:lastRow="0" w:firstColumn="0" w:lastColumn="0" w:noHBand="0" w:noVBand="0"/>
            </w:tblPr>
            <w:tblGrid>
              <w:gridCol w:w="1584"/>
              <w:gridCol w:w="1584"/>
              <w:gridCol w:w="1584"/>
              <w:gridCol w:w="1584"/>
              <w:gridCol w:w="1584"/>
            </w:tblGrid>
            <w:tr w:rsidR="00CE6D25" w14:paraId="31472BD6"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1584" w:type="dxa"/>
                </w:tcPr>
                <w:p w14:paraId="03DEF9C9" w14:textId="77777777" w:rsidR="00CE6D25" w:rsidRDefault="00000000">
                  <w:pPr>
                    <w:pStyle w:val="Compact"/>
                    <w:jc w:val="center"/>
                  </w:pPr>
                  <w:r>
                    <w:t>Candidate</w:t>
                  </w:r>
                </w:p>
              </w:tc>
              <w:tc>
                <w:tcPr>
                  <w:tcW w:w="1584" w:type="dxa"/>
                </w:tcPr>
                <w:p w14:paraId="1C2144F3" w14:textId="77777777" w:rsidR="00CE6D25" w:rsidRDefault="00000000">
                  <w:pPr>
                    <w:pStyle w:val="Compact"/>
                    <w:jc w:val="center"/>
                  </w:pPr>
                  <w:r>
                    <w:t>COTS loss v2</w:t>
                  </w:r>
                </w:p>
              </w:tc>
              <w:tc>
                <w:tcPr>
                  <w:tcW w:w="1584" w:type="dxa"/>
                </w:tcPr>
                <w:p w14:paraId="435EE935" w14:textId="77777777" w:rsidR="00CE6D25" w:rsidRDefault="00000000">
                  <w:pPr>
                    <w:pStyle w:val="Compact"/>
                    <w:jc w:val="center"/>
                  </w:pPr>
                  <w:r>
                    <w:t>Coral J</w:t>
                  </w:r>
                </w:p>
              </w:tc>
              <w:tc>
                <w:tcPr>
                  <w:tcW w:w="1584" w:type="dxa"/>
                </w:tcPr>
                <w:p w14:paraId="2B25624F" w14:textId="77777777" w:rsidR="00CE6D25" w:rsidRDefault="00000000">
                  <w:pPr>
                    <w:pStyle w:val="Compact"/>
                    <w:jc w:val="center"/>
                  </w:pPr>
                  <w:r>
                    <w:t>Gate A½ = 10</w:t>
                  </w:r>
                </w:p>
              </w:tc>
              <w:tc>
                <w:tcPr>
                  <w:tcW w:w="1584" w:type="dxa"/>
                </w:tcPr>
                <w:p w14:paraId="54393230" w14:textId="77777777" w:rsidR="00CE6D25" w:rsidRDefault="00000000">
                  <w:pPr>
                    <w:pStyle w:val="Compact"/>
                    <w:jc w:val="center"/>
                  </w:pPr>
                  <w:r>
                    <w:t>Gate A½ = 30</w:t>
                  </w:r>
                </w:p>
              </w:tc>
            </w:tr>
            <w:tr w:rsidR="00CE6D25" w14:paraId="614A2C7F" w14:textId="77777777">
              <w:tc>
                <w:tcPr>
                  <w:tcW w:w="1584" w:type="dxa"/>
                </w:tcPr>
                <w:p w14:paraId="126986C3" w14:textId="77777777" w:rsidR="00CE6D25" w:rsidRDefault="00000000">
                  <w:pPr>
                    <w:pStyle w:val="Compact"/>
                    <w:jc w:val="center"/>
                  </w:pPr>
                  <w:r>
                    <w:t>W</w:t>
                  </w:r>
                </w:p>
              </w:tc>
              <w:tc>
                <w:tcPr>
                  <w:tcW w:w="1584" w:type="dxa"/>
                </w:tcPr>
                <w:p w14:paraId="7563AE65" w14:textId="77777777" w:rsidR="00CE6D25" w:rsidRDefault="00000000">
                  <w:pPr>
                    <w:pStyle w:val="Compact"/>
                    <w:jc w:val="center"/>
                  </w:pPr>
                  <w:r>
                    <w:t>6.79 ± 0.79</w:t>
                  </w:r>
                </w:p>
              </w:tc>
              <w:tc>
                <w:tcPr>
                  <w:tcW w:w="1584" w:type="dxa"/>
                </w:tcPr>
                <w:p w14:paraId="0C264471" w14:textId="77777777" w:rsidR="00CE6D25" w:rsidRDefault="00000000">
                  <w:pPr>
                    <w:pStyle w:val="Compact"/>
                    <w:jc w:val="center"/>
                  </w:pPr>
                  <w:r>
                    <w:t>0.250 ± 0.002</w:t>
                  </w:r>
                </w:p>
              </w:tc>
              <w:tc>
                <w:tcPr>
                  <w:tcW w:w="1584" w:type="dxa"/>
                </w:tcPr>
                <w:p w14:paraId="331C5E52" w14:textId="77777777" w:rsidR="00CE6D25" w:rsidRDefault="00000000">
                  <w:pPr>
                    <w:pStyle w:val="Compact"/>
                    <w:jc w:val="center"/>
                  </w:pPr>
                  <w:r>
                    <w:t>0/5</w:t>
                  </w:r>
                </w:p>
              </w:tc>
              <w:tc>
                <w:tcPr>
                  <w:tcW w:w="1584" w:type="dxa"/>
                </w:tcPr>
                <w:p w14:paraId="625B3D43" w14:textId="77777777" w:rsidR="00CE6D25" w:rsidRDefault="00000000">
                  <w:pPr>
                    <w:pStyle w:val="Compact"/>
                    <w:jc w:val="center"/>
                  </w:pPr>
                  <w:r>
                    <w:t>5/5</w:t>
                  </w:r>
                </w:p>
              </w:tc>
            </w:tr>
            <w:tr w:rsidR="00CE6D25" w14:paraId="52DD823E" w14:textId="77777777">
              <w:tc>
                <w:tcPr>
                  <w:tcW w:w="1584" w:type="dxa"/>
                </w:tcPr>
                <w:p w14:paraId="7599F952" w14:textId="77777777" w:rsidR="00CE6D25" w:rsidRDefault="00000000">
                  <w:pPr>
                    <w:pStyle w:val="Compact"/>
                    <w:jc w:val="center"/>
                  </w:pPr>
                  <w:r>
                    <w:t>C3a</w:t>
                  </w:r>
                </w:p>
              </w:tc>
              <w:tc>
                <w:tcPr>
                  <w:tcW w:w="1584" w:type="dxa"/>
                </w:tcPr>
                <w:p w14:paraId="2EFEC24A" w14:textId="77777777" w:rsidR="00CE6D25" w:rsidRDefault="00000000">
                  <w:pPr>
                    <w:pStyle w:val="Compact"/>
                    <w:jc w:val="center"/>
                  </w:pPr>
                  <w:r>
                    <w:t>6.72 ± 0.70</w:t>
                  </w:r>
                </w:p>
              </w:tc>
              <w:tc>
                <w:tcPr>
                  <w:tcW w:w="1584" w:type="dxa"/>
                </w:tcPr>
                <w:p w14:paraId="7E706254" w14:textId="77777777" w:rsidR="00CE6D25" w:rsidRDefault="00000000">
                  <w:pPr>
                    <w:pStyle w:val="Compact"/>
                    <w:jc w:val="center"/>
                  </w:pPr>
                  <w:r>
                    <w:t>0.228 ± 0.002</w:t>
                  </w:r>
                </w:p>
              </w:tc>
              <w:tc>
                <w:tcPr>
                  <w:tcW w:w="1584" w:type="dxa"/>
                </w:tcPr>
                <w:p w14:paraId="38791B5D" w14:textId="77777777" w:rsidR="00CE6D25" w:rsidRDefault="00000000">
                  <w:pPr>
                    <w:pStyle w:val="Compact"/>
                    <w:jc w:val="center"/>
                  </w:pPr>
                  <w:r>
                    <w:t>0/5</w:t>
                  </w:r>
                </w:p>
              </w:tc>
              <w:tc>
                <w:tcPr>
                  <w:tcW w:w="1584" w:type="dxa"/>
                </w:tcPr>
                <w:p w14:paraId="191B9987" w14:textId="77777777" w:rsidR="00CE6D25" w:rsidRDefault="00000000">
                  <w:pPr>
                    <w:pStyle w:val="Compact"/>
                    <w:jc w:val="center"/>
                  </w:pPr>
                  <w:r>
                    <w:t>0/5</w:t>
                  </w:r>
                </w:p>
              </w:tc>
            </w:tr>
            <w:tr w:rsidR="00CE6D25" w14:paraId="620EED59" w14:textId="77777777">
              <w:tc>
                <w:tcPr>
                  <w:tcW w:w="1584" w:type="dxa"/>
                </w:tcPr>
                <w:p w14:paraId="16DA7931" w14:textId="77777777" w:rsidR="00CE6D25" w:rsidRDefault="00000000">
                  <w:pPr>
                    <w:pStyle w:val="Compact"/>
                    <w:jc w:val="center"/>
                  </w:pPr>
                  <w:r>
                    <w:t>C6</w:t>
                  </w:r>
                </w:p>
              </w:tc>
              <w:tc>
                <w:tcPr>
                  <w:tcW w:w="1584" w:type="dxa"/>
                </w:tcPr>
                <w:p w14:paraId="5667F928" w14:textId="77777777" w:rsidR="00CE6D25" w:rsidRDefault="00000000">
                  <w:pPr>
                    <w:pStyle w:val="Compact"/>
                    <w:jc w:val="center"/>
                  </w:pPr>
                  <w:r>
                    <w:t>7.13 ± 0.85</w:t>
                  </w:r>
                </w:p>
              </w:tc>
              <w:tc>
                <w:tcPr>
                  <w:tcW w:w="1584" w:type="dxa"/>
                </w:tcPr>
                <w:p w14:paraId="6DCE61C0" w14:textId="77777777" w:rsidR="00CE6D25" w:rsidRDefault="00000000">
                  <w:pPr>
                    <w:pStyle w:val="Compact"/>
                    <w:jc w:val="center"/>
                  </w:pPr>
                  <w:r>
                    <w:t>0.279 ± 0.002</w:t>
                  </w:r>
                </w:p>
              </w:tc>
              <w:tc>
                <w:tcPr>
                  <w:tcW w:w="1584" w:type="dxa"/>
                </w:tcPr>
                <w:p w14:paraId="2188E402" w14:textId="77777777" w:rsidR="00CE6D25" w:rsidRDefault="00000000">
                  <w:pPr>
                    <w:pStyle w:val="Compact"/>
                    <w:jc w:val="center"/>
                  </w:pPr>
                  <w:r>
                    <w:t>3/5</w:t>
                  </w:r>
                </w:p>
              </w:tc>
              <w:tc>
                <w:tcPr>
                  <w:tcW w:w="1584" w:type="dxa"/>
                </w:tcPr>
                <w:p w14:paraId="1B9FF1E0" w14:textId="77777777" w:rsidR="00CE6D25" w:rsidRDefault="00000000">
                  <w:pPr>
                    <w:pStyle w:val="Compact"/>
                    <w:jc w:val="center"/>
                  </w:pPr>
                  <w:r>
                    <w:t>3/5</w:t>
                  </w:r>
                </w:p>
              </w:tc>
            </w:tr>
            <w:bookmarkEnd w:id="94"/>
          </w:tbl>
          <w:p w14:paraId="71B45A67" w14:textId="77777777" w:rsidR="00CE6D25" w:rsidRDefault="00CE6D25"/>
        </w:tc>
      </w:tr>
    </w:tbl>
    <w:p w14:paraId="3D7E9F46"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7AC81F38" w14:textId="77777777">
        <w:tc>
          <w:tcPr>
            <w:tcW w:w="7920" w:type="dxa"/>
          </w:tcPr>
          <w:p w14:paraId="3DB11819" w14:textId="77777777" w:rsidR="00CE6D25" w:rsidRDefault="00000000">
            <w:pPr>
              <w:pStyle w:val="Compact"/>
              <w:jc w:val="center"/>
            </w:pPr>
            <w:bookmarkStart w:id="95" w:name="fig-metacommunity"/>
            <w:r>
              <w:rPr>
                <w:noProof/>
              </w:rPr>
              <w:lastRenderedPageBreak/>
              <w:drawing>
                <wp:inline distT="0" distB="0" distL="0" distR="0" wp14:anchorId="0F436B0D" wp14:editId="286E9DDA">
                  <wp:extent cx="5727700" cy="4123944"/>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outputs/figures/fig18_metacommunity_candidates.png"/>
                          <pic:cNvPicPr>
                            <a:picLocks noChangeAspect="1" noChangeArrowheads="1"/>
                          </pic:cNvPicPr>
                        </pic:nvPicPr>
                        <pic:blipFill>
                          <a:blip r:embed="rId20"/>
                          <a:stretch>
                            <a:fillRect/>
                          </a:stretch>
                        </pic:blipFill>
                        <pic:spPr bwMode="auto">
                          <a:xfrm>
                            <a:off x="0" y="0"/>
                            <a:ext cx="5727700" cy="4123944"/>
                          </a:xfrm>
                          <a:prstGeom prst="rect">
                            <a:avLst/>
                          </a:prstGeom>
                          <a:noFill/>
                          <a:ln w="9525">
                            <a:noFill/>
                            <a:headEnd/>
                            <a:tailEnd/>
                          </a:ln>
                        </pic:spPr>
                      </pic:pic>
                    </a:graphicData>
                  </a:graphic>
                </wp:inline>
              </w:drawing>
            </w:r>
          </w:p>
          <w:p w14:paraId="4DF63E7D" w14:textId="77777777" w:rsidR="00CE6D25" w:rsidRDefault="00000000">
            <w:pPr>
              <w:pStyle w:val="ImageCaption"/>
              <w:spacing w:before="200"/>
            </w:pPr>
            <w:r>
              <w:t>Figure 10: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w:rPr>
                      <w:rFonts w:ascii="Cambria Math" w:hAnsi="Cambria Math"/>
                    </w:rPr>
                    <m:t>-1</m:t>
                  </m:r>
                </m:sup>
              </m:sSup>
            </m:oMath>
            <w:r>
              <w:t>, and the dotted line marks 0.22 COTS per tow. Peak-height and trough mismatches remain despite successful historical peak matching.</w:t>
            </w:r>
          </w:p>
        </w:tc>
        <w:bookmarkEnd w:id="95"/>
      </w:tr>
    </w:tbl>
    <w:p w14:paraId="6A629111" w14:textId="77777777" w:rsidR="00CE6D25" w:rsidRDefault="00000000">
      <w:pPr>
        <w:pStyle w:val="Heading3"/>
      </w:pPr>
      <w:bookmarkStart w:id="96" w:name="X56736ed03ce88720409f947c3ec5594937ff621"/>
      <w:bookmarkStart w:id="97" w:name="_Toc243046479"/>
      <w:bookmarkEnd w:id="92"/>
      <w:r>
        <w:t>3.6.2 Historical culling exposed missing populations</w:t>
      </w:r>
      <w:bookmarkEnd w:id="97"/>
    </w:p>
    <w:p w14:paraId="62641E67" w14:textId="77777777" w:rsidR="00CE6D25" w:rsidRDefault="00000000">
      <w:pPr>
        <w:pStyle w:val="FirstParagraph"/>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35EF3E78" w14:textId="77777777" w:rsidR="00CE6D25" w:rsidRDefault="00000000">
      <w:pPr>
        <w:pStyle w:val="BodyText"/>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363C4E65" w14:textId="77777777" w:rsidR="00CE6D25" w:rsidRDefault="00000000">
      <w:pPr>
        <w:pStyle w:val="Heading3"/>
      </w:pPr>
      <w:bookmarkStart w:id="98" w:name="extension-to-2026"/>
      <w:bookmarkStart w:id="99" w:name="_Toc243046480"/>
      <w:bookmarkEnd w:id="96"/>
      <w:r>
        <w:t>3.6.3 Extension to 2026</w:t>
      </w:r>
      <w:bookmarkEnd w:id="99"/>
    </w:p>
    <w:p w14:paraId="42985980" w14:textId="77777777" w:rsidR="00CE6D25" w:rsidRDefault="00000000">
      <w:pPr>
        <w:pStyle w:val="FirstParagraph"/>
      </w:pPr>
      <w:r>
        <w:t>The latest completed diagnostic runs extended the domain to 2026 and examined the recent build-up separately from the historical candidate comparison (</w:t>
      </w:r>
      <w:hyperlink w:anchor="fig-metacommunity-2026">
        <w:r>
          <w:rPr>
            <w:rStyle w:val="Hyperlink"/>
          </w:rPr>
          <w:t>Figure 11</w:t>
        </w:r>
      </w:hyperlink>
      <w:r>
        <w:t xml:space="preserve">). They crossed </w:t>
      </w:r>
      <w:r>
        <w:lastRenderedPageBreak/>
        <w:t>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14:paraId="69AE510C" w14:textId="77777777" w:rsidR="00CE6D25" w:rsidRDefault="00000000">
      <w:pPr>
        <w:pStyle w:val="BodyText"/>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w="5000" w:type="pct"/>
        <w:tblLayout w:type="fixed"/>
        <w:tblLook w:val="0000" w:firstRow="0" w:lastRow="0" w:firstColumn="0" w:lastColumn="0" w:noHBand="0" w:noVBand="0"/>
      </w:tblPr>
      <w:tblGrid>
        <w:gridCol w:w="9242"/>
      </w:tblGrid>
      <w:tr w:rsidR="00CE6D25" w14:paraId="0552A50D" w14:textId="77777777">
        <w:tc>
          <w:tcPr>
            <w:tcW w:w="7920" w:type="dxa"/>
          </w:tcPr>
          <w:p w14:paraId="5F68397C" w14:textId="77777777" w:rsidR="00CE6D25" w:rsidRDefault="00000000">
            <w:pPr>
              <w:pStyle w:val="Compact"/>
              <w:jc w:val="center"/>
            </w:pPr>
            <w:bookmarkStart w:id="100" w:name="fig-metacommunity-2026"/>
            <w:r>
              <w:rPr>
                <w:noProof/>
              </w:rPr>
              <w:drawing>
                <wp:inline distT="0" distB="0" distL="0" distR="0" wp14:anchorId="36AA7CA7" wp14:editId="457CDEF2">
                  <wp:extent cx="5727700" cy="5956808"/>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outputs/figures/fig19_metacommunity_2026_diagnostic.png"/>
                          <pic:cNvPicPr>
                            <a:picLocks noChangeAspect="1" noChangeArrowheads="1"/>
                          </pic:cNvPicPr>
                        </pic:nvPicPr>
                        <pic:blipFill>
                          <a:blip r:embed="rId21"/>
                          <a:stretch>
                            <a:fillRect/>
                          </a:stretch>
                        </pic:blipFill>
                        <pic:spPr bwMode="auto">
                          <a:xfrm>
                            <a:off x="0" y="0"/>
                            <a:ext cx="5727700" cy="5956808"/>
                          </a:xfrm>
                          <a:prstGeom prst="rect">
                            <a:avLst/>
                          </a:prstGeom>
                          <a:noFill/>
                          <a:ln w="9525">
                            <a:noFill/>
                            <a:headEnd/>
                            <a:tailEnd/>
                          </a:ln>
                        </pic:spPr>
                      </pic:pic>
                    </a:graphicData>
                  </a:graphic>
                </wp:inline>
              </w:drawing>
            </w:r>
          </w:p>
          <w:p w14:paraId="3C723B1D" w14:textId="77777777" w:rsidR="00CE6D25" w:rsidRDefault="00000000">
            <w:pPr>
              <w:pStyle w:val="ImageCaption"/>
              <w:spacing w:before="200"/>
            </w:pPr>
            <w:r>
              <w:lastRenderedPageBreak/>
              <w:t>Figure 11: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tc>
        <w:bookmarkEnd w:id="100"/>
      </w:tr>
    </w:tbl>
    <w:p w14:paraId="4E928B36" w14:textId="77777777" w:rsidR="00CE6D25" w:rsidRDefault="00000000">
      <w:pPr>
        <w:pStyle w:val="BodyText"/>
      </w:pPr>
      <w:r>
        <w:lastRenderedPageBreak/>
        <w:t>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14:paraId="66F365E4" w14:textId="77777777" w:rsidR="00CE6D25" w:rsidRDefault="00000000">
      <w:pPr>
        <w:pStyle w:val="Heading1"/>
      </w:pPr>
      <w:bookmarkStart w:id="101" w:name="implications-for-management"/>
      <w:bookmarkStart w:id="102" w:name="_Toc243046481"/>
      <w:bookmarkEnd w:id="53"/>
      <w:bookmarkEnd w:id="90"/>
      <w:bookmarkEnd w:id="98"/>
      <w:r>
        <w:t>4. Implications for management</w:t>
      </w:r>
      <w:bookmarkEnd w:id="102"/>
    </w:p>
    <w:p w14:paraId="2298BC6A" w14:textId="77777777" w:rsidR="00CE6D25" w:rsidRDefault="00000000">
      <w:pPr>
        <w:pStyle w:val="Heading2"/>
      </w:pPr>
      <w:bookmarkStart w:id="103" w:name="X2696bbca2743e08c61000bf15a55102e6fa613b"/>
      <w:bookmarkStart w:id="104" w:name="_Toc243046482"/>
      <w:r>
        <w:t>4.1 Combining recent observations with habitat for daily searches</w:t>
      </w:r>
      <w:bookmarkEnd w:id="104"/>
    </w:p>
    <w:p w14:paraId="5880E727" w14:textId="77777777" w:rsidR="00CE6D25" w:rsidRDefault="00000000">
      <w:pPr>
        <w:pStyle w:val="FirstParagraph"/>
      </w:pPr>
      <w:r>
        <w:t>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14:paraId="6430A94B" w14:textId="77777777" w:rsidR="00CE6D25" w:rsidRDefault="00000000">
      <w:pPr>
        <w:pStyle w:val="BodyText"/>
      </w:pPr>
      <w:r>
        <w:t>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14:paraId="39DB9231" w14:textId="77777777" w:rsidR="00CE6D25" w:rsidRDefault="00000000">
      <w:pPr>
        <w:pStyle w:val="BodyText"/>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p w14:paraId="37842384" w14:textId="77777777" w:rsidR="00CE6D25" w:rsidRDefault="00000000">
      <w:pPr>
        <w:pStyle w:val="Heading2"/>
      </w:pPr>
      <w:bookmarkStart w:id="105" w:name="X7497e235b87c30b1ddd93229eda15ea3a5c01ce"/>
      <w:bookmarkStart w:id="106" w:name="_Toc243046483"/>
      <w:bookmarkEnd w:id="103"/>
      <w:r>
        <w:t>4.2 Maintaining coverage during manta surveillance</w:t>
      </w:r>
      <w:bookmarkEnd w:id="106"/>
    </w:p>
    <w:p w14:paraId="63533DE4" w14:textId="77777777" w:rsidR="00CE6D25" w:rsidRDefault="00000000">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w:t>
      </w:r>
      <w:r>
        <w:lastRenderedPageBreak/>
        <w:t>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p w14:paraId="0B7A43D9" w14:textId="77777777" w:rsidR="00CE6D25" w:rsidRDefault="00000000">
      <w:pPr>
        <w:pStyle w:val="Heading2"/>
      </w:pPr>
      <w:bookmarkStart w:id="107" w:name="X35258626f5ae2d2ff52ed9b174e3ca7bb32dffa"/>
      <w:bookmarkStart w:id="108" w:name="_Toc243046484"/>
      <w:bookmarkEnd w:id="105"/>
      <w:r>
        <w:t>4.3 Assessing the culling program from 2012 to the present and beyond</w:t>
      </w:r>
      <w:bookmarkEnd w:id="108"/>
    </w:p>
    <w:p w14:paraId="6C89A483" w14:textId="77777777" w:rsidR="00CE6D25" w:rsidRDefault="00000000">
      <w:pPr>
        <w:pStyle w:val="FirstParagraph"/>
      </w:pPr>
      <w:r>
        <w:t>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14:paraId="777916C5" w14:textId="77777777" w:rsidR="00CE6D25" w:rsidRDefault="00000000">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 </w:t>
      </w:r>
    </w:p>
    <w:p w14:paraId="7B6B7408" w14:textId="77777777" w:rsidR="00CE6D25" w:rsidRDefault="00000000">
      <w:pPr>
        <w:pStyle w:val="BodyText"/>
      </w:pPr>
      <w:r>
        <w:t>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14:paraId="644F4978" w14:textId="77777777" w:rsidR="00CE6D25" w:rsidRDefault="00000000">
      <w:pPr>
        <w:pStyle w:val="BodyText"/>
      </w:pPr>
      <w:r>
        <w:t>Larvae arriving from reefs outside the Lizard Island model domain also affect this comparison. Their supply is currently informed by the GBR-wide irruption predictions of Stewart et al. (2026).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p w14:paraId="50C27675" w14:textId="77777777" w:rsidR="00CE6D25" w:rsidRDefault="00000000">
      <w:pPr>
        <w:pStyle w:val="Heading2"/>
      </w:pPr>
      <w:bookmarkStart w:id="109" w:name="Xb39c15292b69b3d2f8a89f499d855851bf0aceb"/>
      <w:bookmarkStart w:id="110" w:name="_Toc243046485"/>
      <w:bookmarkEnd w:id="107"/>
      <w:r>
        <w:lastRenderedPageBreak/>
        <w:t>4.4 Projecting suppression of the fifth primary irruption wave</w:t>
      </w:r>
      <w:bookmarkEnd w:id="110"/>
    </w:p>
    <w:p w14:paraId="4F4735A1" w14:textId="77777777" w:rsidR="00CE6D25" w:rsidRDefault="00000000">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 (Morello et al., 2014; Matthews et al., 2020b; Condie et al., 2021; Bozec et al., 2022). </w:t>
      </w:r>
    </w:p>
    <w:p w14:paraId="79E13422" w14:textId="77777777" w:rsidR="00CE6D25" w:rsidRDefault="00000000">
      <w:pPr>
        <w:pStyle w:val="BodyText"/>
      </w:pPr>
      <w:r>
        <w:t>The scenario comparisons will focus on what increased effort from now can achieve in suppressing the primary irruption. This question differs from protecting coral at individual reefs after secondary irruptions are established, as discussed by Matthews et al. (2024).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14:paraId="4F99E39A" w14:textId="77777777" w:rsidR="00CE6D25" w:rsidRDefault="00000000">
      <w:pPr>
        <w:pStyle w:val="BodyText"/>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5DBD7079" w14:textId="77777777" w:rsidR="00CE6D25" w:rsidRDefault="00000000">
      <w:pPr>
        <w:pStyle w:val="BodyText"/>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14:paraId="4790B084" w14:textId="77777777" w:rsidR="00CE6D25" w:rsidRDefault="00000000">
      <w:pPr>
        <w:pStyle w:val="BodyText"/>
      </w:pPr>
      <w:r>
        <w:t xml:space="preserve">Future scenarios must also represent what crews can achieve. The current implementation applies prescribed historical catches and does not predict how search effort and COTS density determine removals. Starting and stopping rules require that relationship to be represented before the scenarios can describe operational choices credibly. Site rankings from the species distribution models could help allocate searches, although that coupling has not been validated. Scenario design will depend on future funding and direct </w:t>
      </w:r>
      <w:r>
        <w:lastRenderedPageBreak/>
        <w:t>consultation with GBRMPA, program partners and contractors to reflect operational realities. [TO CONFIRM: projection horizon, vessel budgets, intervention rules and climate scenarios agreed with program partners.]</w:t>
      </w:r>
    </w:p>
    <w:p w14:paraId="14D09AA3" w14:textId="77777777" w:rsidR="00CE6D25" w:rsidRDefault="00000000">
      <w:pPr>
        <w:pStyle w:val="Heading2"/>
      </w:pPr>
      <w:bookmarkStart w:id="111" w:name="monitoring-operational-performance"/>
      <w:bookmarkStart w:id="112" w:name="_Toc243046486"/>
      <w:bookmarkEnd w:id="109"/>
      <w:r>
        <w:t>4.5 Monitoring operational performance</w:t>
      </w:r>
      <w:bookmarkEnd w:id="112"/>
    </w:p>
    <w:p w14:paraId="21C91B29" w14:textId="77777777" w:rsidR="00CE6D25" w:rsidRDefault="00000000">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 </w:t>
      </w:r>
      <w:hyperlink w:anchor="tbl-classes">
        <w:r>
          <w:rPr>
            <w:rStyle w:val="Hyperlink"/>
          </w:rPr>
          <w:t>Table 8</w:t>
        </w:r>
      </w:hyperlink>
      <w:r>
        <w:t>. The existing expectations use a threshold of at least 0.02 COTS per minute of bottom time; the trial’s decision criteria below require a separate evaluation using dives above 0.04.</w:t>
      </w:r>
    </w:p>
    <w:p w14:paraId="3B23B35C" w14:textId="77777777" w:rsidR="00CE6D25" w:rsidRDefault="00000000">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are proposed adoption criteria, not gains already demonstrated by the current validation. [TO CONFIRM: the numerical tolerance for missed dives above 0.04 and whether reductions are measured per visit or over the full season.] </w:t>
      </w:r>
    </w:p>
    <w:p w14:paraId="63A4A47D" w14:textId="77777777" w:rsidR="00CE6D25" w:rsidRDefault="00000000">
      <w:pPr>
        <w:pStyle w:val="BodyText"/>
      </w:pPr>
      <w:r>
        <w:t>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irruption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14:paraId="3E4747F8" w14:textId="77777777" w:rsidR="00CE6D25" w:rsidRDefault="00000000">
      <w:pPr>
        <w:pStyle w:val="BodyText"/>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4FA0D8E6" w14:textId="77777777" w:rsidR="00CE6D25" w:rsidRDefault="00000000">
      <w:pPr>
        <w:pStyle w:val="Heading1"/>
      </w:pPr>
      <w:bookmarkStart w:id="113" w:name="limitations"/>
      <w:bookmarkStart w:id="114" w:name="_Toc243046487"/>
      <w:bookmarkEnd w:id="101"/>
      <w:bookmarkEnd w:id="111"/>
      <w:r>
        <w:t>5. Limitations</w:t>
      </w:r>
      <w:bookmarkEnd w:id="114"/>
    </w:p>
    <w:p w14:paraId="68ADC74B" w14:textId="77777777" w:rsidR="00CE6D25" w:rsidRDefault="00000000">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w:t>
      </w:r>
      <w:r>
        <w:lastRenderedPageBreak/>
        <w:t>but the season-by-season evidence test did not also restrict the habitat fits to preceding years. The evidence regression was tested forward in time; the entire combined modelling process was not a fully prospective forecast.</w:t>
      </w:r>
    </w:p>
    <w:p w14:paraId="6DC37CFB" w14:textId="77777777" w:rsidR="00CE6D25" w:rsidRDefault="00000000">
      <w:pPr>
        <w:pStyle w:val="BodyText"/>
      </w:pPr>
      <w:r>
        <w:t>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14:paraId="7F9EA93C" w14:textId="77777777" w:rsidR="00CE6D25" w:rsidRDefault="00000000">
      <w:pPr>
        <w:pStyle w:val="BodyText"/>
      </w:pPr>
      <w:r>
        <w:t>The metacommunity results are calibration and diagnostic comparisons within one northern reef cluster. Replicated runs improve the assessment of stochastic variation but do not establish transfer to new reefs or years. Historical peak matching and checks of between-irruption densities depend on assumptions about detection. Recent cull and SALAD observations helped construct corrected irruption inputs and also assess their fit, so that 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14:paraId="04CF4CF9" w14:textId="77777777" w:rsidR="00CE6D25" w:rsidRDefault="00000000">
      <w:pPr>
        <w:pStyle w:val="BodyText"/>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1FC8AEC5" w14:textId="77777777" w:rsidR="00CE6D25" w:rsidRDefault="00000000">
      <w:pPr>
        <w:pStyle w:val="Heading1"/>
      </w:pPr>
      <w:bookmarkStart w:id="115" w:name="recommendations-and-next-steps"/>
      <w:bookmarkStart w:id="116" w:name="_Toc243046488"/>
      <w:bookmarkEnd w:id="113"/>
      <w:r>
        <w:t>6. Recommendations and next steps</w:t>
      </w:r>
      <w:bookmarkEnd w:id="116"/>
    </w:p>
    <w:p w14:paraId="70E58BE3" w14:textId="77777777" w:rsidR="00CE6D25" w:rsidRDefault="00000000">
      <w:pPr>
        <w:pStyle w:val="Compact"/>
        <w:numPr>
          <w:ilvl w:val="0"/>
          <w:numId w:val="12"/>
        </w:numPr>
      </w:pPr>
      <w:r>
        <w:t>Trial the 2027 cull-site ranking with crews, recording the proposed priority, actual search effort, departures from the ranking and dive outcomes.</w:t>
      </w:r>
    </w:p>
    <w:p w14:paraId="313478E1" w14:textId="77777777" w:rsidR="00CE6D25" w:rsidRDefault="00000000">
      <w:pPr>
        <w:pStyle w:val="Compact"/>
        <w:numPr>
          <w:ilvl w:val="0"/>
          <w:numId w:val="12"/>
        </w:numPr>
      </w:pPr>
      <w:r>
        <w:t>If manta effort must be reduced, preserve coverage through evenly distributed tows and assess the approach in the field. Use habitat to propose additional searches, with extrapolated areas identified.</w:t>
      </w:r>
    </w:p>
    <w:p w14:paraId="450E1B7E" w14:textId="77777777" w:rsidR="00CE6D25" w:rsidRDefault="00000000">
      <w:pPr>
        <w:pStyle w:val="Compact"/>
        <w:numPr>
          <w:ilvl w:val="0"/>
          <w:numId w:val="12"/>
        </w:numPr>
      </w:pPr>
      <w:r>
        <w:t>Trial a small number of exploration areas per reef visit and record outcomes, including nil results, so that the evidence base can expand beyond familiar sites.</w:t>
      </w:r>
    </w:p>
    <w:p w14:paraId="49417CC0" w14:textId="77777777" w:rsidR="00CE6D25" w:rsidRDefault="00000000">
      <w:pPr>
        <w:pStyle w:val="Compact"/>
        <w:numPr>
          <w:ilvl w:val="0"/>
          <w:numId w:val="12"/>
        </w:numPr>
      </w:pPr>
      <w:r>
        <w:t>Refresh the ranking each season and repeat its temporal evaluation as new observations arrive. Compare the product with current crew practice as well as a no-information baseline.</w:t>
      </w:r>
    </w:p>
    <w:p w14:paraId="705BB2A1" w14:textId="77777777" w:rsidR="00CE6D25" w:rsidRDefault="00000000">
      <w:pPr>
        <w:pStyle w:val="Compact"/>
        <w:numPr>
          <w:ilvl w:val="0"/>
          <w:numId w:val="12"/>
        </w:numPr>
      </w:pPr>
      <w:r>
        <w:t>Complete expert review with GBRMPA, vessel crews and Traditional Owner operators, and agree ownership of monitoring and integration into Field Maps and the COTS Dashboards. [TO CONFIRM: participants, timing and operational owner.]</w:t>
      </w:r>
    </w:p>
    <w:p w14:paraId="08E0C560" w14:textId="77777777" w:rsidR="00CE6D25" w:rsidRDefault="00000000">
      <w:pPr>
        <w:pStyle w:val="Compact"/>
        <w:numPr>
          <w:ilvl w:val="0"/>
          <w:numId w:val="12"/>
        </w:numPr>
      </w:pPr>
      <w:r>
        <w:t>Obtain survey-effort information for additional observation sources, including ReefScan, to support independent assessment beyond places selected for cull dives.</w:t>
      </w:r>
    </w:p>
    <w:p w14:paraId="3200A328" w14:textId="77777777" w:rsidR="00CE6D25" w:rsidRDefault="00000000">
      <w:pPr>
        <w:pStyle w:val="Compact"/>
        <w:numPr>
          <w:ilvl w:val="0"/>
          <w:numId w:val="12"/>
        </w:numPr>
      </w:pPr>
      <w:r>
        <w:t>Resolve the recent COTS population mismatch and complete independent validation of the metacommunity model before estimating the program’s impact from 2012 to the present.</w:t>
      </w:r>
    </w:p>
    <w:p w14:paraId="5D80009C" w14:textId="77777777" w:rsidR="00CE6D25" w:rsidRDefault="00000000">
      <w:pPr>
        <w:pStyle w:val="Compact"/>
        <w:numPr>
          <w:ilvl w:val="0"/>
          <w:numId w:val="12"/>
        </w:numPr>
      </w:pPr>
      <w:r>
        <w:lastRenderedPageBreak/>
        <w:t>Develop paired historical simulations with and without program removals, reporting effects on COTS populations, larval export and coral trajectories, with the limits imposed by the external boundary stated explicitly.</w:t>
      </w:r>
    </w:p>
    <w:p w14:paraId="12A43AAA" w14:textId="77777777" w:rsidR="00CE6D25" w:rsidRDefault="00000000">
      <w:pPr>
        <w:pStyle w:val="Compact"/>
        <w:numPr>
          <w:ilvl w:val="0"/>
          <w:numId w:val="12"/>
        </w:numPr>
      </w:pPr>
      <w:r>
        <w:t>Develop projections of fifth-wave suppression under agreed effort budgets, climate conditions and starting and stopping rules. Report local and downstream coral consequences across the plausible model configurations.</w:t>
      </w:r>
    </w:p>
    <w:p w14:paraId="416B4501" w14:textId="77777777" w:rsidR="00CE6D25" w:rsidRDefault="00000000">
      <w:pPr>
        <w:pStyle w:val="Compact"/>
        <w:numPr>
          <w:ilvl w:val="0"/>
          <w:numId w:val="12"/>
        </w:numPr>
      </w:pPr>
      <w:r>
        <w:t>Test finer-scale hydrodynamic connectivity against a distance-based control, and assess any coupling of search rankings to intervention scenarios before using it for management comparisons. [TO CONFIRM: link to Work Plan output F and the agreed pilot region.]</w:t>
      </w:r>
    </w:p>
    <w:p w14:paraId="4B430883" w14:textId="77777777" w:rsidR="00CE6D25" w:rsidRDefault="00000000">
      <w:pPr>
        <w:pStyle w:val="Heading1"/>
      </w:pPr>
      <w:bookmarkStart w:id="117" w:name="acknowledgements"/>
      <w:bookmarkStart w:id="118" w:name="_Toc243046489"/>
      <w:bookmarkEnd w:id="115"/>
      <w:r>
        <w:t>Acknowledgements</w:t>
      </w:r>
      <w:bookmarkEnd w:id="118"/>
    </w:p>
    <w:p w14:paraId="65AA5890" w14:textId="77777777" w:rsidR="00CE6D25" w:rsidRDefault="00000000">
      <w:pPr>
        <w:pStyle w:val="FirstParagraph"/>
      </w:pPr>
      <w:r>
        <w:t>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p w14:paraId="53147762" w14:textId="77777777" w:rsidR="00CE6D25" w:rsidRDefault="00000000">
      <w:pPr>
        <w:pStyle w:val="Heading1"/>
      </w:pPr>
      <w:bookmarkStart w:id="119" w:name="references"/>
      <w:bookmarkStart w:id="120" w:name="_Toc243046490"/>
      <w:bookmarkEnd w:id="117"/>
      <w:r>
        <w:t>References</w:t>
      </w:r>
      <w:bookmarkEnd w:id="120"/>
    </w:p>
    <w:p w14:paraId="5334DA18" w14:textId="77777777" w:rsidR="00CE6D25" w:rsidRDefault="00000000">
      <w:pPr>
        <w:pStyle w:val="Bibliography"/>
      </w:pPr>
      <w:bookmarkStart w:id="121" w:name="ref-bozec2022cumulative"/>
      <w:bookmarkStart w:id="122" w:name="refs"/>
      <w:r>
        <w:t xml:space="preserve">Bozec, Y.-M., Hock, K., Mason, R. A. B., Baird, M. E., Castro-Sanguino, C., Condie, S. A., et al. (2022). Cumulative impacts across Australia’s Great Barrier Reef: A mechanistic evaluation. </w:t>
      </w:r>
      <w:r>
        <w:rPr>
          <w:i/>
          <w:iCs/>
        </w:rPr>
        <w:t>Ecological Monographs</w:t>
      </w:r>
      <w:r>
        <w:t xml:space="preserve"> 92. doi: </w:t>
      </w:r>
      <w:hyperlink r:id="rId22">
        <w:r>
          <w:rPr>
            <w:rStyle w:val="Hyperlink"/>
          </w:rPr>
          <w:t>10.1002/ecm.1494</w:t>
        </w:r>
      </w:hyperlink>
    </w:p>
    <w:p w14:paraId="2D9FAF59" w14:textId="77777777" w:rsidR="00CE6D25" w:rsidRDefault="00000000">
      <w:pPr>
        <w:pStyle w:val="Bibliography"/>
      </w:pPr>
      <w:bookmarkStart w:id="123" w:name="ref-chandler2023densities"/>
      <w:bookmarkEnd w:id="121"/>
      <w:r>
        <w:t xml:space="preserve">Chandler, J. F., Burn, D., Caballes, C. F., Doll, P. C., Kwong, S. L. T., Lang, B. J., et al. (2023). Increasing densities of pacific crown-of-thorns starfish (acanthaster cf. Solaris) at lizard island, northern great barrier reef, resolved using a novel survey method. </w:t>
      </w:r>
      <w:r>
        <w:rPr>
          <w:i/>
          <w:iCs/>
        </w:rPr>
        <w:t>Scientific Reports</w:t>
      </w:r>
      <w:r>
        <w:t xml:space="preserve"> 13, 19306. doi: </w:t>
      </w:r>
      <w:hyperlink r:id="rId23">
        <w:r>
          <w:rPr>
            <w:rStyle w:val="Hyperlink"/>
          </w:rPr>
          <w:t>10.1038/s41598-023-46749-x</w:t>
        </w:r>
      </w:hyperlink>
    </w:p>
    <w:p w14:paraId="6216C0FF" w14:textId="77777777" w:rsidR="00CE6D25" w:rsidRDefault="00000000">
      <w:pPr>
        <w:pStyle w:val="Bibliography"/>
      </w:pPr>
      <w:bookmarkStart w:id="124" w:name="ref-chen2016xgboost"/>
      <w:bookmarkEnd w:id="123"/>
      <w:r>
        <w:t xml:space="preserve">Chen, T., and Guestrin, C. (2016). XGBoost: A scalable tree boosting system., in </w:t>
      </w:r>
      <w:r>
        <w:rPr>
          <w:i/>
          <w:iCs/>
        </w:rPr>
        <w:t>Proceedings of the 22nd ACM SIGKDD international conference on knowledge discovery and data mining</w:t>
      </w:r>
      <w:r>
        <w:t xml:space="preserve">, (ACM), 785–794. doi: </w:t>
      </w:r>
      <w:hyperlink r:id="rId24">
        <w:r>
          <w:rPr>
            <w:rStyle w:val="Hyperlink"/>
          </w:rPr>
          <w:t>10.1145/2939672.2939785</w:t>
        </w:r>
      </w:hyperlink>
    </w:p>
    <w:p w14:paraId="1DF6E469" w14:textId="77777777" w:rsidR="00CE6D25" w:rsidRDefault="00000000">
      <w:pPr>
        <w:pStyle w:val="Bibliography"/>
      </w:pPr>
      <w:bookmarkStart w:id="125" w:name="ref-condie2021interventions"/>
      <w:bookmarkEnd w:id="124"/>
      <w:r>
        <w:t xml:space="preserve">Condie, S. A., Anthony, K. R. N., Babcock, R. C., Baird, M. E., Beeden, R., Fletcher, C. S., et al. (2021). Large-scale interventions may delay decline of the Great Barrier Reef. </w:t>
      </w:r>
      <w:r>
        <w:rPr>
          <w:i/>
          <w:iCs/>
        </w:rPr>
        <w:t>Royal Society Open Science</w:t>
      </w:r>
      <w:r>
        <w:t xml:space="preserve"> 8. doi: </w:t>
      </w:r>
      <w:hyperlink r:id="rId25">
        <w:r>
          <w:rPr>
            <w:rStyle w:val="Hyperlink"/>
          </w:rPr>
          <w:t>10.1098/rsos.201296</w:t>
        </w:r>
      </w:hyperlink>
    </w:p>
    <w:p w14:paraId="23A54798" w14:textId="77777777" w:rsidR="00CE6D25" w:rsidRDefault="00000000">
      <w:pPr>
        <w:pStyle w:val="Bibliography"/>
      </w:pPr>
      <w:bookmarkStart w:id="126" w:name="ref-dealmeida2026coralblox"/>
      <w:bookmarkEnd w:id="125"/>
      <w:r>
        <w:t xml:space="preserve">de Almeida, P. R., Crocker, R., Tan, D., Bairos-Novak, K. R., Ani, C. J., Benthuysen, J. A., et al. (2026). CoralBlox: A computationally efficient coral model for decision support. </w:t>
      </w:r>
      <w:r>
        <w:rPr>
          <w:i/>
          <w:iCs/>
        </w:rPr>
        <w:t>bioRxiv [Preprint]</w:t>
      </w:r>
      <w:r>
        <w:t xml:space="preserve">. doi: </w:t>
      </w:r>
      <w:hyperlink r:id="rId26">
        <w:r>
          <w:rPr>
            <w:rStyle w:val="Hyperlink"/>
          </w:rPr>
          <w:t>10.64898/2026.04.13.718315</w:t>
        </w:r>
      </w:hyperlink>
    </w:p>
    <w:p w14:paraId="16B85595" w14:textId="77777777" w:rsidR="00CE6D25" w:rsidRDefault="00000000">
      <w:pPr>
        <w:pStyle w:val="Bibliography"/>
      </w:pPr>
      <w:bookmarkStart w:id="127" w:name="ref-death2012decline"/>
      <w:bookmarkEnd w:id="126"/>
      <w:r>
        <w:t xml:space="preserve">De’ath, G., Fabricius, K. E., Sweatman, H., and Puotinen, M. (2012). The 27-year decline of coral cover on the Great Barrier Reef and its causes. </w:t>
      </w:r>
      <w:r>
        <w:rPr>
          <w:i/>
          <w:iCs/>
        </w:rPr>
        <w:t>Proceedings of the National Academy of Sciences</w:t>
      </w:r>
      <w:r>
        <w:t xml:space="preserve"> 109, 17995–17999. doi: </w:t>
      </w:r>
      <w:hyperlink r:id="rId27">
        <w:r>
          <w:rPr>
            <w:rStyle w:val="Hyperlink"/>
          </w:rPr>
          <w:t>10.1073/pnas.1208909109</w:t>
        </w:r>
      </w:hyperlink>
    </w:p>
    <w:p w14:paraId="38B7F3EB" w14:textId="77777777" w:rsidR="00CE6D25" w:rsidRDefault="00000000">
      <w:pPr>
        <w:pStyle w:val="Bibliography"/>
      </w:pPr>
      <w:bookmarkStart w:id="128" w:name="ref-fletcher2020strategy"/>
      <w:bookmarkEnd w:id="127"/>
      <w:r>
        <w:t xml:space="preserve">Fletcher, C. S., Bonin, M. C., and Westcott, D. A. (2020). An ecologically-based operational strategy for COTS control: Integrated decision making from the site to the regional scale. Cairns: Reef; Rainforest Research Centre Limited. Available at: </w:t>
      </w:r>
      <w:hyperlink r:id="rId28">
        <w:r>
          <w:rPr>
            <w:rStyle w:val="Hyperlink"/>
          </w:rPr>
          <w:t>https://nesptropical.edu.au/wp-content/uploads/2020/04/NESP-TWQ-Project-3.1.1-Technical-Report-2.pdf</w:t>
        </w:r>
      </w:hyperlink>
    </w:p>
    <w:p w14:paraId="04156075" w14:textId="77777777" w:rsidR="00CE6D25" w:rsidRDefault="00000000">
      <w:pPr>
        <w:pStyle w:val="Bibliography"/>
      </w:pPr>
      <w:bookmarkStart w:id="129" w:name="ref-gbrmpadashboard2026"/>
      <w:bookmarkEnd w:id="128"/>
      <w:r>
        <w:lastRenderedPageBreak/>
        <w:t xml:space="preserve">Great Barrier Reef Marine Park Authority (2026). Crown-of-thorns starfish control program dashboard. Available at: </w:t>
      </w:r>
      <w:hyperlink r:id="rId29">
        <w:r>
          <w:rPr>
            <w:rStyle w:val="Hyperlink"/>
          </w:rPr>
          <w:t>https://www.gbrmpa.gov.au/our-work/programs-and-projects/crown-thorns-starfish-management/crown-thorns-starfish-control-program-dashboard</w:t>
        </w:r>
      </w:hyperlink>
      <w:r>
        <w:t xml:space="preserve"> (Accessed October 16, 2026).</w:t>
      </w:r>
    </w:p>
    <w:p w14:paraId="43221310" w14:textId="77777777" w:rsidR="00CE6D25" w:rsidRDefault="00000000">
      <w:pPr>
        <w:pStyle w:val="Bibliography"/>
      </w:pPr>
      <w:bookmarkStart w:id="130" w:name="ref-guillaume2025coral"/>
      <w:bookmarkEnd w:id="129"/>
      <w:r>
        <w:t xml:space="preserve">Guillaume, A. S., Ferrari, R., Selmoni, O., Mocellin, V. J. L., Denis, H., Naugle, M., et al. (2025). Harnessing multiscale topographic environmental variables for regional coral species distribution models. </w:t>
      </w:r>
      <w:r>
        <w:rPr>
          <w:i/>
          <w:iCs/>
        </w:rPr>
        <w:t>Ecology and Evolution</w:t>
      </w:r>
      <w:r>
        <w:t xml:space="preserve"> 15. doi: </w:t>
      </w:r>
      <w:hyperlink r:id="rId30">
        <w:r>
          <w:rPr>
            <w:rStyle w:val="Hyperlink"/>
          </w:rPr>
          <w:t>10.1002/ece3.71292</w:t>
        </w:r>
      </w:hyperlink>
    </w:p>
    <w:p w14:paraId="0D422D40" w14:textId="77777777" w:rsidR="00CE6D25" w:rsidRDefault="00000000">
      <w:pPr>
        <w:pStyle w:val="Bibliography"/>
      </w:pPr>
      <w:bookmarkStart w:id="131" w:name="ref-matthews2025intelligence"/>
      <w:bookmarkEnd w:id="130"/>
      <w:r>
        <w:t xml:space="preserve">Matthews, S. A., Beeden, R., Bonin, M. C., Mellin, C., Pratchett, M. S., Ryan, I., et al. (2025). From business intelligence to conservation intelligence: Operationalising adaptive pest control to protect the resilience of the great barrier reef. doi: </w:t>
      </w:r>
      <w:hyperlink r:id="rId31">
        <w:r>
          <w:rPr>
            <w:rStyle w:val="Hyperlink"/>
          </w:rPr>
          <w:t>10.32942/X2HD3J</w:t>
        </w:r>
      </w:hyperlink>
    </w:p>
    <w:p w14:paraId="3ECE9AF6" w14:textId="77777777" w:rsidR="00CE6D25" w:rsidRDefault="00000000">
      <w:pPr>
        <w:pStyle w:val="Bibliography"/>
      </w:pPr>
      <w:bookmarkStart w:id="132" w:name="ref-matthews2020connectivity"/>
      <w:bookmarkEnd w:id="131"/>
      <w:r>
        <w:t xml:space="preserve">Matthews, S. A., Mellin, C., and Pratchett, M. S. (2020a). Larval connectivity and water quality explain spatial distribution of crown-of-thorns starfish outbreaks across the Great Barrier Reef. </w:t>
      </w:r>
      <w:r>
        <w:rPr>
          <w:i/>
          <w:iCs/>
        </w:rPr>
        <w:t>Advances in Marine Biology</w:t>
      </w:r>
      <w:r>
        <w:t xml:space="preserve"> 87, 223–258. doi: </w:t>
      </w:r>
      <w:hyperlink r:id="rId32">
        <w:r>
          <w:rPr>
            <w:rStyle w:val="Hyperlink"/>
          </w:rPr>
          <w:t>10.1016/bs.amb.2020.08.007</w:t>
        </w:r>
      </w:hyperlink>
    </w:p>
    <w:p w14:paraId="171B9760" w14:textId="77777777" w:rsidR="00CE6D25" w:rsidRDefault="00000000">
      <w:pPr>
        <w:pStyle w:val="Bibliography"/>
      </w:pPr>
      <w:bookmarkStart w:id="133" w:name="ref-matthews2020cotsmod"/>
      <w:bookmarkEnd w:id="132"/>
      <w:r>
        <w:t xml:space="preserve">Matthews, S. A., Shoemaker, K., Pratchett, M. S., and Mellin, C. (2020b). COTSMod: A spatially explicit metacommunity model of outbreaks of crown-of-thorns starfish and coral recovery. </w:t>
      </w:r>
      <w:r>
        <w:rPr>
          <w:i/>
          <w:iCs/>
        </w:rPr>
        <w:t>Advances in Marine Biology</w:t>
      </w:r>
      <w:r>
        <w:t xml:space="preserve"> 87, 259–290. doi: </w:t>
      </w:r>
      <w:hyperlink r:id="rId33">
        <w:r>
          <w:rPr>
            <w:rStyle w:val="Hyperlink"/>
          </w:rPr>
          <w:t>10.1016/bs.amb.2020.09.001</w:t>
        </w:r>
      </w:hyperlink>
    </w:p>
    <w:p w14:paraId="188B06B5" w14:textId="77777777" w:rsidR="00CE6D25" w:rsidRDefault="00000000">
      <w:pPr>
        <w:pStyle w:val="Bibliography"/>
      </w:pPr>
      <w:bookmarkStart w:id="134" w:name="ref-matthews2024protecting"/>
      <w:bookmarkEnd w:id="133"/>
      <w:r>
        <w:t xml:space="preserve">Matthews, S. A., Williamson, D. H., Beeden, R., Emslie, M. J., Abom, R. T. M., Beard, D., et al. (2024). Protecting Great Barrier Reef resilience through effective management of crown-of-thorns starfish outbreaks. </w:t>
      </w:r>
      <w:r>
        <w:rPr>
          <w:i/>
          <w:iCs/>
        </w:rPr>
        <w:t>PLOS ONE</w:t>
      </w:r>
      <w:r>
        <w:t xml:space="preserve"> 19, e0298073. doi: </w:t>
      </w:r>
      <w:hyperlink r:id="rId34">
        <w:r>
          <w:rPr>
            <w:rStyle w:val="Hyperlink"/>
          </w:rPr>
          <w:t>10.1371/journal.pone.0298073</w:t>
        </w:r>
      </w:hyperlink>
    </w:p>
    <w:p w14:paraId="288D1683" w14:textId="77777777" w:rsidR="00CE6D25" w:rsidRDefault="00000000">
      <w:pPr>
        <w:pStyle w:val="Bibliography"/>
      </w:pPr>
      <w:bookmarkStart w:id="135" w:name="ref-morello2014model"/>
      <w:bookmarkEnd w:id="134"/>
      <w:r>
        <w:t xml:space="preserve">Morello, E. B., Plagányi, É. E., Babcock, R. C., Sweatman, H., Hillary, R., and Punt, A. E. (2014). Model to manage and reduce crown-of-thorns starfish outbreaks. </w:t>
      </w:r>
      <w:r>
        <w:rPr>
          <w:i/>
          <w:iCs/>
        </w:rPr>
        <w:t>Marine Ecology Progress Series</w:t>
      </w:r>
      <w:r>
        <w:t xml:space="preserve"> 512, 167–183. doi: </w:t>
      </w:r>
      <w:hyperlink r:id="rId35">
        <w:r>
          <w:rPr>
            <w:rStyle w:val="Hyperlink"/>
          </w:rPr>
          <w:t>10.3354/meps10858</w:t>
        </w:r>
      </w:hyperlink>
    </w:p>
    <w:p w14:paraId="47A56160" w14:textId="77777777" w:rsidR="00CE6D25" w:rsidRDefault="00000000">
      <w:pPr>
        <w:pStyle w:val="Bibliography"/>
      </w:pPr>
      <w:bookmarkStart w:id="136" w:name="ref-adriamethods2026"/>
      <w:bookmarkEnd w:id="135"/>
      <w:r>
        <w:t xml:space="preserve">open-AIMS (2026a). ADRIA.jl: COTS calibration and historical culling workflow. Available at: </w:t>
      </w:r>
      <w:hyperlink r:id="rId36">
        <w:r>
          <w:rPr>
            <w:rStyle w:val="Hyperlink"/>
          </w:rPr>
          <w:t>https://github.com/open-AIMS/ADRIA.jl</w:t>
        </w:r>
      </w:hyperlink>
    </w:p>
    <w:p w14:paraId="2E958C26" w14:textId="77777777" w:rsidR="00CE6D25" w:rsidRDefault="00000000">
      <w:pPr>
        <w:pStyle w:val="Bibliography"/>
      </w:pPr>
      <w:bookmarkStart w:id="137" w:name="ref-cotsmodmethods2026"/>
      <w:bookmarkEnd w:id="136"/>
      <w:r>
        <w:t xml:space="preserve">open-AIMS (2026b). COTSMod.jl: Population dynamics and observed cull removals. Available at: </w:t>
      </w:r>
      <w:hyperlink r:id="rId37">
        <w:r>
          <w:rPr>
            <w:rStyle w:val="Hyperlink"/>
          </w:rPr>
          <w:t>https://github.com/open-AIMS/COTSMod.jl</w:t>
        </w:r>
      </w:hyperlink>
    </w:p>
    <w:p w14:paraId="3A2E5357" w14:textId="77777777" w:rsidR="00CE6D25" w:rsidRDefault="00000000">
      <w:pPr>
        <w:pStyle w:val="Bibliography"/>
      </w:pPr>
      <w:bookmarkStart w:id="138" w:name="ref-ovaskainen2017hmsc"/>
      <w:bookmarkEnd w:id="137"/>
      <w:r>
        <w:t xml:space="preserve">Ovaskainen, O., Tikhonov, G., Norberg, A., Guillaume Blanchet, F., Duan, L., Dunson, D., et al. (2017). How to make more out of community data? A conceptual framework and its implementation as models and software. </w:t>
      </w:r>
      <w:r>
        <w:rPr>
          <w:i/>
          <w:iCs/>
        </w:rPr>
        <w:t>Ecology Letters</w:t>
      </w:r>
      <w:r>
        <w:t xml:space="preserve"> 20, 561–576. doi: </w:t>
      </w:r>
      <w:hyperlink r:id="rId38">
        <w:r>
          <w:rPr>
            <w:rStyle w:val="Hyperlink"/>
          </w:rPr>
          <w:t>10.1111/ele.12757</w:t>
        </w:r>
      </w:hyperlink>
    </w:p>
    <w:p w14:paraId="1E3FF9AA" w14:textId="77777777" w:rsidR="00CE6D25" w:rsidRDefault="00000000">
      <w:pPr>
        <w:pStyle w:val="Bibliography"/>
      </w:pPr>
      <w:bookmarkStart w:id="139" w:name="ref-plaganyi2020targets"/>
      <w:bookmarkEnd w:id="138"/>
      <w:r>
        <w:t xml:space="preserve">Plagányi, É. E., Babcock, R. C., Rogers, J., Bonin, M., and Morello, E. B. (2020). Ecological analyses to inform management targets for the culling of crown-of-thorns starfish to prevent coral decline. </w:t>
      </w:r>
      <w:r>
        <w:rPr>
          <w:i/>
          <w:iCs/>
        </w:rPr>
        <w:t>Coral Reefs</w:t>
      </w:r>
      <w:r>
        <w:t xml:space="preserve"> 39, 1483–1499. doi: </w:t>
      </w:r>
      <w:hyperlink r:id="rId39">
        <w:r>
          <w:rPr>
            <w:rStyle w:val="Hyperlink"/>
          </w:rPr>
          <w:t>10.1007/s00338-020-01981-z</w:t>
        </w:r>
      </w:hyperlink>
    </w:p>
    <w:p w14:paraId="1759A60F" w14:textId="77777777" w:rsidR="00CE6D25" w:rsidRDefault="00000000">
      <w:pPr>
        <w:pStyle w:val="Bibliography"/>
      </w:pPr>
      <w:bookmarkStart w:id="140" w:name="ref-pratchett2017thirty"/>
      <w:bookmarkEnd w:id="139"/>
      <w:r>
        <w:t xml:space="preserve">Pratchett, M., Caballes, C., Wilmes, J., Matthews, S., Mellin, C., Sweatman, H., et al. (2017). Thirty years of research on Crown-of-Thorns Starfish (1986–2016): Scientific advances and emerging opportunities. </w:t>
      </w:r>
      <w:r>
        <w:rPr>
          <w:i/>
          <w:iCs/>
        </w:rPr>
        <w:t>Diversity</w:t>
      </w:r>
      <w:r>
        <w:t xml:space="preserve"> 9, 41. doi: </w:t>
      </w:r>
      <w:hyperlink r:id="rId40">
        <w:r>
          <w:rPr>
            <w:rStyle w:val="Hyperlink"/>
          </w:rPr>
          <w:t>10.3390/d9040041</w:t>
        </w:r>
      </w:hyperlink>
    </w:p>
    <w:p w14:paraId="654442DF" w14:textId="77777777" w:rsidR="00CE6D25" w:rsidRDefault="00000000">
      <w:pPr>
        <w:pStyle w:val="Bibliography"/>
      </w:pPr>
      <w:bookmarkStart w:id="141" w:name="ref-roberts2017cv"/>
      <w:bookmarkEnd w:id="140"/>
      <w:r>
        <w:t xml:space="preserve">Roberts, D. R., Bahn, V., Ciuti, S., Boyce, M. S., Elith, J., Guillera-Arroita, G., et al. (2017). Cross-validation strategies for data with temporal, spatial, hierarchical, or phylogenetic structure. </w:t>
      </w:r>
      <w:r>
        <w:rPr>
          <w:i/>
          <w:iCs/>
        </w:rPr>
        <w:t>Ecography</w:t>
      </w:r>
      <w:r>
        <w:t xml:space="preserve"> 40, 913–929. doi: </w:t>
      </w:r>
      <w:hyperlink r:id="rId41">
        <w:r>
          <w:rPr>
            <w:rStyle w:val="Hyperlink"/>
          </w:rPr>
          <w:t>10.1111/ecog.02881</w:t>
        </w:r>
      </w:hyperlink>
    </w:p>
    <w:p w14:paraId="06C65269" w14:textId="77777777" w:rsidR="00CE6D25" w:rsidRDefault="00000000">
      <w:pPr>
        <w:pStyle w:val="Bibliography"/>
      </w:pPr>
      <w:bookmarkStart w:id="142" w:name="ref-stewart2026hybrid"/>
      <w:bookmarkEnd w:id="141"/>
      <w:r>
        <w:t xml:space="preserve">Stewart, O., Matthews, S., Warne, D., and Bode, M. (2026). Modelling irruptive species with hybrid machine learning: A case study of crown-of-thorns starfish outbreaks on the Great Barrier Reef. </w:t>
      </w:r>
      <w:r>
        <w:rPr>
          <w:i/>
          <w:iCs/>
        </w:rPr>
        <w:t>EcoEvoRxiv [Preprint]</w:t>
      </w:r>
      <w:r>
        <w:t xml:space="preserve">. doi: </w:t>
      </w:r>
      <w:hyperlink r:id="rId42">
        <w:r>
          <w:rPr>
            <w:rStyle w:val="Hyperlink"/>
          </w:rPr>
          <w:t>10.32942/X2J391</w:t>
        </w:r>
      </w:hyperlink>
    </w:p>
    <w:p w14:paraId="0154411E" w14:textId="77777777" w:rsidR="00CE6D25" w:rsidRDefault="00000000">
      <w:pPr>
        <w:pStyle w:val="Bibliography"/>
      </w:pPr>
      <w:bookmarkStart w:id="143" w:name="ref-tikhonov2020hmsc"/>
      <w:bookmarkEnd w:id="142"/>
      <w:r>
        <w:lastRenderedPageBreak/>
        <w:t xml:space="preserve">Tikhonov, G., Opedal, Ø. H., Abrego, N., Lehikoinen, A., Jonge, M. M. J. de, Oksanen, J., et al. (2020). Joint species distribution modelling with the R-package Hmsc. </w:t>
      </w:r>
      <w:r>
        <w:rPr>
          <w:i/>
          <w:iCs/>
        </w:rPr>
        <w:t>Methods in Ecology and Evolution</w:t>
      </w:r>
      <w:r>
        <w:t xml:space="preserve"> 11, 442–447. doi: </w:t>
      </w:r>
      <w:hyperlink r:id="rId43">
        <w:r>
          <w:rPr>
            <w:rStyle w:val="Hyperlink"/>
          </w:rPr>
          <w:t>10.1111/2041-210X.13345</w:t>
        </w:r>
      </w:hyperlink>
    </w:p>
    <w:p w14:paraId="1852CD81" w14:textId="77777777" w:rsidR="00CE6D25" w:rsidRDefault="00000000">
      <w:pPr>
        <w:pStyle w:val="Bibliography"/>
      </w:pPr>
      <w:bookmarkStart w:id="144" w:name="ref-uthicke2024edna"/>
      <w:bookmarkEnd w:id="143"/>
      <w:r>
        <w:t xml:space="preserve">Uthicke, S., Doyle, J. R., Gomez Cabrera, M., Patel, F., McLatchie, M. J., Doll, P. C., et al. (2024). eDNA monitoring detects new outbreak wave of corallivorous seastar (acanthaster cf. Solaris) at lizard island, great barrier reef. </w:t>
      </w:r>
      <w:r>
        <w:rPr>
          <w:i/>
          <w:iCs/>
        </w:rPr>
        <w:t>Coral Reefs</w:t>
      </w:r>
      <w:r>
        <w:t xml:space="preserve"> 43, 857–866. doi: </w:t>
      </w:r>
      <w:hyperlink r:id="rId44">
        <w:r>
          <w:rPr>
            <w:rStyle w:val="Hyperlink"/>
          </w:rPr>
          <w:t>10.1007/s00338-024-02506-8</w:t>
        </w:r>
      </w:hyperlink>
    </w:p>
    <w:p w14:paraId="3BA28AC8" w14:textId="77777777" w:rsidR="00CE6D25" w:rsidRDefault="00000000">
      <w:pPr>
        <w:pStyle w:val="Bibliography"/>
      </w:pPr>
      <w:bookmarkStart w:id="145" w:name="ref-zurell2020odmap"/>
      <w:bookmarkEnd w:id="144"/>
      <w:r>
        <w:t xml:space="preserve">Zurell, D., Franklin, J., König, C., Bouchet, P. J., Dormann, C. F., Elith, J., et al. (2020). A standard protocol for reporting species distribution models. </w:t>
      </w:r>
      <w:r>
        <w:rPr>
          <w:i/>
          <w:iCs/>
        </w:rPr>
        <w:t>Ecography</w:t>
      </w:r>
      <w:r>
        <w:t xml:space="preserve"> 43, 1261–1277. doi: </w:t>
      </w:r>
      <w:hyperlink r:id="rId45">
        <w:r>
          <w:rPr>
            <w:rStyle w:val="Hyperlink"/>
          </w:rPr>
          <w:t>10.1111/ecog.04960</w:t>
        </w:r>
      </w:hyperlink>
    </w:p>
    <w:bookmarkEnd w:id="122"/>
    <w:bookmarkEnd w:id="145"/>
    <w:p w14:paraId="65B2F37B" w14:textId="77777777" w:rsidR="00CE6D25" w:rsidRDefault="00000000">
      <w:r>
        <w:br w:type="page"/>
      </w:r>
    </w:p>
    <w:p w14:paraId="1D33AF85" w14:textId="77777777" w:rsidR="00CE6D25" w:rsidRDefault="00000000">
      <w:pPr>
        <w:pStyle w:val="Heading1"/>
      </w:pPr>
      <w:bookmarkStart w:id="146" w:name="appendices"/>
      <w:bookmarkStart w:id="147" w:name="_Toc243046491"/>
      <w:bookmarkEnd w:id="119"/>
      <w:r>
        <w:lastRenderedPageBreak/>
        <w:t>Appendices</w:t>
      </w:r>
      <w:bookmarkEnd w:id="147"/>
    </w:p>
    <w:p w14:paraId="62E14221" w14:textId="77777777" w:rsidR="00CE6D25" w:rsidRDefault="00000000">
      <w:pPr>
        <w:pStyle w:val="Heading2"/>
      </w:pPr>
      <w:bookmarkStart w:id="148" w:name="appendix-a-delivered-layers-and-products"/>
      <w:bookmarkStart w:id="149" w:name="_Toc243046492"/>
      <w:r>
        <w:t>Appendix A: Delivered layers and products</w:t>
      </w:r>
      <w:bookmarkEnd w:id="149"/>
    </w:p>
    <w:p w14:paraId="76B2CA65" w14:textId="77777777" w:rsidR="00CE6D25" w:rsidRDefault="00000000">
      <w:pPr>
        <w:pStyle w:val="FirstParagraph"/>
      </w:pPr>
      <w:r>
        <w:t xml:space="preserve">All layers are in GDA2020 / MGA zone 55, with checksums in </w:t>
      </w:r>
      <w:r>
        <w:rPr>
          <w:rStyle w:val="VerbatimChar"/>
        </w:rPr>
        <w:t>outputs/layers/layer_manifest.csv</w:t>
      </w:r>
      <w:r>
        <w:t>.</w:t>
      </w:r>
    </w:p>
    <w:tbl>
      <w:tblPr>
        <w:tblStyle w:val="Table"/>
        <w:tblW w:w="5000" w:type="pct"/>
        <w:tblLayout w:type="fixed"/>
        <w:tblLook w:val="0000" w:firstRow="0" w:lastRow="0" w:firstColumn="0" w:lastColumn="0" w:noHBand="0" w:noVBand="0"/>
      </w:tblPr>
      <w:tblGrid>
        <w:gridCol w:w="9242"/>
      </w:tblGrid>
      <w:tr w:rsidR="00CE6D25" w14:paraId="13AEABB4" w14:textId="77777777">
        <w:tc>
          <w:tcPr>
            <w:tcW w:w="7920" w:type="dxa"/>
          </w:tcPr>
          <w:p w14:paraId="440B7FCC" w14:textId="77777777" w:rsidR="00CE6D25" w:rsidRDefault="00000000">
            <w:pPr>
              <w:pStyle w:val="ImageCaption"/>
              <w:spacing w:before="200"/>
            </w:pPr>
            <w:bookmarkStart w:id="150" w:name="tbl-layers"/>
            <w:r>
              <w:t>Table 10: Delivered layers (</w:t>
            </w:r>
            <w:r>
              <w:rPr>
                <w:rStyle w:val="VerbatimChar"/>
              </w:rPr>
              <w:t>outputs/layers/</w:t>
            </w:r>
            <w:r>
              <w:t>) and operational products (</w:t>
            </w:r>
            <w:r>
              <w:rPr>
                <w:rStyle w:val="VerbatimChar"/>
              </w:rPr>
              <w:t>outputs/site_ranking/</w:t>
            </w:r>
            <w:r>
              <w:t>).</w:t>
            </w:r>
          </w:p>
          <w:tbl>
            <w:tblPr>
              <w:tblStyle w:val="Table"/>
              <w:tblW w:w="5000" w:type="pct"/>
              <w:tblLayout w:type="fixed"/>
              <w:tblLook w:val="0020" w:firstRow="1" w:lastRow="0" w:firstColumn="0" w:lastColumn="0" w:noHBand="0" w:noVBand="0"/>
            </w:tblPr>
            <w:tblGrid>
              <w:gridCol w:w="2254"/>
              <w:gridCol w:w="2254"/>
              <w:gridCol w:w="2254"/>
              <w:gridCol w:w="2254"/>
            </w:tblGrid>
            <w:tr w:rsidR="00CE6D25" w14:paraId="15BB3ABE"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329FBC" w14:textId="77777777" w:rsidR="00CE6D25" w:rsidRDefault="00000000">
                  <w:pPr>
                    <w:pStyle w:val="Compact"/>
                    <w:jc w:val="center"/>
                  </w:pPr>
                  <w:r>
                    <w:t>Role</w:t>
                  </w:r>
                </w:p>
              </w:tc>
              <w:tc>
                <w:tcPr>
                  <w:tcW w:w="1980" w:type="dxa"/>
                </w:tcPr>
                <w:p w14:paraId="1926B4FC" w14:textId="77777777" w:rsidR="00CE6D25" w:rsidRDefault="00000000">
                  <w:pPr>
                    <w:pStyle w:val="Compact"/>
                    <w:jc w:val="center"/>
                  </w:pPr>
                  <w:r>
                    <w:t>File</w:t>
                  </w:r>
                </w:p>
              </w:tc>
              <w:tc>
                <w:tcPr>
                  <w:tcW w:w="1980" w:type="dxa"/>
                </w:tcPr>
                <w:p w14:paraId="7CF9D82C" w14:textId="77777777" w:rsidR="00CE6D25" w:rsidRDefault="00000000">
                  <w:pPr>
                    <w:pStyle w:val="Compact"/>
                    <w:jc w:val="center"/>
                  </w:pPr>
                  <w:r>
                    <w:t>Resolution</w:t>
                  </w:r>
                </w:p>
              </w:tc>
              <w:tc>
                <w:tcPr>
                  <w:tcW w:w="1980" w:type="dxa"/>
                </w:tcPr>
                <w:p w14:paraId="17E70BC5" w14:textId="77777777" w:rsidR="00CE6D25" w:rsidRDefault="00000000">
                  <w:pPr>
                    <w:pStyle w:val="Compact"/>
                    <w:jc w:val="center"/>
                  </w:pPr>
                  <w:r>
                    <w:t>Contents</w:t>
                  </w:r>
                </w:p>
              </w:tc>
            </w:tr>
            <w:tr w:rsidR="00CE6D25" w14:paraId="09B253D3" w14:textId="77777777">
              <w:tc>
                <w:tcPr>
                  <w:tcW w:w="1980" w:type="dxa"/>
                </w:tcPr>
                <w:p w14:paraId="4AC94B03" w14:textId="77777777" w:rsidR="00CE6D25" w:rsidRDefault="00000000">
                  <w:pPr>
                    <w:pStyle w:val="Compact"/>
                    <w:jc w:val="center"/>
                  </w:pPr>
                  <w:r>
                    <w:t>Primary search-planning layer</w:t>
                  </w:r>
                </w:p>
              </w:tc>
              <w:tc>
                <w:tcPr>
                  <w:tcW w:w="1980" w:type="dxa"/>
                </w:tcPr>
                <w:p w14:paraId="274F9094" w14:textId="77777777" w:rsidR="00CE6D25" w:rsidRDefault="00000000">
                  <w:pPr>
                    <w:pStyle w:val="Compact"/>
                    <w:jc w:val="center"/>
                  </w:pPr>
                  <w:r>
                    <w:rPr>
                      <w:rStyle w:val="VerbatimChar"/>
                    </w:rPr>
                    <w:t>cots_search_planning_2026_30m.tif</w:t>
                  </w:r>
                  <w:r>
                    <w:t xml:space="preserve"> (+ </w:t>
                  </w:r>
                  <w:r>
                    <w:rPr>
                      <w:rStyle w:val="VerbatimChar"/>
                    </w:rPr>
                    <w:t>_priority_</w:t>
                  </w:r>
                  <w:r>
                    <w:t>)</w:t>
                  </w:r>
                </w:p>
              </w:tc>
              <w:tc>
                <w:tcPr>
                  <w:tcW w:w="1980" w:type="dxa"/>
                </w:tcPr>
                <w:p w14:paraId="326A331E" w14:textId="77777777" w:rsidR="00CE6D25" w:rsidRDefault="00000000">
                  <w:pPr>
                    <w:pStyle w:val="Compact"/>
                    <w:jc w:val="center"/>
                  </w:pPr>
                  <w:r>
                    <w:t>30 m</w:t>
                  </w:r>
                </w:p>
              </w:tc>
              <w:tc>
                <w:tcPr>
                  <w:tcW w:w="1980" w:type="dxa"/>
                </w:tcPr>
                <w:p w14:paraId="2F37C5F7" w14:textId="77777777" w:rsidR="00CE6D25" w:rsidRDefault="00000000">
                  <w:pPr>
                    <w:pStyle w:val="Compact"/>
                    <w:jc w:val="center"/>
                  </w:pPr>
                  <w:r>
                    <w:t>P(problematic site-year, 2026), RG + year with calibrated clean + year fallback; percentile within reef polygon; priority classes (top 10%, 10–20%, 20–30%)</w:t>
                  </w:r>
                </w:p>
              </w:tc>
            </w:tr>
            <w:tr w:rsidR="00CE6D25" w14:paraId="23603C92" w14:textId="77777777">
              <w:tc>
                <w:tcPr>
                  <w:tcW w:w="1980" w:type="dxa"/>
                </w:tcPr>
                <w:p w14:paraId="194676E2" w14:textId="77777777" w:rsidR="00CE6D25" w:rsidRDefault="00000000">
                  <w:pPr>
                    <w:pStyle w:val="Compact"/>
                    <w:jc w:val="center"/>
                  </w:pPr>
                  <w:r>
                    <w:t>Clean + year</w:t>
                  </w:r>
                </w:p>
              </w:tc>
              <w:tc>
                <w:tcPr>
                  <w:tcW w:w="1980" w:type="dxa"/>
                </w:tcPr>
                <w:p w14:paraId="3F4B7C8A" w14:textId="77777777" w:rsidR="00CE6D25" w:rsidRDefault="00000000">
                  <w:pPr>
                    <w:pStyle w:val="Compact"/>
                    <w:jc w:val="center"/>
                  </w:pPr>
                  <w:r>
                    <w:rPr>
                      <w:rStyle w:val="VerbatimChar"/>
                    </w:rPr>
                    <w:t>cots_legacy_clean_year2026_30m.tif</w:t>
                  </w:r>
                </w:p>
              </w:tc>
              <w:tc>
                <w:tcPr>
                  <w:tcW w:w="1980" w:type="dxa"/>
                </w:tcPr>
                <w:p w14:paraId="4DF59C10" w14:textId="77777777" w:rsidR="00CE6D25" w:rsidRDefault="00000000">
                  <w:pPr>
                    <w:pStyle w:val="Compact"/>
                    <w:jc w:val="center"/>
                  </w:pPr>
                  <w:r>
                    <w:t>30 m</w:t>
                  </w:r>
                </w:p>
              </w:tc>
              <w:tc>
                <w:tcPr>
                  <w:tcW w:w="1980" w:type="dxa"/>
                </w:tcPr>
                <w:p w14:paraId="6270FB29" w14:textId="77777777" w:rsidR="00CE6D25" w:rsidRDefault="00000000">
                  <w:pPr>
                    <w:pStyle w:val="Compact"/>
                    <w:jc w:val="center"/>
                  </w:pPr>
                  <w:r>
                    <w:t>P(problematic site-year, 2026) from the 12-layer clean stack + year</w:t>
                  </w:r>
                </w:p>
              </w:tc>
            </w:tr>
            <w:tr w:rsidR="00CE6D25" w14:paraId="0FDC1B88" w14:textId="77777777">
              <w:tc>
                <w:tcPr>
                  <w:tcW w:w="1980" w:type="dxa"/>
                </w:tcPr>
                <w:p w14:paraId="3E007D5D" w14:textId="77777777" w:rsidR="00CE6D25" w:rsidRDefault="00000000">
                  <w:pPr>
                    <w:pStyle w:val="Compact"/>
                    <w:jc w:val="center"/>
                  </w:pPr>
                  <w:r>
                    <w:t>RG + year</w:t>
                  </w:r>
                </w:p>
              </w:tc>
              <w:tc>
                <w:tcPr>
                  <w:tcW w:w="1980" w:type="dxa"/>
                </w:tcPr>
                <w:p w14:paraId="33D627D6" w14:textId="77777777" w:rsidR="00CE6D25" w:rsidRDefault="00000000">
                  <w:pPr>
                    <w:pStyle w:val="Compact"/>
                    <w:jc w:val="center"/>
                  </w:pPr>
                  <w:r>
                    <w:rPr>
                      <w:rStyle w:val="VerbatimChar"/>
                    </w:rPr>
                    <w:t>cots_legacy_rg_year2026_30m.tif</w:t>
                  </w:r>
                </w:p>
              </w:tc>
              <w:tc>
                <w:tcPr>
                  <w:tcW w:w="1980" w:type="dxa"/>
                </w:tcPr>
                <w:p w14:paraId="39C3086C" w14:textId="77777777" w:rsidR="00CE6D25" w:rsidRDefault="00000000">
                  <w:pPr>
                    <w:pStyle w:val="Compact"/>
                    <w:jc w:val="center"/>
                  </w:pPr>
                  <w:r>
                    <w:t>30 m</w:t>
                  </w:r>
                </w:p>
              </w:tc>
              <w:tc>
                <w:tcPr>
                  <w:tcW w:w="1980" w:type="dxa"/>
                </w:tcPr>
                <w:p w14:paraId="0A26DC3F" w14:textId="77777777" w:rsidR="00CE6D25" w:rsidRDefault="00000000">
                  <w:pPr>
                    <w:pStyle w:val="Compact"/>
                    <w:jc w:val="center"/>
                  </w:pPr>
                  <w:r>
                    <w:t>As above with five ReefGuide layers; missing where ReefGuide layers are missing</w:t>
                  </w:r>
                </w:p>
              </w:tc>
            </w:tr>
            <w:tr w:rsidR="00CE6D25" w14:paraId="07D93809" w14:textId="77777777">
              <w:tc>
                <w:tcPr>
                  <w:tcW w:w="1980" w:type="dxa"/>
                </w:tcPr>
                <w:p w14:paraId="0A18DE31" w14:textId="77777777" w:rsidR="00CE6D25" w:rsidRDefault="00000000">
                  <w:pPr>
                    <w:pStyle w:val="Compact"/>
                    <w:jc w:val="center"/>
                  </w:pPr>
                  <w:r>
                    <w:t>Manta model</w:t>
                  </w:r>
                </w:p>
              </w:tc>
              <w:tc>
                <w:tcPr>
                  <w:tcW w:w="1980" w:type="dxa"/>
                </w:tcPr>
                <w:p w14:paraId="7710B099" w14:textId="77777777" w:rsidR="00CE6D25" w:rsidRDefault="00000000">
                  <w:pPr>
                    <w:pStyle w:val="Compact"/>
                    <w:jc w:val="center"/>
                  </w:pPr>
                  <w:r>
                    <w:rPr>
                      <w:rStyle w:val="VerbatimChar"/>
                    </w:rPr>
                    <w:t>cots_manta_within_30m.tif</w:t>
                  </w:r>
                </w:p>
              </w:tc>
              <w:tc>
                <w:tcPr>
                  <w:tcW w:w="1980" w:type="dxa"/>
                </w:tcPr>
                <w:p w14:paraId="5653E3A1" w14:textId="77777777" w:rsidR="00CE6D25" w:rsidRDefault="00000000">
                  <w:pPr>
                    <w:pStyle w:val="Compact"/>
                    <w:jc w:val="center"/>
                  </w:pPr>
                  <w:r>
                    <w:t>30 m</w:t>
                  </w:r>
                </w:p>
              </w:tc>
              <w:tc>
                <w:tcPr>
                  <w:tcW w:w="1980" w:type="dxa"/>
                </w:tcPr>
                <w:p w14:paraId="6B506FAD" w14:textId="77777777" w:rsidR="00CE6D25" w:rsidRDefault="00000000">
                  <w:pPr>
                    <w:pStyle w:val="Compact"/>
                    <w:jc w:val="center"/>
                  </w:pPr>
                  <w:r>
                    <w:t>Relative log-odds of strong manta evidence against the reef-year average; percentile within reef</w:t>
                  </w:r>
                </w:p>
              </w:tc>
            </w:tr>
            <w:tr w:rsidR="00CE6D25" w14:paraId="3F9DD60D" w14:textId="77777777">
              <w:tc>
                <w:tcPr>
                  <w:tcW w:w="1980" w:type="dxa"/>
                </w:tcPr>
                <w:p w14:paraId="3347723C" w14:textId="77777777" w:rsidR="00CE6D25" w:rsidRDefault="00000000">
                  <w:pPr>
                    <w:pStyle w:val="Compact"/>
                    <w:jc w:val="center"/>
                  </w:pPr>
                  <w:r>
                    <w:t>Exploration 2027</w:t>
                  </w:r>
                </w:p>
              </w:tc>
              <w:tc>
                <w:tcPr>
                  <w:tcW w:w="1980" w:type="dxa"/>
                </w:tcPr>
                <w:p w14:paraId="56F62DC7" w14:textId="77777777" w:rsidR="00CE6D25" w:rsidRDefault="00000000">
                  <w:pPr>
                    <w:pStyle w:val="Compact"/>
                    <w:jc w:val="center"/>
                  </w:pPr>
                  <w:r>
                    <w:rPr>
                      <w:rStyle w:val="VerbatimChar"/>
                    </w:rPr>
                    <w:t>cots_exploration_2027_30m.tif</w:t>
                  </w:r>
                </w:p>
              </w:tc>
              <w:tc>
                <w:tcPr>
                  <w:tcW w:w="1980" w:type="dxa"/>
                </w:tcPr>
                <w:p w14:paraId="3D471E29" w14:textId="77777777" w:rsidR="00CE6D25" w:rsidRDefault="00000000">
                  <w:pPr>
                    <w:pStyle w:val="Compact"/>
                    <w:jc w:val="center"/>
                  </w:pPr>
                  <w:r>
                    <w:t>30 m</w:t>
                  </w:r>
                </w:p>
              </w:tc>
              <w:tc>
                <w:tcPr>
                  <w:tcW w:w="1980" w:type="dxa"/>
                </w:tcPr>
                <w:p w14:paraId="6C5CCFD4" w14:textId="77777777" w:rsidR="00CE6D25" w:rsidRDefault="00000000">
                  <w:pPr>
                    <w:pStyle w:val="Compact"/>
                    <w:jc w:val="center"/>
                  </w:pPr>
                  <w:r>
                    <w:t>Habitat percentile on eligible cells; distances to recent tows and cull sites</w:t>
                  </w:r>
                </w:p>
              </w:tc>
            </w:tr>
            <w:tr w:rsidR="00CE6D25" w14:paraId="436D8AE1" w14:textId="77777777">
              <w:tc>
                <w:tcPr>
                  <w:tcW w:w="1980" w:type="dxa"/>
                </w:tcPr>
                <w:p w14:paraId="25298911" w14:textId="77777777" w:rsidR="00CE6D25" w:rsidRDefault="00000000">
                  <w:pPr>
                    <w:pStyle w:val="Compact"/>
                    <w:jc w:val="center"/>
                  </w:pPr>
                  <w:r>
                    <w:t>HMSC joint (explanatory)</w:t>
                  </w:r>
                </w:p>
              </w:tc>
              <w:tc>
                <w:tcPr>
                  <w:tcW w:w="1980" w:type="dxa"/>
                </w:tcPr>
                <w:p w14:paraId="457C0A92" w14:textId="77777777" w:rsidR="00CE6D25" w:rsidRDefault="00000000">
                  <w:pPr>
                    <w:pStyle w:val="Compact"/>
                    <w:jc w:val="center"/>
                  </w:pPr>
                  <w:r>
                    <w:rPr>
                      <w:rStyle w:val="VerbatimChar"/>
                    </w:rPr>
                    <w:t>cots_hmsc_joint_120m.tif</w:t>
                  </w:r>
                  <w:r>
                    <w:t xml:space="preserve"> (+ uncertainty, source)</w:t>
                  </w:r>
                </w:p>
              </w:tc>
              <w:tc>
                <w:tcPr>
                  <w:tcW w:w="1980" w:type="dxa"/>
                </w:tcPr>
                <w:p w14:paraId="42AE6220" w14:textId="77777777" w:rsidR="00CE6D25" w:rsidRDefault="00000000">
                  <w:pPr>
                    <w:pStyle w:val="Compact"/>
                    <w:jc w:val="center"/>
                  </w:pPr>
                  <w:r>
                    <w:t>120 m</w:t>
                  </w:r>
                </w:p>
              </w:tc>
              <w:tc>
                <w:tcPr>
                  <w:tcW w:w="1980" w:type="dxa"/>
                </w:tcPr>
                <w:p w14:paraId="36F72C5C" w14:textId="77777777" w:rsidR="00CE6D25" w:rsidRDefault="00000000">
                  <w:pPr>
                    <w:pStyle w:val="Compact"/>
                    <w:jc w:val="center"/>
                  </w:pPr>
                  <w:r>
                    <w:t>Posterior mean P(problematic density given an active reef-year); posterior SD and 5th/95th percentiles</w:t>
                  </w:r>
                </w:p>
              </w:tc>
            </w:tr>
            <w:tr w:rsidR="00CE6D25" w14:paraId="20B0837B" w14:textId="77777777">
              <w:tc>
                <w:tcPr>
                  <w:tcW w:w="1980" w:type="dxa"/>
                </w:tcPr>
                <w:p w14:paraId="5C75C230" w14:textId="77777777" w:rsidR="00CE6D25" w:rsidRDefault="00000000">
                  <w:pPr>
                    <w:pStyle w:val="Compact"/>
                    <w:jc w:val="center"/>
                  </w:pPr>
                  <w:r>
                    <w:t>Known aggregation sites</w:t>
                  </w:r>
                </w:p>
              </w:tc>
              <w:tc>
                <w:tcPr>
                  <w:tcW w:w="1980" w:type="dxa"/>
                </w:tcPr>
                <w:p w14:paraId="2CA78D38" w14:textId="77777777" w:rsidR="00CE6D25" w:rsidRDefault="00000000">
                  <w:pPr>
                    <w:pStyle w:val="Compact"/>
                    <w:jc w:val="center"/>
                  </w:pPr>
                  <w:r>
                    <w:rPr>
                      <w:rStyle w:val="VerbatimChar"/>
                    </w:rPr>
                    <w:t>cots_cull_history_kernel_120m.ti</w:t>
                  </w:r>
                  <w:r>
                    <w:rPr>
                      <w:rStyle w:val="VerbatimChar"/>
                    </w:rPr>
                    <w:lastRenderedPageBreak/>
                    <w:t>f</w:t>
                  </w:r>
                  <w:r>
                    <w:t xml:space="preserve">, </w:t>
                  </w:r>
                  <w:r>
                    <w:rPr>
                      <w:rStyle w:val="VerbatimChar"/>
                    </w:rPr>
                    <w:t>cots_hmsc_history_combined_120m.tif</w:t>
                  </w:r>
                </w:p>
              </w:tc>
              <w:tc>
                <w:tcPr>
                  <w:tcW w:w="1980" w:type="dxa"/>
                </w:tcPr>
                <w:p w14:paraId="32E178C2" w14:textId="77777777" w:rsidR="00CE6D25" w:rsidRDefault="00000000">
                  <w:pPr>
                    <w:pStyle w:val="Compact"/>
                    <w:jc w:val="center"/>
                  </w:pPr>
                  <w:r>
                    <w:lastRenderedPageBreak/>
                    <w:t>120 m</w:t>
                  </w:r>
                </w:p>
              </w:tc>
              <w:tc>
                <w:tcPr>
                  <w:tcW w:w="1980" w:type="dxa"/>
                </w:tcPr>
                <w:p w14:paraId="0EE27509" w14:textId="77777777" w:rsidR="00CE6D25" w:rsidRDefault="00000000">
                  <w:pPr>
                    <w:pStyle w:val="Compact"/>
                    <w:jc w:val="center"/>
                  </w:pPr>
                  <w:r>
                    <w:t xml:space="preserve">Kernel-weighted prior problematic </w:t>
                  </w:r>
                  <w:r>
                    <w:lastRenderedPageBreak/>
                    <w:t>rate and evidence weight; habitat updated by history (forecast for 2027)</w:t>
                  </w:r>
                </w:p>
              </w:tc>
            </w:tr>
            <w:tr w:rsidR="00CE6D25" w14:paraId="60FFA4CB" w14:textId="77777777">
              <w:tc>
                <w:tcPr>
                  <w:tcW w:w="1980" w:type="dxa"/>
                </w:tcPr>
                <w:p w14:paraId="2EB0DBC7" w14:textId="77777777" w:rsidR="00CE6D25" w:rsidRDefault="00000000">
                  <w:pPr>
                    <w:pStyle w:val="Compact"/>
                    <w:jc w:val="center"/>
                  </w:pPr>
                  <w:r>
                    <w:lastRenderedPageBreak/>
                    <w:t>2027 cull-site priority</w:t>
                  </w:r>
                </w:p>
              </w:tc>
              <w:tc>
                <w:tcPr>
                  <w:tcW w:w="1980" w:type="dxa"/>
                </w:tcPr>
                <w:p w14:paraId="51EC2FD1" w14:textId="77777777" w:rsidR="00CE6D25" w:rsidRDefault="00000000">
                  <w:pPr>
                    <w:pStyle w:val="Compact"/>
                    <w:jc w:val="center"/>
                  </w:pPr>
                  <w:r>
                    <w:rPr>
                      <w:rStyle w:val="VerbatimChar"/>
                    </w:rPr>
                    <w:t>cots_cull_site_priority_2027.csv</w:t>
                  </w:r>
                  <w:r>
                    <w:t xml:space="preserve">, </w:t>
                  </w:r>
                  <w:r>
                    <w:rPr>
                      <w:rStyle w:val="VerbatimChar"/>
                    </w:rPr>
                    <w:t>.kmz</w:t>
                  </w:r>
                  <w:r>
                    <w:t xml:space="preserve">, </w:t>
                  </w:r>
                  <w:r>
                    <w:rPr>
                      <w:rStyle w:val="VerbatimChar"/>
                    </w:rPr>
                    <w:t>_reefs.csv</w:t>
                  </w:r>
                  <w:r>
                    <w:t xml:space="preserve">, </w:t>
                  </w:r>
                  <w:r>
                    <w:rPr>
                      <w:rStyle w:val="VerbatimChar"/>
                    </w:rPr>
                    <w:t>_classes_2027.csv</w:t>
                  </w:r>
                </w:p>
              </w:tc>
              <w:tc>
                <w:tcPr>
                  <w:tcW w:w="1980" w:type="dxa"/>
                </w:tcPr>
                <w:p w14:paraId="6CF34C8D" w14:textId="77777777" w:rsidR="00CE6D25" w:rsidRDefault="00000000">
                  <w:pPr>
                    <w:pStyle w:val="Compact"/>
                    <w:jc w:val="center"/>
                  </w:pPr>
                  <w:r>
                    <w:t>site</w:t>
                  </w:r>
                </w:p>
              </w:tc>
              <w:tc>
                <w:tcPr>
                  <w:tcW w:w="1980" w:type="dxa"/>
                </w:tcPr>
                <w:p w14:paraId="4CCC9F14" w14:textId="77777777" w:rsidR="00CE6D25" w:rsidRDefault="00000000">
                  <w:pPr>
                    <w:pStyle w:val="Compact"/>
                    <w:jc w:val="center"/>
                  </w:pPr>
                  <w:r>
                    <w:t>Priority class, rank on reef, P(problematic if dived), evidence behind the score</w:t>
                  </w:r>
                </w:p>
              </w:tc>
            </w:tr>
            <w:tr w:rsidR="00CE6D25" w14:paraId="24539F26" w14:textId="77777777">
              <w:tc>
                <w:tcPr>
                  <w:tcW w:w="1980" w:type="dxa"/>
                </w:tcPr>
                <w:p w14:paraId="4A61FA7A" w14:textId="77777777" w:rsidR="00CE6D25" w:rsidRDefault="00000000">
                  <w:pPr>
                    <w:pStyle w:val="Compact"/>
                    <w:jc w:val="center"/>
                  </w:pPr>
                  <w:r>
                    <w:t>Exploration areas 2027</w:t>
                  </w:r>
                </w:p>
              </w:tc>
              <w:tc>
                <w:tcPr>
                  <w:tcW w:w="1980" w:type="dxa"/>
                </w:tcPr>
                <w:p w14:paraId="2BD30864" w14:textId="77777777" w:rsidR="00CE6D25" w:rsidRDefault="00000000">
                  <w:pPr>
                    <w:pStyle w:val="Compact"/>
                    <w:jc w:val="center"/>
                  </w:pPr>
                  <w:r>
                    <w:rPr>
                      <w:rStyle w:val="VerbatimChar"/>
                    </w:rPr>
                    <w:t>cots_exploration_areas_2027.csv</w:t>
                  </w:r>
                  <w:r>
                    <w:t xml:space="preserve">, </w:t>
                  </w:r>
                  <w:r>
                    <w:rPr>
                      <w:rStyle w:val="VerbatimChar"/>
                    </w:rPr>
                    <w:t>.gpkg</w:t>
                  </w:r>
                  <w:r>
                    <w:t xml:space="preserve"> (also in the KMZ)</w:t>
                  </w:r>
                </w:p>
              </w:tc>
              <w:tc>
                <w:tcPr>
                  <w:tcW w:w="1980" w:type="dxa"/>
                </w:tcPr>
                <w:p w14:paraId="59F5B7A6" w14:textId="77777777" w:rsidR="00CE6D25" w:rsidRDefault="00000000">
                  <w:pPr>
                    <w:pStyle w:val="Compact"/>
                    <w:jc w:val="center"/>
                  </w:pPr>
                  <w:r>
                    <w:t>area</w:t>
                  </w:r>
                </w:p>
              </w:tc>
              <w:tc>
                <w:tcPr>
                  <w:tcW w:w="1980" w:type="dxa"/>
                </w:tcPr>
                <w:p w14:paraId="4293348B" w14:textId="77777777" w:rsidR="00CE6D25" w:rsidRDefault="00000000">
                  <w:pPr>
                    <w:pStyle w:val="Compact"/>
                    <w:jc w:val="center"/>
                  </w:pPr>
                  <w:r>
                    <w:t>Rank, area, habitat percentile, depth, distances to cull sites and recent tows</w:t>
                  </w:r>
                </w:p>
              </w:tc>
            </w:tr>
            <w:bookmarkEnd w:id="150"/>
          </w:tbl>
          <w:p w14:paraId="370D48CD" w14:textId="77777777" w:rsidR="00CE6D25" w:rsidRDefault="00CE6D25"/>
        </w:tc>
      </w:tr>
    </w:tbl>
    <w:p w14:paraId="2EFDD9F4" w14:textId="77777777" w:rsidR="00CE6D25" w:rsidRDefault="00000000">
      <w:pPr>
        <w:pStyle w:val="Heading2"/>
      </w:pPr>
      <w:bookmarkStart w:id="151" w:name="appendix-b-predictors"/>
      <w:bookmarkStart w:id="152" w:name="_Toc243046493"/>
      <w:bookmarkEnd w:id="148"/>
      <w:r>
        <w:lastRenderedPageBreak/>
        <w:t>Appendix B: Predictors</w:t>
      </w:r>
      <w:bookmarkEnd w:id="152"/>
    </w:p>
    <w:tbl>
      <w:tblPr>
        <w:tblStyle w:val="Table"/>
        <w:tblW w:w="5000" w:type="pct"/>
        <w:tblLayout w:type="fixed"/>
        <w:tblLook w:val="0000" w:firstRow="0" w:lastRow="0" w:firstColumn="0" w:lastColumn="0" w:noHBand="0" w:noVBand="0"/>
      </w:tblPr>
      <w:tblGrid>
        <w:gridCol w:w="9242"/>
      </w:tblGrid>
      <w:tr w:rsidR="00CE6D25" w14:paraId="307AF9AF" w14:textId="77777777">
        <w:tc>
          <w:tcPr>
            <w:tcW w:w="7920" w:type="dxa"/>
          </w:tcPr>
          <w:p w14:paraId="5B9F3D01" w14:textId="77777777" w:rsidR="00CE6D25" w:rsidRDefault="00000000">
            <w:pPr>
              <w:pStyle w:val="ImageCaption"/>
              <w:spacing w:before="200"/>
            </w:pPr>
            <w:bookmarkStart w:id="153" w:name="tbl-predictors"/>
            <w:r>
              <w:t>Table 11: Predictor codes. [TO CONFIRM: full names of the terrain codes, the coral taxa behind AhyaD, Aspat and Aten, and sources for each layer.]</w:t>
            </w:r>
          </w:p>
          <w:tbl>
            <w:tblPr>
              <w:tblStyle w:val="Table"/>
              <w:tblW w:w="5000" w:type="pct"/>
              <w:tblLayout w:type="fixed"/>
              <w:tblLook w:val="0020" w:firstRow="1" w:lastRow="0" w:firstColumn="0" w:lastColumn="0" w:noHBand="0" w:noVBand="0"/>
            </w:tblPr>
            <w:tblGrid>
              <w:gridCol w:w="3006"/>
              <w:gridCol w:w="3005"/>
              <w:gridCol w:w="3005"/>
            </w:tblGrid>
            <w:tr w:rsidR="00CE6D25" w14:paraId="5A05DBF0"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F447A1" w14:textId="77777777" w:rsidR="00CE6D25" w:rsidRDefault="00000000">
                  <w:pPr>
                    <w:pStyle w:val="Compact"/>
                    <w:jc w:val="center"/>
                  </w:pPr>
                  <w:r>
                    <w:t>Code</w:t>
                  </w:r>
                </w:p>
              </w:tc>
              <w:tc>
                <w:tcPr>
                  <w:tcW w:w="2640" w:type="dxa"/>
                </w:tcPr>
                <w:p w14:paraId="646C8D0E" w14:textId="77777777" w:rsidR="00CE6D25" w:rsidRDefault="00000000">
                  <w:pPr>
                    <w:pStyle w:val="Compact"/>
                    <w:jc w:val="center"/>
                  </w:pPr>
                  <w:r>
                    <w:t>Layer</w:t>
                  </w:r>
                </w:p>
              </w:tc>
              <w:tc>
                <w:tcPr>
                  <w:tcW w:w="2640" w:type="dxa"/>
                </w:tcPr>
                <w:p w14:paraId="336C3A50" w14:textId="77777777" w:rsidR="00CE6D25" w:rsidRDefault="00000000">
                  <w:pPr>
                    <w:pStyle w:val="Compact"/>
                    <w:jc w:val="center"/>
                  </w:pPr>
                  <w:r>
                    <w:t>Stack</w:t>
                  </w:r>
                </w:p>
              </w:tc>
            </w:tr>
            <w:tr w:rsidR="00CE6D25" w14:paraId="3D8AD974" w14:textId="77777777">
              <w:tc>
                <w:tcPr>
                  <w:tcW w:w="2640" w:type="dxa"/>
                </w:tcPr>
                <w:p w14:paraId="2DD36DF7" w14:textId="77777777" w:rsidR="00CE6D25" w:rsidRDefault="00000000">
                  <w:pPr>
                    <w:pStyle w:val="Compact"/>
                    <w:jc w:val="center"/>
                  </w:pPr>
                  <w:r>
                    <w:t>DEM</w:t>
                  </w:r>
                </w:p>
              </w:tc>
              <w:tc>
                <w:tcPr>
                  <w:tcW w:w="2640" w:type="dxa"/>
                </w:tcPr>
                <w:p w14:paraId="232E662A" w14:textId="77777777" w:rsidR="00CE6D25" w:rsidRDefault="00000000">
                  <w:pPr>
                    <w:pStyle w:val="Compact"/>
                    <w:jc w:val="center"/>
                  </w:pPr>
                  <w:r>
                    <w:t>Depth</w:t>
                  </w:r>
                </w:p>
              </w:tc>
              <w:tc>
                <w:tcPr>
                  <w:tcW w:w="2640" w:type="dxa"/>
                </w:tcPr>
                <w:p w14:paraId="46120D09" w14:textId="77777777" w:rsidR="00CE6D25" w:rsidRDefault="00000000">
                  <w:pPr>
                    <w:pStyle w:val="Compact"/>
                    <w:jc w:val="center"/>
                  </w:pPr>
                  <w:r>
                    <w:t>Clean</w:t>
                  </w:r>
                </w:p>
              </w:tc>
            </w:tr>
            <w:tr w:rsidR="00CE6D25" w14:paraId="02CCDAAE" w14:textId="77777777">
              <w:tc>
                <w:tcPr>
                  <w:tcW w:w="2640" w:type="dxa"/>
                </w:tcPr>
                <w:p w14:paraId="12C5000D" w14:textId="77777777" w:rsidR="00CE6D25" w:rsidRDefault="00000000">
                  <w:pPr>
                    <w:pStyle w:val="Compact"/>
                    <w:jc w:val="center"/>
                  </w:pPr>
                  <w:r>
                    <w:t>SLO</w:t>
                  </w:r>
                </w:p>
              </w:tc>
              <w:tc>
                <w:tcPr>
                  <w:tcW w:w="2640" w:type="dxa"/>
                </w:tcPr>
                <w:p w14:paraId="2A9F9C16" w14:textId="77777777" w:rsidR="00CE6D25" w:rsidRDefault="00000000">
                  <w:pPr>
                    <w:pStyle w:val="Compact"/>
                    <w:jc w:val="center"/>
                  </w:pPr>
                  <w:r>
                    <w:t>Slope</w:t>
                  </w:r>
                </w:p>
              </w:tc>
              <w:tc>
                <w:tcPr>
                  <w:tcW w:w="2640" w:type="dxa"/>
                </w:tcPr>
                <w:p w14:paraId="4833B5A8" w14:textId="77777777" w:rsidR="00CE6D25" w:rsidRDefault="00000000">
                  <w:pPr>
                    <w:pStyle w:val="Compact"/>
                    <w:jc w:val="center"/>
                  </w:pPr>
                  <w:r>
                    <w:t>Clean</w:t>
                  </w:r>
                </w:p>
              </w:tc>
            </w:tr>
            <w:tr w:rsidR="00CE6D25" w14:paraId="24737AA9" w14:textId="77777777">
              <w:tc>
                <w:tcPr>
                  <w:tcW w:w="2640" w:type="dxa"/>
                </w:tcPr>
                <w:p w14:paraId="07EE073A" w14:textId="77777777" w:rsidR="00CE6D25" w:rsidRDefault="00000000">
                  <w:pPr>
                    <w:pStyle w:val="Compact"/>
                    <w:jc w:val="center"/>
                  </w:pPr>
                  <w:r>
                    <w:t>EAST, NORTH</w:t>
                  </w:r>
                </w:p>
              </w:tc>
              <w:tc>
                <w:tcPr>
                  <w:tcW w:w="2640" w:type="dxa"/>
                </w:tcPr>
                <w:p w14:paraId="5197F086" w14:textId="77777777" w:rsidR="00CE6D25" w:rsidRDefault="00000000">
                  <w:pPr>
                    <w:pStyle w:val="Compact"/>
                    <w:jc w:val="center"/>
                  </w:pPr>
                  <w:r>
                    <w:t>Eastness, northness (aspect)</w:t>
                  </w:r>
                </w:p>
              </w:tc>
              <w:tc>
                <w:tcPr>
                  <w:tcW w:w="2640" w:type="dxa"/>
                </w:tcPr>
                <w:p w14:paraId="4CF314D8" w14:textId="77777777" w:rsidR="00CE6D25" w:rsidRDefault="00000000">
                  <w:pPr>
                    <w:pStyle w:val="Compact"/>
                    <w:jc w:val="center"/>
                  </w:pPr>
                  <w:r>
                    <w:t>Clean</w:t>
                  </w:r>
                </w:p>
              </w:tc>
            </w:tr>
            <w:tr w:rsidR="00CE6D25" w14:paraId="6130F1F2" w14:textId="77777777">
              <w:tc>
                <w:tcPr>
                  <w:tcW w:w="2640" w:type="dxa"/>
                </w:tcPr>
                <w:p w14:paraId="7D357736" w14:textId="77777777" w:rsidR="00CE6D25" w:rsidRDefault="00000000">
                  <w:pPr>
                    <w:pStyle w:val="Compact"/>
                    <w:jc w:val="center"/>
                  </w:pPr>
                  <w:r>
                    <w:t>BPI</w:t>
                  </w:r>
                </w:p>
              </w:tc>
              <w:tc>
                <w:tcPr>
                  <w:tcW w:w="2640" w:type="dxa"/>
                </w:tcPr>
                <w:p w14:paraId="072B604F" w14:textId="77777777" w:rsidR="00CE6D25" w:rsidRDefault="00000000">
                  <w:pPr>
                    <w:pStyle w:val="Compact"/>
                    <w:jc w:val="center"/>
                  </w:pPr>
                  <w:r>
                    <w:t>Bathymetric position index</w:t>
                  </w:r>
                </w:p>
              </w:tc>
              <w:tc>
                <w:tcPr>
                  <w:tcW w:w="2640" w:type="dxa"/>
                </w:tcPr>
                <w:p w14:paraId="261A7CC2" w14:textId="77777777" w:rsidR="00CE6D25" w:rsidRDefault="00000000">
                  <w:pPr>
                    <w:pStyle w:val="Compact"/>
                    <w:jc w:val="center"/>
                  </w:pPr>
                  <w:r>
                    <w:t>Clean</w:t>
                  </w:r>
                </w:p>
              </w:tc>
            </w:tr>
            <w:tr w:rsidR="00CE6D25" w14:paraId="44701D76" w14:textId="77777777">
              <w:tc>
                <w:tcPr>
                  <w:tcW w:w="2640" w:type="dxa"/>
                </w:tcPr>
                <w:p w14:paraId="2DBEB817" w14:textId="77777777" w:rsidR="00CE6D25" w:rsidRDefault="00000000">
                  <w:pPr>
                    <w:pStyle w:val="Compact"/>
                    <w:jc w:val="center"/>
                  </w:pPr>
                  <w:r>
                    <w:t>VRM</w:t>
                  </w:r>
                </w:p>
              </w:tc>
              <w:tc>
                <w:tcPr>
                  <w:tcW w:w="2640" w:type="dxa"/>
                </w:tcPr>
                <w:p w14:paraId="08A928C5" w14:textId="77777777" w:rsidR="00CE6D25" w:rsidRDefault="00000000">
                  <w:pPr>
                    <w:pStyle w:val="Compact"/>
                    <w:jc w:val="center"/>
                  </w:pPr>
                  <w:r>
                    <w:t>Vector ruggedness measure</w:t>
                  </w:r>
                </w:p>
              </w:tc>
              <w:tc>
                <w:tcPr>
                  <w:tcW w:w="2640" w:type="dxa"/>
                </w:tcPr>
                <w:p w14:paraId="5C8DBBF2" w14:textId="77777777" w:rsidR="00CE6D25" w:rsidRDefault="00000000">
                  <w:pPr>
                    <w:pStyle w:val="Compact"/>
                    <w:jc w:val="center"/>
                  </w:pPr>
                  <w:r>
                    <w:t>Clean</w:t>
                  </w:r>
                </w:p>
              </w:tc>
            </w:tr>
            <w:tr w:rsidR="00CE6D25" w14:paraId="6BABFA8C" w14:textId="77777777">
              <w:tc>
                <w:tcPr>
                  <w:tcW w:w="2640" w:type="dxa"/>
                </w:tcPr>
                <w:p w14:paraId="1C271CF3" w14:textId="77777777" w:rsidR="00CE6D25" w:rsidRDefault="00000000">
                  <w:pPr>
                    <w:pStyle w:val="Compact"/>
                    <w:jc w:val="center"/>
                  </w:pPr>
                  <w:r>
                    <w:t>SVF</w:t>
                  </w:r>
                </w:p>
              </w:tc>
              <w:tc>
                <w:tcPr>
                  <w:tcW w:w="2640" w:type="dxa"/>
                </w:tcPr>
                <w:p w14:paraId="238E4B07" w14:textId="77777777" w:rsidR="00CE6D25" w:rsidRDefault="00000000">
                  <w:pPr>
                    <w:pStyle w:val="Compact"/>
                    <w:jc w:val="center"/>
                  </w:pPr>
                  <w:r>
                    <w:t>Sky-view factor</w:t>
                  </w:r>
                </w:p>
              </w:tc>
              <w:tc>
                <w:tcPr>
                  <w:tcW w:w="2640" w:type="dxa"/>
                </w:tcPr>
                <w:p w14:paraId="24E12097" w14:textId="77777777" w:rsidR="00CE6D25" w:rsidRDefault="00000000">
                  <w:pPr>
                    <w:pStyle w:val="Compact"/>
                    <w:jc w:val="center"/>
                  </w:pPr>
                  <w:r>
                    <w:t>Clean</w:t>
                  </w:r>
                </w:p>
              </w:tc>
            </w:tr>
            <w:tr w:rsidR="00CE6D25" w14:paraId="7891389B" w14:textId="77777777">
              <w:tc>
                <w:tcPr>
                  <w:tcW w:w="2640" w:type="dxa"/>
                </w:tcPr>
                <w:p w14:paraId="3FB7C7D1" w14:textId="77777777" w:rsidR="00CE6D25" w:rsidRDefault="00000000">
                  <w:pPr>
                    <w:pStyle w:val="Compact"/>
                    <w:jc w:val="center"/>
                  </w:pPr>
                  <w:r>
                    <w:t>HCU, VCU</w:t>
                  </w:r>
                </w:p>
              </w:tc>
              <w:tc>
                <w:tcPr>
                  <w:tcW w:w="2640" w:type="dxa"/>
                </w:tcPr>
                <w:p w14:paraId="0879799E" w14:textId="77777777" w:rsidR="00CE6D25" w:rsidRDefault="00000000">
                  <w:pPr>
                    <w:pStyle w:val="Compact"/>
                    <w:jc w:val="center"/>
                  </w:pPr>
                  <w:r>
                    <w:t>Horizontal and vertical curvature</w:t>
                  </w:r>
                </w:p>
              </w:tc>
              <w:tc>
                <w:tcPr>
                  <w:tcW w:w="2640" w:type="dxa"/>
                </w:tcPr>
                <w:p w14:paraId="373B49F6" w14:textId="77777777" w:rsidR="00CE6D25" w:rsidRDefault="00000000">
                  <w:pPr>
                    <w:pStyle w:val="Compact"/>
                    <w:jc w:val="center"/>
                  </w:pPr>
                  <w:r>
                    <w:t>Clean</w:t>
                  </w:r>
                </w:p>
              </w:tc>
            </w:tr>
            <w:tr w:rsidR="00CE6D25" w14:paraId="35A71AE9" w14:textId="77777777">
              <w:tc>
                <w:tcPr>
                  <w:tcW w:w="2640" w:type="dxa"/>
                </w:tcPr>
                <w:p w14:paraId="76359521" w14:textId="77777777" w:rsidR="00CE6D25" w:rsidRDefault="00000000">
                  <w:pPr>
                    <w:pStyle w:val="Compact"/>
                    <w:jc w:val="center"/>
                  </w:pPr>
                  <w:r>
                    <w:t>AhyaD, Aspat, Aten</w:t>
                  </w:r>
                </w:p>
              </w:tc>
              <w:tc>
                <w:tcPr>
                  <w:tcW w:w="2640" w:type="dxa"/>
                </w:tcPr>
                <w:p w14:paraId="00A718E4" w14:textId="77777777" w:rsidR="00CE6D25" w:rsidRDefault="00000000">
                  <w:pPr>
                    <w:pStyle w:val="Compact"/>
                    <w:jc w:val="center"/>
                  </w:pPr>
                  <w:r>
                    <w:t xml:space="preserve">Coral habitat suitability for three </w:t>
                  </w:r>
                  <w:r>
                    <w:rPr>
                      <w:i/>
                      <w:iCs/>
                    </w:rPr>
                    <w:t>Acropora</w:t>
                  </w:r>
                  <w:r>
                    <w:t xml:space="preserve"> taxa</w:t>
                  </w:r>
                </w:p>
              </w:tc>
              <w:tc>
                <w:tcPr>
                  <w:tcW w:w="2640" w:type="dxa"/>
                </w:tcPr>
                <w:p w14:paraId="257286B9" w14:textId="77777777" w:rsidR="00CE6D25" w:rsidRDefault="00000000">
                  <w:pPr>
                    <w:pStyle w:val="Compact"/>
                    <w:jc w:val="center"/>
                  </w:pPr>
                  <w:r>
                    <w:t>Clean</w:t>
                  </w:r>
                </w:p>
              </w:tc>
            </w:tr>
            <w:tr w:rsidR="00CE6D25" w14:paraId="442552D2" w14:textId="77777777">
              <w:tc>
                <w:tcPr>
                  <w:tcW w:w="2640" w:type="dxa"/>
                </w:tcPr>
                <w:p w14:paraId="66C0285C" w14:textId="77777777" w:rsidR="00CE6D25" w:rsidRDefault="00000000">
                  <w:pPr>
                    <w:pStyle w:val="Compact"/>
                    <w:jc w:val="center"/>
                  </w:pPr>
                  <w:r>
                    <w:t>RG_bathy, RG_slope</w:t>
                  </w:r>
                </w:p>
              </w:tc>
              <w:tc>
                <w:tcPr>
                  <w:tcW w:w="2640" w:type="dxa"/>
                </w:tcPr>
                <w:p w14:paraId="74D92D22" w14:textId="77777777" w:rsidR="00CE6D25" w:rsidRDefault="00000000">
                  <w:pPr>
                    <w:pStyle w:val="Compact"/>
                    <w:jc w:val="center"/>
                  </w:pPr>
                  <w:r>
                    <w:t>ReefGuide bathymetry and slope</w:t>
                  </w:r>
                </w:p>
              </w:tc>
              <w:tc>
                <w:tcPr>
                  <w:tcW w:w="2640" w:type="dxa"/>
                </w:tcPr>
                <w:p w14:paraId="4AA557C7" w14:textId="77777777" w:rsidR="00CE6D25" w:rsidRDefault="00000000">
                  <w:pPr>
                    <w:pStyle w:val="Compact"/>
                    <w:jc w:val="center"/>
                  </w:pPr>
                  <w:r>
                    <w:t>ReefGuide</w:t>
                  </w:r>
                </w:p>
              </w:tc>
            </w:tr>
            <w:tr w:rsidR="00CE6D25" w14:paraId="71A54D04" w14:textId="77777777">
              <w:tc>
                <w:tcPr>
                  <w:tcW w:w="2640" w:type="dxa"/>
                </w:tcPr>
                <w:p w14:paraId="66E720D9" w14:textId="77777777" w:rsidR="00CE6D25" w:rsidRDefault="00000000">
                  <w:pPr>
                    <w:pStyle w:val="Compact"/>
                    <w:jc w:val="center"/>
                  </w:pPr>
                  <w:r>
                    <w:t>RG_turbid</w:t>
                  </w:r>
                </w:p>
              </w:tc>
              <w:tc>
                <w:tcPr>
                  <w:tcW w:w="2640" w:type="dxa"/>
                </w:tcPr>
                <w:p w14:paraId="4BE40783" w14:textId="77777777" w:rsidR="00CE6D25" w:rsidRDefault="00000000">
                  <w:pPr>
                    <w:pStyle w:val="Compact"/>
                    <w:jc w:val="center"/>
                  </w:pPr>
                  <w:r>
                    <w:t>ReefGuide turbidity</w:t>
                  </w:r>
                </w:p>
              </w:tc>
              <w:tc>
                <w:tcPr>
                  <w:tcW w:w="2640" w:type="dxa"/>
                </w:tcPr>
                <w:p w14:paraId="06010EE6" w14:textId="77777777" w:rsidR="00CE6D25" w:rsidRDefault="00000000">
                  <w:pPr>
                    <w:pStyle w:val="Compact"/>
                    <w:jc w:val="center"/>
                  </w:pPr>
                  <w:r>
                    <w:t>ReefGuide</w:t>
                  </w:r>
                </w:p>
              </w:tc>
            </w:tr>
            <w:tr w:rsidR="00CE6D25" w14:paraId="4B7EECEC" w14:textId="77777777">
              <w:tc>
                <w:tcPr>
                  <w:tcW w:w="2640" w:type="dxa"/>
                </w:tcPr>
                <w:p w14:paraId="6D888CE2" w14:textId="77777777" w:rsidR="00CE6D25" w:rsidRDefault="00000000">
                  <w:pPr>
                    <w:pStyle w:val="Compact"/>
                    <w:jc w:val="center"/>
                  </w:pPr>
                  <w:r>
                    <w:t>RG_waves_Hs, RG_waves_Tp</w:t>
                  </w:r>
                </w:p>
              </w:tc>
              <w:tc>
                <w:tcPr>
                  <w:tcW w:w="2640" w:type="dxa"/>
                </w:tcPr>
                <w:p w14:paraId="2A91B2D0" w14:textId="77777777" w:rsidR="00CE6D25" w:rsidRDefault="00000000">
                  <w:pPr>
                    <w:pStyle w:val="Compact"/>
                    <w:jc w:val="center"/>
                  </w:pPr>
                  <w:r>
                    <w:t>ReefGuide significant wave height and wave period</w:t>
                  </w:r>
                </w:p>
              </w:tc>
              <w:tc>
                <w:tcPr>
                  <w:tcW w:w="2640" w:type="dxa"/>
                </w:tcPr>
                <w:p w14:paraId="3285A104" w14:textId="77777777" w:rsidR="00CE6D25" w:rsidRDefault="00000000">
                  <w:pPr>
                    <w:pStyle w:val="Compact"/>
                    <w:jc w:val="center"/>
                  </w:pPr>
                  <w:r>
                    <w:t>ReefGuide</w:t>
                  </w:r>
                </w:p>
              </w:tc>
            </w:tr>
            <w:bookmarkEnd w:id="153"/>
          </w:tbl>
          <w:p w14:paraId="5F53E4BC" w14:textId="77777777" w:rsidR="00CE6D25" w:rsidRDefault="00CE6D25"/>
        </w:tc>
      </w:tr>
    </w:tbl>
    <w:p w14:paraId="78C96BF0"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26CC685D" w14:textId="77777777">
        <w:tc>
          <w:tcPr>
            <w:tcW w:w="7920" w:type="dxa"/>
          </w:tcPr>
          <w:p w14:paraId="623ECD52" w14:textId="77777777" w:rsidR="00CE6D25" w:rsidRDefault="00000000">
            <w:pPr>
              <w:pStyle w:val="Compact"/>
              <w:jc w:val="center"/>
            </w:pPr>
            <w:bookmarkStart w:id="154" w:name="fig-importance"/>
            <w:r>
              <w:rPr>
                <w:noProof/>
              </w:rPr>
              <w:lastRenderedPageBreak/>
              <w:drawing>
                <wp:inline distT="0" distB="0" distL="0" distR="0" wp14:anchorId="6281C04E" wp14:editId="26BB5ABC">
                  <wp:extent cx="5727700" cy="3818466"/>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outputs/figures/fig06_legacy_variable_importance.png"/>
                          <pic:cNvPicPr>
                            <a:picLocks noChangeAspect="1" noChangeArrowheads="1"/>
                          </pic:cNvPicPr>
                        </pic:nvPicPr>
                        <pic:blipFill>
                          <a:blip r:embed="rId46"/>
                          <a:stretch>
                            <a:fillRect/>
                          </a:stretch>
                        </pic:blipFill>
                        <pic:spPr bwMode="auto">
                          <a:xfrm>
                            <a:off x="0" y="0"/>
                            <a:ext cx="5727700" cy="3818466"/>
                          </a:xfrm>
                          <a:prstGeom prst="rect">
                            <a:avLst/>
                          </a:prstGeom>
                          <a:noFill/>
                          <a:ln w="9525">
                            <a:noFill/>
                            <a:headEnd/>
                            <a:tailEnd/>
                          </a:ln>
                        </pic:spPr>
                      </pic:pic>
                    </a:graphicData>
                  </a:graphic>
                </wp:inline>
              </w:drawing>
            </w:r>
          </w:p>
          <w:p w14:paraId="1E57BBCD" w14:textId="77777777" w:rsidR="00CE6D25" w:rsidRDefault="00000000">
            <w:pPr>
              <w:pStyle w:val="ImageCaption"/>
              <w:spacing w:before="200"/>
            </w:pPr>
            <w:r>
              <w:t>Figure 12: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tc>
        <w:bookmarkEnd w:id="154"/>
      </w:tr>
    </w:tbl>
    <w:p w14:paraId="0ACC76CE" w14:textId="77777777" w:rsidR="00CE6D25" w:rsidRDefault="00000000">
      <w:pPr>
        <w:pStyle w:val="Heading2"/>
      </w:pPr>
      <w:bookmarkStart w:id="155" w:name="appendix-c-hmsc-joint-model"/>
      <w:bookmarkStart w:id="156" w:name="_Toc243046494"/>
      <w:bookmarkEnd w:id="151"/>
      <w:r>
        <w:t>Appendix C: HMSC joint model</w:t>
      </w:r>
      <w:bookmarkEnd w:id="156"/>
    </w:p>
    <w:tbl>
      <w:tblPr>
        <w:tblStyle w:val="Table"/>
        <w:tblW w:w="5000" w:type="pct"/>
        <w:tblLayout w:type="fixed"/>
        <w:tblLook w:val="0000" w:firstRow="0" w:lastRow="0" w:firstColumn="0" w:lastColumn="0" w:noHBand="0" w:noVBand="0"/>
      </w:tblPr>
      <w:tblGrid>
        <w:gridCol w:w="9242"/>
      </w:tblGrid>
      <w:tr w:rsidR="00CE6D25" w14:paraId="36240F5F" w14:textId="77777777">
        <w:tc>
          <w:tcPr>
            <w:tcW w:w="7920" w:type="dxa"/>
          </w:tcPr>
          <w:p w14:paraId="60F66718" w14:textId="77777777" w:rsidR="00CE6D25" w:rsidRDefault="00000000">
            <w:pPr>
              <w:pStyle w:val="ImageCaption"/>
              <w:spacing w:before="200"/>
            </w:pPr>
            <w:bookmarkStart w:id="157" w:name="tbl-hmsc"/>
            <w:r>
              <w:t>Table 12: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w="5000" w:type="pct"/>
              <w:tblLayout w:type="fixed"/>
              <w:tblLook w:val="0020" w:firstRow="1" w:lastRow="0" w:firstColumn="0" w:lastColumn="0" w:noHBand="0" w:noVBand="0"/>
            </w:tblPr>
            <w:tblGrid>
              <w:gridCol w:w="1882"/>
              <w:gridCol w:w="1387"/>
              <w:gridCol w:w="793"/>
              <w:gridCol w:w="1486"/>
              <w:gridCol w:w="1288"/>
              <w:gridCol w:w="2180"/>
            </w:tblGrid>
            <w:tr w:rsidR="00CE6D25" w14:paraId="424ADE5F"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1653" w:type="dxa"/>
                </w:tcPr>
                <w:p w14:paraId="67DDEEA4" w14:textId="77777777" w:rsidR="00CE6D25" w:rsidRDefault="00000000">
                  <w:pPr>
                    <w:pStyle w:val="Compact"/>
                    <w:jc w:val="center"/>
                  </w:pPr>
                  <w:r>
                    <w:t>Component</w:t>
                  </w:r>
                </w:p>
              </w:tc>
              <w:tc>
                <w:tcPr>
                  <w:tcW w:w="1218" w:type="dxa"/>
                </w:tcPr>
                <w:p w14:paraId="4818EB22" w14:textId="77777777" w:rsidR="00CE6D25" w:rsidRDefault="00000000">
                  <w:pPr>
                    <w:pStyle w:val="Compact"/>
                    <w:jc w:val="center"/>
                  </w:pPr>
                  <w:r>
                    <w:t>Training rows</w:t>
                  </w:r>
                </w:p>
              </w:tc>
              <w:tc>
                <w:tcPr>
                  <w:tcW w:w="696" w:type="dxa"/>
                </w:tcPr>
                <w:p w14:paraId="7F016438" w14:textId="77777777" w:rsidR="00CE6D25" w:rsidRDefault="00000000">
                  <w:pPr>
                    <w:pStyle w:val="Compact"/>
                    <w:jc w:val="center"/>
                  </w:pPr>
                  <w:r>
                    <w:t>Min ESS</w:t>
                  </w:r>
                </w:p>
              </w:tc>
              <w:tc>
                <w:tcPr>
                  <w:tcW w:w="1305" w:type="dxa"/>
                </w:tcPr>
                <w:p w14:paraId="736EB59F" w14:textId="77777777" w:rsidR="00CE6D25" w:rsidRDefault="00000000">
                  <w:pPr>
                    <w:pStyle w:val="Compact"/>
                    <w:jc w:val="center"/>
                  </w:pPr>
                  <w:r>
                    <w:t>Max upper PSRF</w:t>
                  </w:r>
                </w:p>
              </w:tc>
              <w:tc>
                <w:tcPr>
                  <w:tcW w:w="1131" w:type="dxa"/>
                </w:tcPr>
                <w:p w14:paraId="793A8992" w14:textId="77777777" w:rsidR="00CE6D25" w:rsidRDefault="00000000">
                  <w:pPr>
                    <w:pStyle w:val="Compact"/>
                    <w:jc w:val="center"/>
                  </w:pPr>
                  <w:r>
                    <w:t>Apparent AUC</w:t>
                  </w:r>
                </w:p>
              </w:tc>
              <w:tc>
                <w:tcPr>
                  <w:tcW w:w="1914" w:type="dxa"/>
                </w:tcPr>
                <w:p w14:paraId="55BCAD22" w14:textId="77777777" w:rsidR="00CE6D25" w:rsidRDefault="00000000">
                  <w:pPr>
                    <w:pStyle w:val="Compact"/>
                    <w:jc w:val="center"/>
                  </w:pPr>
                  <w:r>
                    <w:t>Share of mapped cells</w:t>
                  </w:r>
                </w:p>
              </w:tc>
            </w:tr>
            <w:tr w:rsidR="00CE6D25" w14:paraId="5FF3E3BD" w14:textId="77777777">
              <w:tc>
                <w:tcPr>
                  <w:tcW w:w="1653" w:type="dxa"/>
                </w:tcPr>
                <w:p w14:paraId="4D41C75D" w14:textId="77777777" w:rsidR="00CE6D25" w:rsidRDefault="00000000">
                  <w:pPr>
                    <w:pStyle w:val="Compact"/>
                    <w:jc w:val="center"/>
                  </w:pPr>
                  <w:r>
                    <w:t>enhanced_joint</w:t>
                  </w:r>
                </w:p>
              </w:tc>
              <w:tc>
                <w:tcPr>
                  <w:tcW w:w="1218" w:type="dxa"/>
                </w:tcPr>
                <w:p w14:paraId="6F8A275B" w14:textId="77777777" w:rsidR="00CE6D25" w:rsidRDefault="00000000">
                  <w:pPr>
                    <w:pStyle w:val="Compact"/>
                    <w:jc w:val="center"/>
                  </w:pPr>
                  <w:r>
                    <w:t>14,120</w:t>
                  </w:r>
                </w:p>
              </w:tc>
              <w:tc>
                <w:tcPr>
                  <w:tcW w:w="696" w:type="dxa"/>
                </w:tcPr>
                <w:p w14:paraId="2214AF78" w14:textId="77777777" w:rsidR="00CE6D25" w:rsidRDefault="00000000">
                  <w:pPr>
                    <w:pStyle w:val="Compact"/>
                    <w:jc w:val="center"/>
                  </w:pPr>
                  <w:r>
                    <w:t>705</w:t>
                  </w:r>
                </w:p>
              </w:tc>
              <w:tc>
                <w:tcPr>
                  <w:tcW w:w="1305" w:type="dxa"/>
                </w:tcPr>
                <w:p w14:paraId="0E9C472B" w14:textId="77777777" w:rsidR="00CE6D25" w:rsidRDefault="00000000">
                  <w:pPr>
                    <w:pStyle w:val="Compact"/>
                    <w:jc w:val="center"/>
                  </w:pPr>
                  <w:r>
                    <w:t>1.012</w:t>
                  </w:r>
                </w:p>
              </w:tc>
              <w:tc>
                <w:tcPr>
                  <w:tcW w:w="1131" w:type="dxa"/>
                </w:tcPr>
                <w:p w14:paraId="1C62F56B" w14:textId="77777777" w:rsidR="00CE6D25" w:rsidRDefault="00000000">
                  <w:pPr>
                    <w:pStyle w:val="Compact"/>
                    <w:jc w:val="center"/>
                  </w:pPr>
                  <w:r>
                    <w:t>0.600</w:t>
                  </w:r>
                </w:p>
              </w:tc>
              <w:tc>
                <w:tcPr>
                  <w:tcW w:w="1914" w:type="dxa"/>
                </w:tcPr>
                <w:p w14:paraId="1B6DD793" w14:textId="77777777" w:rsidR="00CE6D25" w:rsidRDefault="00000000">
                  <w:pPr>
                    <w:pStyle w:val="Compact"/>
                    <w:jc w:val="center"/>
                  </w:pPr>
                  <w:r>
                    <w:t>24.6%</w:t>
                  </w:r>
                </w:p>
              </w:tc>
            </w:tr>
            <w:tr w:rsidR="00CE6D25" w14:paraId="2FC51EA3" w14:textId="77777777">
              <w:tc>
                <w:tcPr>
                  <w:tcW w:w="1653" w:type="dxa"/>
                </w:tcPr>
                <w:p w14:paraId="2A74B27D" w14:textId="77777777" w:rsidR="00CE6D25" w:rsidRDefault="00000000">
                  <w:pPr>
                    <w:pStyle w:val="Compact"/>
                    <w:jc w:val="center"/>
                  </w:pPr>
                  <w:r>
                    <w:t>clean_joint</w:t>
                  </w:r>
                </w:p>
              </w:tc>
              <w:tc>
                <w:tcPr>
                  <w:tcW w:w="1218" w:type="dxa"/>
                </w:tcPr>
                <w:p w14:paraId="59F01D4E" w14:textId="77777777" w:rsidR="00CE6D25" w:rsidRDefault="00000000">
                  <w:pPr>
                    <w:pStyle w:val="Compact"/>
                    <w:jc w:val="center"/>
                  </w:pPr>
                  <w:r>
                    <w:t>15,512</w:t>
                  </w:r>
                </w:p>
              </w:tc>
              <w:tc>
                <w:tcPr>
                  <w:tcW w:w="696" w:type="dxa"/>
                </w:tcPr>
                <w:p w14:paraId="6BA12681" w14:textId="77777777" w:rsidR="00CE6D25" w:rsidRDefault="00000000">
                  <w:pPr>
                    <w:pStyle w:val="Compact"/>
                    <w:jc w:val="center"/>
                  </w:pPr>
                  <w:r>
                    <w:t>1,645</w:t>
                  </w:r>
                </w:p>
              </w:tc>
              <w:tc>
                <w:tcPr>
                  <w:tcW w:w="1305" w:type="dxa"/>
                </w:tcPr>
                <w:p w14:paraId="204F15A8" w14:textId="77777777" w:rsidR="00CE6D25" w:rsidRDefault="00000000">
                  <w:pPr>
                    <w:pStyle w:val="Compact"/>
                    <w:jc w:val="center"/>
                  </w:pPr>
                  <w:r>
                    <w:t>1.020</w:t>
                  </w:r>
                </w:p>
              </w:tc>
              <w:tc>
                <w:tcPr>
                  <w:tcW w:w="1131" w:type="dxa"/>
                </w:tcPr>
                <w:p w14:paraId="14FE8C00" w14:textId="77777777" w:rsidR="00CE6D25" w:rsidRDefault="00000000">
                  <w:pPr>
                    <w:pStyle w:val="Compact"/>
                    <w:jc w:val="center"/>
                  </w:pPr>
                  <w:r>
                    <w:t>0.576</w:t>
                  </w:r>
                </w:p>
              </w:tc>
              <w:tc>
                <w:tcPr>
                  <w:tcW w:w="1914" w:type="dxa"/>
                </w:tcPr>
                <w:p w14:paraId="044D97CC" w14:textId="77777777" w:rsidR="00CE6D25" w:rsidRDefault="00000000">
                  <w:pPr>
                    <w:pStyle w:val="Compact"/>
                    <w:jc w:val="center"/>
                  </w:pPr>
                  <w:r>
                    <w:t>71.8%</w:t>
                  </w:r>
                </w:p>
              </w:tc>
            </w:tr>
            <w:tr w:rsidR="00CE6D25" w14:paraId="522B341D" w14:textId="77777777">
              <w:tc>
                <w:tcPr>
                  <w:tcW w:w="1653" w:type="dxa"/>
                </w:tcPr>
                <w:p w14:paraId="38352F87" w14:textId="77777777" w:rsidR="00CE6D25" w:rsidRDefault="00000000">
                  <w:pPr>
                    <w:pStyle w:val="Compact"/>
                    <w:jc w:val="center"/>
                  </w:pPr>
                  <w:r>
                    <w:t>clean_native_joint</w:t>
                  </w:r>
                </w:p>
              </w:tc>
              <w:tc>
                <w:tcPr>
                  <w:tcW w:w="1218" w:type="dxa"/>
                </w:tcPr>
                <w:p w14:paraId="6B6D1F7D" w14:textId="77777777" w:rsidR="00CE6D25" w:rsidRDefault="00000000">
                  <w:pPr>
                    <w:pStyle w:val="Compact"/>
                    <w:jc w:val="center"/>
                  </w:pPr>
                  <w:r>
                    <w:t>15,571</w:t>
                  </w:r>
                </w:p>
              </w:tc>
              <w:tc>
                <w:tcPr>
                  <w:tcW w:w="696" w:type="dxa"/>
                </w:tcPr>
                <w:p w14:paraId="545DE942" w14:textId="77777777" w:rsidR="00CE6D25" w:rsidRDefault="00000000">
                  <w:pPr>
                    <w:pStyle w:val="Compact"/>
                    <w:jc w:val="center"/>
                  </w:pPr>
                  <w:r>
                    <w:t>409</w:t>
                  </w:r>
                </w:p>
              </w:tc>
              <w:tc>
                <w:tcPr>
                  <w:tcW w:w="1305" w:type="dxa"/>
                </w:tcPr>
                <w:p w14:paraId="31CA63B7" w14:textId="77777777" w:rsidR="00CE6D25" w:rsidRDefault="00000000">
                  <w:pPr>
                    <w:pStyle w:val="Compact"/>
                    <w:jc w:val="center"/>
                  </w:pPr>
                  <w:r>
                    <w:t>1.018</w:t>
                  </w:r>
                </w:p>
              </w:tc>
              <w:tc>
                <w:tcPr>
                  <w:tcW w:w="1131" w:type="dxa"/>
                </w:tcPr>
                <w:p w14:paraId="3C603C0C" w14:textId="77777777" w:rsidR="00CE6D25" w:rsidRDefault="00000000">
                  <w:pPr>
                    <w:pStyle w:val="Compact"/>
                    <w:jc w:val="center"/>
                  </w:pPr>
                  <w:r>
                    <w:t>0.565</w:t>
                  </w:r>
                </w:p>
              </w:tc>
              <w:tc>
                <w:tcPr>
                  <w:tcW w:w="1914" w:type="dxa"/>
                </w:tcPr>
                <w:p w14:paraId="52EC66A9" w14:textId="77777777" w:rsidR="00CE6D25" w:rsidRDefault="00000000">
                  <w:pPr>
                    <w:pStyle w:val="Compact"/>
                    <w:jc w:val="center"/>
                  </w:pPr>
                  <w:r>
                    <w:t>3.6%</w:t>
                  </w:r>
                </w:p>
              </w:tc>
            </w:tr>
            <w:bookmarkEnd w:id="157"/>
          </w:tbl>
          <w:p w14:paraId="5E7B2AC1" w14:textId="77777777" w:rsidR="00CE6D25" w:rsidRDefault="00CE6D25"/>
        </w:tc>
      </w:tr>
    </w:tbl>
    <w:p w14:paraId="206E8083"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3BA5426F" w14:textId="77777777">
        <w:tc>
          <w:tcPr>
            <w:tcW w:w="7920" w:type="dxa"/>
          </w:tcPr>
          <w:p w14:paraId="4A44E2A1" w14:textId="77777777" w:rsidR="00CE6D25" w:rsidRDefault="00000000">
            <w:pPr>
              <w:pStyle w:val="Compact"/>
              <w:jc w:val="center"/>
            </w:pPr>
            <w:bookmarkStart w:id="158" w:name="fig-hmsc-effects"/>
            <w:r>
              <w:rPr>
                <w:noProof/>
              </w:rPr>
              <w:lastRenderedPageBreak/>
              <w:drawing>
                <wp:inline distT="0" distB="0" distL="0" distR="0" wp14:anchorId="7C94B56F" wp14:editId="70016D0A">
                  <wp:extent cx="5727700" cy="4582159"/>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outputs/figures/fig04_hmsc_target_effects.png"/>
                          <pic:cNvPicPr>
                            <a:picLocks noChangeAspect="1" noChangeArrowheads="1"/>
                          </pic:cNvPicPr>
                        </pic:nvPicPr>
                        <pic:blipFill>
                          <a:blip r:embed="rId47"/>
                          <a:stretch>
                            <a:fillRect/>
                          </a:stretch>
                        </pic:blipFill>
                        <pic:spPr bwMode="auto">
                          <a:xfrm>
                            <a:off x="0" y="0"/>
                            <a:ext cx="5727700" cy="4582159"/>
                          </a:xfrm>
                          <a:prstGeom prst="rect">
                            <a:avLst/>
                          </a:prstGeom>
                          <a:noFill/>
                          <a:ln w="9525">
                            <a:noFill/>
                            <a:headEnd/>
                            <a:tailEnd/>
                          </a:ln>
                        </pic:spPr>
                      </pic:pic>
                    </a:graphicData>
                  </a:graphic>
                </wp:inline>
              </w:drawing>
            </w:r>
          </w:p>
          <w:p w14:paraId="4FB70770" w14:textId="77777777" w:rsidR="00CE6D25" w:rsidRDefault="00000000">
            <w:pPr>
              <w:pStyle w:val="ImageCaption"/>
              <w:spacing w:before="200"/>
            </w:pPr>
            <w:r>
              <w:t>Figure 13: HMSC habitat effects on the mapped cull target, with posterior uncertainty.</w:t>
            </w:r>
          </w:p>
        </w:tc>
        <w:bookmarkEnd w:id="158"/>
      </w:tr>
    </w:tbl>
    <w:p w14:paraId="4DF261A2"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1D2A82DD" w14:textId="77777777">
        <w:tc>
          <w:tcPr>
            <w:tcW w:w="7920" w:type="dxa"/>
          </w:tcPr>
          <w:p w14:paraId="66985E5D" w14:textId="77777777" w:rsidR="00CE6D25" w:rsidRDefault="00000000">
            <w:pPr>
              <w:pStyle w:val="Compact"/>
              <w:jc w:val="center"/>
            </w:pPr>
            <w:bookmarkStart w:id="159" w:name="fig-hmsc-coef"/>
            <w:r>
              <w:rPr>
                <w:noProof/>
              </w:rPr>
              <w:lastRenderedPageBreak/>
              <w:drawing>
                <wp:inline distT="0" distB="0" distL="0" distR="0" wp14:anchorId="01C11372" wp14:editId="6713A4CC">
                  <wp:extent cx="5727700" cy="4734898"/>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outputs/figures/fig05_hmsc_joint_coefficients.png"/>
                          <pic:cNvPicPr>
                            <a:picLocks noChangeAspect="1" noChangeArrowheads="1"/>
                          </pic:cNvPicPr>
                        </pic:nvPicPr>
                        <pic:blipFill>
                          <a:blip r:embed="rId48"/>
                          <a:stretch>
                            <a:fillRect/>
                          </a:stretch>
                        </pic:blipFill>
                        <pic:spPr bwMode="auto">
                          <a:xfrm>
                            <a:off x="0" y="0"/>
                            <a:ext cx="5727700" cy="4734898"/>
                          </a:xfrm>
                          <a:prstGeom prst="rect">
                            <a:avLst/>
                          </a:prstGeom>
                          <a:noFill/>
                          <a:ln w="9525">
                            <a:noFill/>
                            <a:headEnd/>
                            <a:tailEnd/>
                          </a:ln>
                        </pic:spPr>
                      </pic:pic>
                    </a:graphicData>
                  </a:graphic>
                </wp:inline>
              </w:drawing>
            </w:r>
          </w:p>
          <w:p w14:paraId="7E68FFCE" w14:textId="77777777" w:rsidR="00CE6D25" w:rsidRDefault="00000000">
            <w:pPr>
              <w:pStyle w:val="ImageCaption"/>
              <w:spacing w:before="200"/>
            </w:pPr>
            <w:r>
              <w:t>Figure 14: HMSC coefficients across all 12 jointly fitted responses (cull, SALAD and RHIS evidence).</w:t>
            </w:r>
          </w:p>
        </w:tc>
        <w:bookmarkEnd w:id="159"/>
      </w:tr>
    </w:tbl>
    <w:p w14:paraId="02EB2A09" w14:textId="77777777" w:rsidR="00CE6D25" w:rsidRDefault="00000000">
      <w:pPr>
        <w:pStyle w:val="Heading2"/>
      </w:pPr>
      <w:bookmarkStart w:id="160" w:name="appendix-d-supplementary-validation"/>
      <w:bookmarkStart w:id="161" w:name="_Toc243046495"/>
      <w:bookmarkEnd w:id="155"/>
      <w:r>
        <w:t>Appendix D: Supplementary validation</w:t>
      </w:r>
      <w:bookmarkEnd w:id="161"/>
    </w:p>
    <w:p w14:paraId="12B85544" w14:textId="77777777" w:rsidR="00CE6D25" w:rsidRDefault="00000000">
      <w:pPr>
        <w:pStyle w:val="FirstParagraph"/>
      </w:pPr>
      <w:r>
        <w:rPr>
          <w:b/>
          <w:bCs/>
        </w:rPr>
        <w:t>Layer agreement and coverage.</w:t>
      </w:r>
    </w:p>
    <w:tbl>
      <w:tblPr>
        <w:tblStyle w:val="Table"/>
        <w:tblW w:w="5000" w:type="pct"/>
        <w:tblLayout w:type="fixed"/>
        <w:tblLook w:val="0000" w:firstRow="0" w:lastRow="0" w:firstColumn="0" w:lastColumn="0" w:noHBand="0" w:noVBand="0"/>
      </w:tblPr>
      <w:tblGrid>
        <w:gridCol w:w="9242"/>
      </w:tblGrid>
      <w:tr w:rsidR="00CE6D25" w14:paraId="2F1AB745" w14:textId="77777777">
        <w:tc>
          <w:tcPr>
            <w:tcW w:w="7920" w:type="dxa"/>
          </w:tcPr>
          <w:p w14:paraId="44ABDBCF" w14:textId="77777777" w:rsidR="00CE6D25" w:rsidRDefault="00000000">
            <w:pPr>
              <w:pStyle w:val="Compact"/>
              <w:jc w:val="center"/>
            </w:pPr>
            <w:bookmarkStart w:id="162" w:name="fig-agreement"/>
            <w:r>
              <w:rPr>
                <w:noProof/>
              </w:rPr>
              <w:drawing>
                <wp:inline distT="0" distB="0" distL="0" distR="0" wp14:anchorId="77A622A4" wp14:editId="3B8BDA13">
                  <wp:extent cx="5727700" cy="2749295"/>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outputs/figures/fig07_layer_agreement.png"/>
                          <pic:cNvPicPr>
                            <a:picLocks noChangeAspect="1" noChangeArrowheads="1"/>
                          </pic:cNvPicPr>
                        </pic:nvPicPr>
                        <pic:blipFill>
                          <a:blip r:embed="rId49"/>
                          <a:stretch>
                            <a:fillRect/>
                          </a:stretch>
                        </pic:blipFill>
                        <pic:spPr bwMode="auto">
                          <a:xfrm>
                            <a:off x="0" y="0"/>
                            <a:ext cx="5727700" cy="2749295"/>
                          </a:xfrm>
                          <a:prstGeom prst="rect">
                            <a:avLst/>
                          </a:prstGeom>
                          <a:noFill/>
                          <a:ln w="9525">
                            <a:noFill/>
                            <a:headEnd/>
                            <a:tailEnd/>
                          </a:ln>
                        </pic:spPr>
                      </pic:pic>
                    </a:graphicData>
                  </a:graphic>
                </wp:inline>
              </w:drawing>
            </w:r>
          </w:p>
          <w:p w14:paraId="101C7755" w14:textId="77777777" w:rsidR="00CE6D25" w:rsidRDefault="00000000">
            <w:pPr>
              <w:pStyle w:val="ImageCaption"/>
              <w:spacing w:before="200"/>
            </w:pPr>
            <w:r>
              <w:lastRenderedPageBreak/>
              <w:t>Figure 15: Within-reef agreement (Spearman correlation) between layers across reefs. The layers agree only moderately on which cells rank highest.</w:t>
            </w:r>
          </w:p>
        </w:tc>
        <w:bookmarkEnd w:id="162"/>
      </w:tr>
    </w:tbl>
    <w:p w14:paraId="2EF59F2B" w14:textId="77777777" w:rsidR="00CE6D25"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CE6D25" w14:paraId="0ED194AA" w14:textId="77777777">
        <w:tc>
          <w:tcPr>
            <w:tcW w:w="7920" w:type="dxa"/>
          </w:tcPr>
          <w:p w14:paraId="1FE80AF1" w14:textId="77777777" w:rsidR="00CE6D25" w:rsidRDefault="00000000">
            <w:pPr>
              <w:pStyle w:val="Compact"/>
              <w:jc w:val="center"/>
            </w:pPr>
            <w:bookmarkStart w:id="163" w:name="fig-coverage"/>
            <w:r>
              <w:rPr>
                <w:noProof/>
              </w:rPr>
              <w:drawing>
                <wp:inline distT="0" distB="0" distL="0" distR="0" wp14:anchorId="7F39E556" wp14:editId="6B201DA9">
                  <wp:extent cx="5727700" cy="1985602"/>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outputs/figures/fig08_coverage_by_source.png"/>
                          <pic:cNvPicPr>
                            <a:picLocks noChangeAspect="1" noChangeArrowheads="1"/>
                          </pic:cNvPicPr>
                        </pic:nvPicPr>
                        <pic:blipFill>
                          <a:blip r:embed="rId50"/>
                          <a:stretch>
                            <a:fillRect/>
                          </a:stretch>
                        </pic:blipFill>
                        <pic:spPr bwMode="auto">
                          <a:xfrm>
                            <a:off x="0" y="0"/>
                            <a:ext cx="5727700" cy="1985602"/>
                          </a:xfrm>
                          <a:prstGeom prst="rect">
                            <a:avLst/>
                          </a:prstGeom>
                          <a:noFill/>
                          <a:ln w="9525">
                            <a:noFill/>
                            <a:headEnd/>
                            <a:tailEnd/>
                          </a:ln>
                        </pic:spPr>
                      </pic:pic>
                    </a:graphicData>
                  </a:graphic>
                </wp:inline>
              </w:drawing>
            </w:r>
          </w:p>
          <w:p w14:paraId="23F87C9F" w14:textId="77777777" w:rsidR="00CE6D25" w:rsidRDefault="00000000">
            <w:pPr>
              <w:pStyle w:val="ImageCaption"/>
              <w:spacing w:before="200"/>
            </w:pPr>
            <w:r>
              <w:t>Figure 16: Which model fills each cell of the primary search-planning layer and of the HMSC layer.</w:t>
            </w:r>
          </w:p>
        </w:tc>
        <w:bookmarkEnd w:id="163"/>
      </w:tr>
    </w:tbl>
    <w:p w14:paraId="1940FA61" w14:textId="77777777" w:rsidR="00CE6D25" w:rsidRDefault="00000000">
      <w:pPr>
        <w:pStyle w:val="BodyText"/>
      </w:pPr>
      <w:r>
        <w:rPr>
          <w:b/>
          <w:bCs/>
        </w:rPr>
        <w:t>Effort cut by the primary layer versus at random.</w:t>
      </w:r>
      <w:r>
        <w:t xml:space="preserve"> An earlier analysis cut manta and cull effort within each survey or reef-year by the primary layer and compared it with the same cut at random (</w:t>
      </w:r>
      <w:hyperlink w:anchor="tbl-ops">
        <w:r>
          <w:rPr>
            <w:rStyle w:val="Hyperlink"/>
          </w:rPr>
          <w:t>Table 13</w:t>
        </w:r>
      </w:hyperlink>
      <w:r>
        <w:t xml:space="preserve">, </w:t>
      </w:r>
      <w:hyperlink w:anchor="fig-ops">
        <w:r>
          <w:rPr>
            <w:rStyle w:val="Hyperlink"/>
          </w:rPr>
          <w:t>Figure 17</w:t>
        </w:r>
      </w:hyperlink>
      <w:r>
        <w:t>). Most of the effort saved is the effect of the cut itself, not of the layer. Systematic thinning and the matched cull-site analysis in the main text supersede this comparison for manta tows and cull sites, respectively.</w:t>
      </w:r>
    </w:p>
    <w:tbl>
      <w:tblPr>
        <w:tblStyle w:val="Table"/>
        <w:tblW w:w="5000" w:type="pct"/>
        <w:tblLayout w:type="fixed"/>
        <w:tblLook w:val="0000" w:firstRow="0" w:lastRow="0" w:firstColumn="0" w:lastColumn="0" w:noHBand="0" w:noVBand="0"/>
      </w:tblPr>
      <w:tblGrid>
        <w:gridCol w:w="9242"/>
      </w:tblGrid>
      <w:tr w:rsidR="00CE6D25" w14:paraId="3D90C396" w14:textId="77777777">
        <w:tc>
          <w:tcPr>
            <w:tcW w:w="7920" w:type="dxa"/>
          </w:tcPr>
          <w:p w14:paraId="6CD20CB0" w14:textId="77777777" w:rsidR="00CE6D25" w:rsidRDefault="00000000">
            <w:pPr>
              <w:pStyle w:val="ImageCaption"/>
              <w:spacing w:before="200"/>
            </w:pPr>
            <w:bookmarkStart w:id="164" w:name="tbl-ops"/>
            <w:r>
              <w:t>Table 13: Keeping about 60% of manta tows or cull sites within each survey or reef-year, 2022–2026: primary layer versus the same cut at random. Cull sites were scored by held-out predictions.</w:t>
            </w:r>
          </w:p>
          <w:tbl>
            <w:tblPr>
              <w:tblStyle w:val="Table"/>
              <w:tblW w:w="0" w:type="auto"/>
              <w:tblLook w:val="0020" w:firstRow="1" w:lastRow="0" w:firstColumn="0" w:lastColumn="0" w:noHBand="0" w:noVBand="0"/>
            </w:tblPr>
            <w:tblGrid>
              <w:gridCol w:w="2640"/>
              <w:gridCol w:w="2640"/>
              <w:gridCol w:w="2640"/>
            </w:tblGrid>
            <w:tr w:rsidR="00CE6D25" w14:paraId="116DA608"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3DB7A5" w14:textId="77777777" w:rsidR="00CE6D25" w:rsidRDefault="00000000">
                  <w:pPr>
                    <w:pStyle w:val="Compact"/>
                    <w:jc w:val="center"/>
                  </w:pPr>
                  <w:r>
                    <w:t>Metric</w:t>
                  </w:r>
                </w:p>
              </w:tc>
              <w:tc>
                <w:tcPr>
                  <w:tcW w:w="2640" w:type="dxa"/>
                </w:tcPr>
                <w:p w14:paraId="47BB0A96" w14:textId="77777777" w:rsidR="00CE6D25" w:rsidRDefault="00000000">
                  <w:pPr>
                    <w:pStyle w:val="Compact"/>
                    <w:jc w:val="center"/>
                  </w:pPr>
                  <w:r>
                    <w:t>Primary layer</w:t>
                  </w:r>
                </w:p>
              </w:tc>
              <w:tc>
                <w:tcPr>
                  <w:tcW w:w="2640" w:type="dxa"/>
                </w:tcPr>
                <w:p w14:paraId="6D91E791" w14:textId="77777777" w:rsidR="00CE6D25" w:rsidRDefault="00000000">
                  <w:pPr>
                    <w:pStyle w:val="Compact"/>
                    <w:jc w:val="center"/>
                  </w:pPr>
                  <w:r>
                    <w:t>Random</w:t>
                  </w:r>
                </w:p>
              </w:tc>
            </w:tr>
            <w:tr w:rsidR="00CE6D25" w14:paraId="4DC44168" w14:textId="77777777">
              <w:tc>
                <w:tcPr>
                  <w:tcW w:w="2640" w:type="dxa"/>
                </w:tcPr>
                <w:p w14:paraId="36873A3A" w14:textId="77777777" w:rsidR="00CE6D25" w:rsidRDefault="00000000">
                  <w:pPr>
                    <w:pStyle w:val="Compact"/>
                    <w:jc w:val="center"/>
                  </w:pPr>
                  <w:r>
                    <w:t>Manta: strong-evidence tows kept</w:t>
                  </w:r>
                </w:p>
              </w:tc>
              <w:tc>
                <w:tcPr>
                  <w:tcW w:w="2640" w:type="dxa"/>
                </w:tcPr>
                <w:p w14:paraId="7CD19B2F" w14:textId="77777777" w:rsidR="00CE6D25" w:rsidRDefault="00000000">
                  <w:pPr>
                    <w:pStyle w:val="Compact"/>
                    <w:jc w:val="center"/>
                  </w:pPr>
                  <w:r>
                    <w:t>67.6%</w:t>
                  </w:r>
                </w:p>
              </w:tc>
              <w:tc>
                <w:tcPr>
                  <w:tcW w:w="2640" w:type="dxa"/>
                </w:tcPr>
                <w:p w14:paraId="103B4B4B" w14:textId="77777777" w:rsidR="00CE6D25" w:rsidRDefault="00000000">
                  <w:pPr>
                    <w:pStyle w:val="Compact"/>
                    <w:jc w:val="center"/>
                  </w:pPr>
                  <w:r>
                    <w:t>60.9%</w:t>
                  </w:r>
                </w:p>
              </w:tc>
            </w:tr>
            <w:tr w:rsidR="00CE6D25" w14:paraId="549C1EB0" w14:textId="77777777">
              <w:tc>
                <w:tcPr>
                  <w:tcW w:w="2640" w:type="dxa"/>
                </w:tcPr>
                <w:p w14:paraId="7D0DFF5B" w14:textId="77777777" w:rsidR="00CE6D25" w:rsidRDefault="00000000">
                  <w:pPr>
                    <w:pStyle w:val="Compact"/>
                    <w:jc w:val="center"/>
                  </w:pPr>
                  <w:r>
                    <w:t>Manta: outbreak reef-years still detected</w:t>
                  </w:r>
                </w:p>
              </w:tc>
              <w:tc>
                <w:tcPr>
                  <w:tcW w:w="2640" w:type="dxa"/>
                </w:tcPr>
                <w:p w14:paraId="1D0A3854" w14:textId="77777777" w:rsidR="00CE6D25" w:rsidRDefault="00000000">
                  <w:pPr>
                    <w:pStyle w:val="Compact"/>
                    <w:jc w:val="center"/>
                  </w:pPr>
                  <w:r>
                    <w:t>88.6%</w:t>
                  </w:r>
                </w:p>
              </w:tc>
              <w:tc>
                <w:tcPr>
                  <w:tcW w:w="2640" w:type="dxa"/>
                </w:tcPr>
                <w:p w14:paraId="2C1FA225" w14:textId="77777777" w:rsidR="00CE6D25" w:rsidRDefault="00000000">
                  <w:pPr>
                    <w:pStyle w:val="Compact"/>
                    <w:jc w:val="center"/>
                  </w:pPr>
                  <w:r>
                    <w:t>87.0%</w:t>
                  </w:r>
                </w:p>
              </w:tc>
            </w:tr>
            <w:tr w:rsidR="00CE6D25" w14:paraId="1B0BFAF8" w14:textId="77777777">
              <w:tc>
                <w:tcPr>
                  <w:tcW w:w="2640" w:type="dxa"/>
                </w:tcPr>
                <w:p w14:paraId="04521717" w14:textId="77777777" w:rsidR="00CE6D25" w:rsidRDefault="00000000">
                  <w:pPr>
                    <w:pStyle w:val="Compact"/>
                    <w:jc w:val="center"/>
                  </w:pPr>
                  <w:r>
                    <w:t>Cull: share of COTS at kept sites</w:t>
                  </w:r>
                </w:p>
              </w:tc>
              <w:tc>
                <w:tcPr>
                  <w:tcW w:w="2640" w:type="dxa"/>
                </w:tcPr>
                <w:p w14:paraId="5C4C75F7" w14:textId="77777777" w:rsidR="00CE6D25" w:rsidRDefault="00000000">
                  <w:pPr>
                    <w:pStyle w:val="Compact"/>
                    <w:jc w:val="center"/>
                  </w:pPr>
                  <w:r>
                    <w:t>69.9%</w:t>
                  </w:r>
                </w:p>
              </w:tc>
              <w:tc>
                <w:tcPr>
                  <w:tcW w:w="2640" w:type="dxa"/>
                </w:tcPr>
                <w:p w14:paraId="7C566FCD" w14:textId="77777777" w:rsidR="00CE6D25" w:rsidRDefault="00000000">
                  <w:pPr>
                    <w:pStyle w:val="Compact"/>
                    <w:jc w:val="center"/>
                  </w:pPr>
                  <w:r>
                    <w:t>62.5%</w:t>
                  </w:r>
                </w:p>
              </w:tc>
            </w:tr>
            <w:tr w:rsidR="00CE6D25" w14:paraId="4BE0D6B9" w14:textId="77777777">
              <w:tc>
                <w:tcPr>
                  <w:tcW w:w="2640" w:type="dxa"/>
                </w:tcPr>
                <w:p w14:paraId="35A7BA5C" w14:textId="77777777" w:rsidR="00CE6D25" w:rsidRDefault="00000000">
                  <w:pPr>
                    <w:pStyle w:val="Compact"/>
                    <w:jc w:val="center"/>
                  </w:pPr>
                  <w:r>
                    <w:t>Cull: share of ghost dives avoided</w:t>
                  </w:r>
                </w:p>
              </w:tc>
              <w:tc>
                <w:tcPr>
                  <w:tcW w:w="2640" w:type="dxa"/>
                </w:tcPr>
                <w:p w14:paraId="7EA53316" w14:textId="77777777" w:rsidR="00CE6D25" w:rsidRDefault="00000000">
                  <w:pPr>
                    <w:pStyle w:val="Compact"/>
                    <w:jc w:val="center"/>
                  </w:pPr>
                  <w:r>
                    <w:t>40.9%</w:t>
                  </w:r>
                </w:p>
              </w:tc>
              <w:tc>
                <w:tcPr>
                  <w:tcW w:w="2640" w:type="dxa"/>
                </w:tcPr>
                <w:p w14:paraId="22A5C0C4" w14:textId="77777777" w:rsidR="00CE6D25" w:rsidRDefault="00000000">
                  <w:pPr>
                    <w:pStyle w:val="Compact"/>
                    <w:jc w:val="center"/>
                  </w:pPr>
                  <w:r>
                    <w:t>36.5%</w:t>
                  </w:r>
                </w:p>
              </w:tc>
            </w:tr>
            <w:bookmarkEnd w:id="164"/>
          </w:tbl>
          <w:p w14:paraId="0B9A67E7" w14:textId="77777777" w:rsidR="00CE6D25" w:rsidRDefault="00CE6D25"/>
        </w:tc>
      </w:tr>
    </w:tbl>
    <w:p w14:paraId="75AC33F2" w14:textId="77777777" w:rsidR="00CE6D25"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CE6D25" w14:paraId="52BE6373" w14:textId="77777777">
        <w:tc>
          <w:tcPr>
            <w:tcW w:w="7920" w:type="dxa"/>
          </w:tcPr>
          <w:p w14:paraId="6A51BEAD" w14:textId="77777777" w:rsidR="00CE6D25" w:rsidRDefault="00000000">
            <w:pPr>
              <w:pStyle w:val="Compact"/>
              <w:jc w:val="center"/>
            </w:pPr>
            <w:bookmarkStart w:id="165" w:name="fig-ops"/>
            <w:r>
              <w:rPr>
                <w:noProof/>
              </w:rPr>
              <w:lastRenderedPageBreak/>
              <w:drawing>
                <wp:inline distT="0" distB="0" distL="0" distR="0" wp14:anchorId="4A1EBB54" wp14:editId="180564C1">
                  <wp:extent cx="5727700" cy="5040376"/>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outputs/figures/fig11_operational_efficiency.png"/>
                          <pic:cNvPicPr>
                            <a:picLocks noChangeAspect="1" noChangeArrowheads="1"/>
                          </pic:cNvPicPr>
                        </pic:nvPicPr>
                        <pic:blipFill>
                          <a:blip r:embed="rId51"/>
                          <a:stretch>
                            <a:fillRect/>
                          </a:stretch>
                        </pic:blipFill>
                        <pic:spPr bwMode="auto">
                          <a:xfrm>
                            <a:off x="0" y="0"/>
                            <a:ext cx="5727700" cy="5040376"/>
                          </a:xfrm>
                          <a:prstGeom prst="rect">
                            <a:avLst/>
                          </a:prstGeom>
                          <a:noFill/>
                          <a:ln w="9525">
                            <a:noFill/>
                            <a:headEnd/>
                            <a:tailEnd/>
                          </a:ln>
                        </pic:spPr>
                      </pic:pic>
                    </a:graphicData>
                  </a:graphic>
                </wp:inline>
              </w:drawing>
            </w:r>
          </w:p>
          <w:p w14:paraId="5D0CE51D" w14:textId="77777777" w:rsidR="00CE6D25" w:rsidRDefault="00000000">
            <w:pPr>
              <w:pStyle w:val="ImageCaption"/>
              <w:spacing w:before="200"/>
            </w:pPr>
            <w:r>
              <w:t>Figure 17: Manta and cull effort cut by the primary layer versus at random (2022–2026).</w:t>
            </w:r>
          </w:p>
        </w:tc>
        <w:bookmarkEnd w:id="165"/>
      </w:tr>
    </w:tbl>
    <w:p w14:paraId="6CFA0B6A" w14:textId="77777777" w:rsidR="00CE6D25" w:rsidRDefault="00000000">
      <w:pPr>
        <w:pStyle w:val="BodyText"/>
      </w:pPr>
      <w:r>
        <w:rPr>
          <w:b/>
          <w:bCs/>
        </w:rPr>
        <w:t>Example search plans.</w:t>
      </w:r>
      <w:r>
        <w:t xml:space="preserve"> 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Figure 18</w:t>
        </w:r>
      </w:hyperlink>
      <w:r>
        <w:t>). Both reefs are in the layer’s training data, so this illustrates the planning logic only; the held-out results in the main text are the evidence.</w:t>
      </w:r>
    </w:p>
    <w:tbl>
      <w:tblPr>
        <w:tblStyle w:val="Table"/>
        <w:tblW w:w="5000" w:type="pct"/>
        <w:tblLayout w:type="fixed"/>
        <w:tblLook w:val="0000" w:firstRow="0" w:lastRow="0" w:firstColumn="0" w:lastColumn="0" w:noHBand="0" w:noVBand="0"/>
      </w:tblPr>
      <w:tblGrid>
        <w:gridCol w:w="9242"/>
      </w:tblGrid>
      <w:tr w:rsidR="00CE6D25" w14:paraId="6A65A72E" w14:textId="77777777">
        <w:tc>
          <w:tcPr>
            <w:tcW w:w="7920" w:type="dxa"/>
          </w:tcPr>
          <w:p w14:paraId="4F94DD24" w14:textId="77777777" w:rsidR="00CE6D25" w:rsidRDefault="00000000">
            <w:pPr>
              <w:pStyle w:val="Compact"/>
              <w:jc w:val="center"/>
            </w:pPr>
            <w:bookmarkStart w:id="166" w:name="fig-plans"/>
            <w:r>
              <w:rPr>
                <w:noProof/>
              </w:rPr>
              <w:lastRenderedPageBreak/>
              <w:drawing>
                <wp:inline distT="0" distB="0" distL="0" distR="0" wp14:anchorId="21F6EE6C" wp14:editId="19256274">
                  <wp:extent cx="5727700" cy="6567762"/>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outputs/figures/fig12_search_plans_batt_eyrie.png"/>
                          <pic:cNvPicPr>
                            <a:picLocks noChangeAspect="1" noChangeArrowheads="1"/>
                          </pic:cNvPicPr>
                        </pic:nvPicPr>
                        <pic:blipFill>
                          <a:blip r:embed="rId52"/>
                          <a:stretch>
                            <a:fillRect/>
                          </a:stretch>
                        </pic:blipFill>
                        <pic:spPr bwMode="auto">
                          <a:xfrm>
                            <a:off x="0" y="0"/>
                            <a:ext cx="5727700" cy="6567762"/>
                          </a:xfrm>
                          <a:prstGeom prst="rect">
                            <a:avLst/>
                          </a:prstGeom>
                          <a:noFill/>
                          <a:ln w="9525">
                            <a:noFill/>
                            <a:headEnd/>
                            <a:tailEnd/>
                          </a:ln>
                        </pic:spPr>
                      </pic:pic>
                    </a:graphicData>
                  </a:graphic>
                </wp:inline>
              </w:drawing>
            </w:r>
          </w:p>
          <w:p w14:paraId="1CF47CD5" w14:textId="77777777" w:rsidR="00CE6D25" w:rsidRDefault="00000000">
            <w:pPr>
              <w:pStyle w:val="ImageCaption"/>
              <w:spacing w:before="200"/>
            </w:pPr>
            <w:r>
              <w:t>Figure 18: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tc>
        <w:bookmarkEnd w:id="166"/>
      </w:tr>
    </w:tbl>
    <w:p w14:paraId="58CB8B91" w14:textId="77777777" w:rsidR="00CE6D25" w:rsidRDefault="00000000">
      <w:pPr>
        <w:pStyle w:val="BodyText"/>
      </w:pPr>
      <w:r>
        <w:rPr>
          <w:b/>
          <w:bCs/>
        </w:rPr>
        <w:t>Cull history on four reefs.</w:t>
      </w:r>
    </w:p>
    <w:tbl>
      <w:tblPr>
        <w:tblStyle w:val="Table"/>
        <w:tblW w:w="5000" w:type="pct"/>
        <w:tblLayout w:type="fixed"/>
        <w:tblLook w:val="0000" w:firstRow="0" w:lastRow="0" w:firstColumn="0" w:lastColumn="0" w:noHBand="0" w:noVBand="0"/>
      </w:tblPr>
      <w:tblGrid>
        <w:gridCol w:w="9242"/>
      </w:tblGrid>
      <w:tr w:rsidR="00CE6D25" w14:paraId="7129AF68" w14:textId="77777777">
        <w:tc>
          <w:tcPr>
            <w:tcW w:w="7920" w:type="dxa"/>
          </w:tcPr>
          <w:p w14:paraId="13B61D2F" w14:textId="77777777" w:rsidR="00CE6D25" w:rsidRDefault="00000000">
            <w:pPr>
              <w:pStyle w:val="Compact"/>
              <w:jc w:val="center"/>
            </w:pPr>
            <w:bookmarkStart w:id="167" w:name="fig-history"/>
            <w:r>
              <w:rPr>
                <w:noProof/>
              </w:rPr>
              <w:lastRenderedPageBreak/>
              <w:drawing>
                <wp:inline distT="0" distB="0" distL="0" distR="0" wp14:anchorId="4A3EBEFA" wp14:editId="6431578E">
                  <wp:extent cx="5727700" cy="6644131"/>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fig10_history_combined_four_reefs.png"/>
                          <pic:cNvPicPr>
                            <a:picLocks noChangeAspect="1" noChangeArrowheads="1"/>
                          </pic:cNvPicPr>
                        </pic:nvPicPr>
                        <pic:blipFill>
                          <a:blip r:embed="rId53"/>
                          <a:stretch>
                            <a:fillRect/>
                          </a:stretch>
                        </pic:blipFill>
                        <pic:spPr bwMode="auto">
                          <a:xfrm>
                            <a:off x="0" y="0"/>
                            <a:ext cx="5727700" cy="6644131"/>
                          </a:xfrm>
                          <a:prstGeom prst="rect">
                            <a:avLst/>
                          </a:prstGeom>
                          <a:noFill/>
                          <a:ln w="9525">
                            <a:noFill/>
                            <a:headEnd/>
                            <a:tailEnd/>
                          </a:ln>
                        </pic:spPr>
                      </pic:pic>
                    </a:graphicData>
                  </a:graphic>
                </wp:inline>
              </w:drawing>
            </w:r>
          </w:p>
          <w:p w14:paraId="4C8A4FF1" w14:textId="77777777" w:rsidR="00CE6D25" w:rsidRDefault="00000000">
            <w:pPr>
              <w:pStyle w:val="ImageCaption"/>
              <w:spacing w:before="200"/>
            </w:pPr>
            <w:r>
              <w:t>Figure 19: Habitat, cull history and the combined layer on the four reefs, with the history evidence weight. The combined layer is dominated by past finds wherever history exists.</w:t>
            </w:r>
          </w:p>
        </w:tc>
        <w:bookmarkEnd w:id="167"/>
      </w:tr>
    </w:tbl>
    <w:p w14:paraId="673B2755" w14:textId="77777777" w:rsidR="00CE6D25" w:rsidRDefault="00000000">
      <w:pPr>
        <w:pStyle w:val="BodyText"/>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6360E023" w14:textId="77777777" w:rsidR="00CE6D25" w:rsidRDefault="00000000">
      <w:pPr>
        <w:pStyle w:val="Heading2"/>
      </w:pPr>
      <w:bookmarkStart w:id="168" w:name="X00103fc8cd04eb3868349f9f41b0cccf1f33ab7"/>
      <w:bookmarkStart w:id="169" w:name="_Toc243046496"/>
      <w:bookmarkEnd w:id="160"/>
      <w:r>
        <w:t>Appendix E: Alignment with the CCIP-BR-13 Work Plan</w:t>
      </w:r>
      <w:bookmarkEnd w:id="169"/>
    </w:p>
    <w:tbl>
      <w:tblPr>
        <w:tblStyle w:val="Table"/>
        <w:tblW w:w="5000" w:type="pct"/>
        <w:tblLayout w:type="fixed"/>
        <w:tblLook w:val="0000" w:firstRow="0" w:lastRow="0" w:firstColumn="0" w:lastColumn="0" w:noHBand="0" w:noVBand="0"/>
      </w:tblPr>
      <w:tblGrid>
        <w:gridCol w:w="9242"/>
      </w:tblGrid>
      <w:tr w:rsidR="00CE6D25" w14:paraId="5C5FAA7C" w14:textId="77777777">
        <w:tc>
          <w:tcPr>
            <w:tcW w:w="7920" w:type="dxa"/>
          </w:tcPr>
          <w:p w14:paraId="16838D03" w14:textId="77777777" w:rsidR="00CE6D25" w:rsidRDefault="00000000">
            <w:pPr>
              <w:pStyle w:val="ImageCaption"/>
              <w:spacing w:before="200"/>
            </w:pPr>
            <w:bookmarkStart w:id="170" w:name="tbl-workplan"/>
            <w:r>
              <w:t xml:space="preserve">Table 14: Work Plan outputs and where they are reported. The Work Plan proposed </w:t>
            </w:r>
            <w:r>
              <w:lastRenderedPageBreak/>
              <w:t>validating tow paths at the 50th and 80th percentile thresholds; this report instead evaluates every level of tow retention from 90% to 30% against random and systematic baselines.</w:t>
            </w:r>
          </w:p>
          <w:tbl>
            <w:tblPr>
              <w:tblStyle w:val="Table"/>
              <w:tblW w:w="5000" w:type="pct"/>
              <w:tblLayout w:type="fixed"/>
              <w:tblLook w:val="0020" w:firstRow="1" w:lastRow="0" w:firstColumn="0" w:lastColumn="0" w:noHBand="0" w:noVBand="0"/>
            </w:tblPr>
            <w:tblGrid>
              <w:gridCol w:w="3006"/>
              <w:gridCol w:w="3005"/>
              <w:gridCol w:w="3005"/>
            </w:tblGrid>
            <w:tr w:rsidR="00CE6D25" w14:paraId="2170885E" w14:textId="77777777" w:rsidTr="00CE6D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C56DF4" w14:textId="77777777" w:rsidR="00CE6D25" w:rsidRDefault="00000000">
                  <w:pPr>
                    <w:pStyle w:val="Compact"/>
                    <w:jc w:val="center"/>
                  </w:pPr>
                  <w:r>
                    <w:t>Work Plan output</w:t>
                  </w:r>
                </w:p>
              </w:tc>
              <w:tc>
                <w:tcPr>
                  <w:tcW w:w="2640" w:type="dxa"/>
                </w:tcPr>
                <w:p w14:paraId="6417F684" w14:textId="77777777" w:rsidR="00CE6D25" w:rsidRDefault="00000000">
                  <w:pPr>
                    <w:pStyle w:val="Compact"/>
                    <w:jc w:val="center"/>
                  </w:pPr>
                  <w:r>
                    <w:t>Delivered in this report</w:t>
                  </w:r>
                </w:p>
              </w:tc>
              <w:tc>
                <w:tcPr>
                  <w:tcW w:w="2640" w:type="dxa"/>
                </w:tcPr>
                <w:p w14:paraId="06590DBC" w14:textId="77777777" w:rsidR="00CE6D25" w:rsidRDefault="00000000">
                  <w:pPr>
                    <w:pStyle w:val="Compact"/>
                    <w:jc w:val="center"/>
                  </w:pPr>
                  <w:r>
                    <w:t>Status</w:t>
                  </w:r>
                </w:p>
              </w:tc>
            </w:tr>
            <w:tr w:rsidR="00CE6D25" w14:paraId="1AE63448" w14:textId="77777777">
              <w:tc>
                <w:tcPr>
                  <w:tcW w:w="2640" w:type="dxa"/>
                </w:tcPr>
                <w:p w14:paraId="752C31EC" w14:textId="77777777" w:rsidR="00CE6D25" w:rsidRDefault="00000000">
                  <w:pPr>
                    <w:pStyle w:val="Compact"/>
                    <w:jc w:val="center"/>
                  </w:pPr>
                  <w:r>
                    <w:t>E. Finalised GBR-wide habitat suitability model and surveillance paths</w:t>
                  </w:r>
                </w:p>
              </w:tc>
              <w:tc>
                <w:tcPr>
                  <w:tcW w:w="2640" w:type="dxa"/>
                </w:tcPr>
                <w:p w14:paraId="3B841848" w14:textId="77777777" w:rsidR="00CE6D25" w:rsidRDefault="00000000">
                  <w:pPr>
                    <w:pStyle w:val="Compact"/>
                    <w:jc w:val="center"/>
                  </w:pPr>
                  <w:r>
                    <w:t>30 m habitat layers (Appendix A); held-out evaluation of model-ranked versus systematic manta thinning (</w:t>
                  </w:r>
                  <w:hyperlink w:anchor="sec-manta">
                    <w:r>
                      <w:rPr>
                        <w:rStyle w:val="Hyperlink"/>
                      </w:rPr>
                      <w:t>Section 3.4</w:t>
                    </w:r>
                  </w:hyperlink>
                  <w:r>
                    <w:t>); example search plans (Appendix D)</w:t>
                  </w:r>
                </w:p>
              </w:tc>
              <w:tc>
                <w:tcPr>
                  <w:tcW w:w="2640" w:type="dxa"/>
                </w:tcPr>
                <w:p w14:paraId="55A44B36" w14:textId="77777777" w:rsidR="00CE6D25" w:rsidRDefault="00000000">
                  <w:pPr>
                    <w:pStyle w:val="Compact"/>
                    <w:jc w:val="center"/>
                  </w:pPr>
                  <w:r>
                    <w:t>[TO CONFIRM]</w:t>
                  </w:r>
                </w:p>
              </w:tc>
            </w:tr>
            <w:tr w:rsidR="00CE6D25" w14:paraId="46EBD909" w14:textId="77777777">
              <w:tc>
                <w:tcPr>
                  <w:tcW w:w="2640" w:type="dxa"/>
                </w:tcPr>
                <w:p w14:paraId="0C706395" w14:textId="77777777" w:rsidR="00CE6D25" w:rsidRDefault="00000000">
                  <w:pPr>
                    <w:pStyle w:val="Compact"/>
                    <w:jc w:val="center"/>
                  </w:pPr>
                  <w:r>
                    <w:t>E (extension). Cull-site selection</w:t>
                  </w:r>
                </w:p>
              </w:tc>
              <w:tc>
                <w:tcPr>
                  <w:tcW w:w="2640" w:type="dxa"/>
                </w:tcPr>
                <w:p w14:paraId="4EA91229" w14:textId="77777777" w:rsidR="00CE6D25" w:rsidRDefault="00000000">
                  <w:pPr>
                    <w:pStyle w:val="Compact"/>
                    <w:jc w:val="center"/>
                  </w:pPr>
                  <w:r>
                    <w:t>2027 cull-site priority ranking and exploration areas (</w:t>
                  </w:r>
                  <w:hyperlink w:anchor="sec-cull">
                    <w:r>
                      <w:rPr>
                        <w:rStyle w:val="Hyperlink"/>
                      </w:rPr>
                      <w:t>Section 3.1</w:t>
                    </w:r>
                  </w:hyperlink>
                  <w:r>
                    <w:t>)</w:t>
                  </w:r>
                </w:p>
              </w:tc>
              <w:tc>
                <w:tcPr>
                  <w:tcW w:w="2640" w:type="dxa"/>
                </w:tcPr>
                <w:p w14:paraId="472A903A" w14:textId="77777777" w:rsidR="00CE6D25" w:rsidRDefault="00000000">
                  <w:pPr>
                    <w:pStyle w:val="Compact"/>
                    <w:jc w:val="center"/>
                  </w:pPr>
                  <w:r>
                    <w:t>[TO CONFIRM]</w:t>
                  </w:r>
                </w:p>
              </w:tc>
            </w:tr>
            <w:tr w:rsidR="00CE6D25" w14:paraId="6FE0BDB1" w14:textId="77777777">
              <w:tc>
                <w:tcPr>
                  <w:tcW w:w="2640" w:type="dxa"/>
                </w:tcPr>
                <w:p w14:paraId="60F2118C" w14:textId="77777777" w:rsidR="00CE6D25" w:rsidRDefault="00000000">
                  <w:pPr>
                    <w:pStyle w:val="Compact"/>
                    <w:jc w:val="center"/>
                  </w:pPr>
                  <w:r>
                    <w:t>F. Fine-scale connectivity network at four reef clusters</w:t>
                  </w:r>
                </w:p>
              </w:tc>
              <w:tc>
                <w:tcPr>
                  <w:tcW w:w="2640" w:type="dxa"/>
                </w:tcPr>
                <w:p w14:paraId="41981B8D" w14:textId="77777777" w:rsidR="00CE6D25" w:rsidRDefault="00000000">
                  <w:pPr>
                    <w:pStyle w:val="Compact"/>
                    <w:jc w:val="center"/>
                  </w:pPr>
                  <w:r>
                    <w:t>Not in this report</w:t>
                  </w:r>
                </w:p>
              </w:tc>
              <w:tc>
                <w:tcPr>
                  <w:tcW w:w="2640" w:type="dxa"/>
                </w:tcPr>
                <w:p w14:paraId="0365B516" w14:textId="77777777" w:rsidR="00CE6D25" w:rsidRDefault="00000000">
                  <w:pPr>
                    <w:pStyle w:val="Compact"/>
                    <w:jc w:val="center"/>
                  </w:pPr>
                  <w:r>
                    <w:t>[TO CONFIRM]</w:t>
                  </w:r>
                </w:p>
              </w:tc>
            </w:tr>
            <w:tr w:rsidR="00CE6D25" w14:paraId="684901E7" w14:textId="77777777">
              <w:tc>
                <w:tcPr>
                  <w:tcW w:w="2640" w:type="dxa"/>
                </w:tcPr>
                <w:p w14:paraId="1BDA320E" w14:textId="77777777" w:rsidR="00CE6D25" w:rsidRDefault="00000000">
                  <w:pPr>
                    <w:pStyle w:val="Compact"/>
                    <w:jc w:val="center"/>
                  </w:pPr>
                  <w:r>
                    <w:t>G. Prototype fine-scale metacommunity model</w:t>
                  </w:r>
                </w:p>
              </w:tc>
              <w:tc>
                <w:tcPr>
                  <w:tcW w:w="2640" w:type="dxa"/>
                </w:tcPr>
                <w:p w14:paraId="1CBEF537" w14:textId="77777777" w:rsidR="00CE6D25" w:rsidRDefault="00000000">
                  <w:pPr>
                    <w:pStyle w:val="Compact"/>
                    <w:jc w:val="center"/>
                  </w:pPr>
                  <w:r>
                    <w:t>Methods and metacommunity calibration Results</w:t>
                  </w:r>
                </w:p>
              </w:tc>
              <w:tc>
                <w:tcPr>
                  <w:tcW w:w="2640" w:type="dxa"/>
                </w:tcPr>
                <w:p w14:paraId="64D2064F" w14:textId="77777777" w:rsidR="00CE6D25" w:rsidRDefault="00000000">
                  <w:pPr>
                    <w:pStyle w:val="Compact"/>
                    <w:jc w:val="center"/>
                  </w:pPr>
                  <w:r>
                    <w:t>Prototype implemented; validation and control-policy comparisons incomplete</w:t>
                  </w:r>
                </w:p>
              </w:tc>
            </w:tr>
            <w:tr w:rsidR="00CE6D25" w14:paraId="54289987" w14:textId="77777777">
              <w:tc>
                <w:tcPr>
                  <w:tcW w:w="2640" w:type="dxa"/>
                </w:tcPr>
                <w:p w14:paraId="53DAE8C3" w14:textId="77777777" w:rsidR="00CE6D25" w:rsidRDefault="00000000">
                  <w:pPr>
                    <w:pStyle w:val="Compact"/>
                    <w:jc w:val="center"/>
                  </w:pPr>
                  <w:r>
                    <w:t>H. Final data sets and public report (FAIR)</w:t>
                  </w:r>
                </w:p>
              </w:tc>
              <w:tc>
                <w:tcPr>
                  <w:tcW w:w="2640" w:type="dxa"/>
                </w:tcPr>
                <w:p w14:paraId="1020659F" w14:textId="77777777" w:rsidR="00CE6D25" w:rsidRDefault="00000000">
                  <w:pPr>
                    <w:pStyle w:val="Compact"/>
                    <w:jc w:val="center"/>
                  </w:pPr>
                  <w:r>
                    <w:t>This report; layers, tables and code</w:t>
                  </w:r>
                </w:p>
              </w:tc>
              <w:tc>
                <w:tcPr>
                  <w:tcW w:w="2640" w:type="dxa"/>
                </w:tcPr>
                <w:p w14:paraId="45E74400" w14:textId="77777777" w:rsidR="00CE6D25" w:rsidRDefault="00000000">
                  <w:pPr>
                    <w:pStyle w:val="Compact"/>
                    <w:jc w:val="center"/>
                  </w:pPr>
                  <w:r>
                    <w:t>[TO CONFIRM: repository, DOI and licence]</w:t>
                  </w:r>
                </w:p>
              </w:tc>
            </w:tr>
            <w:tr w:rsidR="00CE6D25" w14:paraId="7EE4D9C9" w14:textId="77777777">
              <w:tc>
                <w:tcPr>
                  <w:tcW w:w="2640" w:type="dxa"/>
                </w:tcPr>
                <w:p w14:paraId="3496AE9A" w14:textId="77777777" w:rsidR="00CE6D25" w:rsidRDefault="00000000">
                  <w:pPr>
                    <w:pStyle w:val="Compact"/>
                    <w:jc w:val="center"/>
                  </w:pPr>
                  <w:r>
                    <w:t>I. Peer-reviewed publication</w:t>
                  </w:r>
                </w:p>
              </w:tc>
              <w:tc>
                <w:tcPr>
                  <w:tcW w:w="2640" w:type="dxa"/>
                </w:tcPr>
                <w:p w14:paraId="13B52CA1" w14:textId="77777777" w:rsidR="00CE6D25" w:rsidRDefault="00000000">
                  <w:pPr>
                    <w:pStyle w:val="Compact"/>
                    <w:jc w:val="center"/>
                  </w:pPr>
                  <w:r>
                    <w:t xml:space="preserve">Manuscript in preparation for </w:t>
                  </w:r>
                  <w:r>
                    <w:rPr>
                      <w:i/>
                      <w:iCs/>
                    </w:rPr>
                    <w:t>Frontiers in Marine Science</w:t>
                  </w:r>
                </w:p>
              </w:tc>
              <w:tc>
                <w:tcPr>
                  <w:tcW w:w="2640" w:type="dxa"/>
                </w:tcPr>
                <w:p w14:paraId="287DD86F" w14:textId="77777777" w:rsidR="00CE6D25" w:rsidRDefault="00000000">
                  <w:pPr>
                    <w:pStyle w:val="Compact"/>
                    <w:jc w:val="center"/>
                  </w:pPr>
                  <w:r>
                    <w:t>[TO CONFIRM]</w:t>
                  </w:r>
                </w:p>
              </w:tc>
            </w:tr>
            <w:bookmarkEnd w:id="170"/>
          </w:tbl>
          <w:p w14:paraId="2C83EE74" w14:textId="77777777" w:rsidR="00CE6D25" w:rsidRDefault="00CE6D25"/>
        </w:tc>
      </w:tr>
    </w:tbl>
    <w:p w14:paraId="5D1C48C9" w14:textId="77777777" w:rsidR="00CE6D25" w:rsidRDefault="00000000">
      <w:pPr>
        <w:pStyle w:val="Heading2"/>
      </w:pPr>
      <w:bookmarkStart w:id="171" w:name="appendix-f-reproducibility"/>
      <w:bookmarkStart w:id="172" w:name="_Toc243046497"/>
      <w:bookmarkEnd w:id="168"/>
      <w:r>
        <w:lastRenderedPageBreak/>
        <w:t>Appendix F: Reproducibility</w:t>
      </w:r>
      <w:bookmarkEnd w:id="172"/>
    </w:p>
    <w:p w14:paraId="21213CE2" w14:textId="77777777" w:rsidR="00CE6D25" w:rsidRDefault="00000000">
      <w:pPr>
        <w:pStyle w:val="FirstParagraph"/>
      </w:pPr>
      <w:r>
        <w:t xml:space="preserve">The pipeline is in </w:t>
      </w:r>
      <w:r>
        <w:rPr>
          <w:rStyle w:val="VerbatimChar"/>
        </w:rPr>
        <w:t>DataProcessing/cots_sdm_v2/final/</w:t>
      </w:r>
      <w:r>
        <w:t xml:space="preserve"> [TO CONFIRM: public repository URL and release DOI]. Every input is pinned by SHA-256 checksum in </w:t>
      </w:r>
      <w:r>
        <w:rPr>
          <w:rStyle w:val="VerbatimChar"/>
        </w:rPr>
        <w:t>config.R</w:t>
      </w:r>
      <w:r>
        <w:t xml:space="preserve">; scripts 00–21 run in the order given in </w:t>
      </w:r>
      <w:r>
        <w:rPr>
          <w:rStyle w:val="VerbatimChar"/>
        </w:rPr>
        <w:t>README.md</w:t>
      </w:r>
      <w:r>
        <w:t xml:space="preserve">, with </w:t>
      </w:r>
      <w:r>
        <w:rPr>
          <w:rStyle w:val="VerbatimChar"/>
        </w:rPr>
        <w:t>07</w:t>
      </w:r>
      <w:r>
        <w:t xml:space="preserve"> (figures) last. Every number in this report is read from </w:t>
      </w:r>
      <w:r>
        <w:rPr>
          <w:rStyle w:val="VerbatimChar"/>
        </w:rPr>
        <w:t>outputs/tables/</w:t>
      </w:r>
      <w:r>
        <w:t xml:space="preserve"> or </w:t>
      </w:r>
      <w:r>
        <w:rPr>
          <w:rStyle w:val="VerbatimChar"/>
        </w:rPr>
        <w:t>outputs/site_ranking/</w:t>
      </w:r>
      <w:r>
        <w:t xml:space="preserve"> when the report is rendered. COTS Control Program cull and manta records are held by GBRMPA and are not public [TO CONFIRM: access statement].</w:t>
      </w:r>
      <w:bookmarkEnd w:id="146"/>
      <w:bookmarkEnd w:id="171"/>
    </w:p>
    <w:sectPr w:rsidR="00CE6D25">
      <w:footerReference w:type="default" r:id="rId54"/>
      <w:footnotePr>
        <w:numRestart w:val="eachSect"/>
      </w:footnotePr>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Sam Matthews" w:date="2026-10-16T13:11:00Z" w:initials="SM">
    <w:p w14:paraId="3B8C7156" w14:textId="77777777" w:rsidR="00272FF7" w:rsidRDefault="00272FF7" w:rsidP="00272FF7">
      <w:pPr>
        <w:pStyle w:val="CommentText"/>
      </w:pPr>
      <w:r>
        <w:rPr>
          <w:rStyle w:val="CommentReference"/>
        </w:rPr>
        <w:annotationRef/>
      </w:r>
      <w:r>
        <w:t>This needs more explanation I don’t know what it is, and the acronym should be spelled out first</w:t>
      </w:r>
    </w:p>
  </w:comment>
  <w:comment w:id="35" w:author="Sam Matthews" w:date="2026-10-16T13:12:00Z" w:initials="SM">
    <w:p w14:paraId="0358B806" w14:textId="77777777" w:rsidR="00272FF7" w:rsidRDefault="00272FF7" w:rsidP="00272FF7">
      <w:pPr>
        <w:pStyle w:val="CommentText"/>
      </w:pPr>
      <w:r>
        <w:rPr>
          <w:rStyle w:val="CommentReference"/>
        </w:rPr>
        <w:annotationRef/>
      </w:r>
      <w:r>
        <w:t>This detail is irrelevant</w:t>
      </w:r>
    </w:p>
  </w:comment>
  <w:comment w:id="39" w:author="Sam Matthews" w:date="2026-10-16T13:14:00Z" w:initials="SM">
    <w:p w14:paraId="42DF6E7B" w14:textId="77777777" w:rsidR="00272FF7" w:rsidRDefault="00272FF7" w:rsidP="00272FF7">
      <w:pPr>
        <w:pStyle w:val="CommentText"/>
      </w:pPr>
      <w:r>
        <w:rPr>
          <w:rStyle w:val="CommentReference"/>
        </w:rPr>
        <w:annotationRef/>
      </w:r>
      <w:r>
        <w:t>Look up numnber of reefs with dive records</w:t>
      </w:r>
    </w:p>
  </w:comment>
  <w:comment w:id="41" w:author="Sam Matthews" w:date="2026-10-16T13:14:00Z" w:initials="SM">
    <w:p w14:paraId="39EA1217" w14:textId="77777777" w:rsidR="00272FF7" w:rsidRDefault="00272FF7" w:rsidP="00272FF7">
      <w:pPr>
        <w:pStyle w:val="CommentText"/>
      </w:pPr>
      <w:r>
        <w:rPr>
          <w:rStyle w:val="CommentReference"/>
        </w:rPr>
        <w:annotationRef/>
      </w:r>
      <w:r>
        <w:t>The full cull data set form 2002-2026 was used</w:t>
      </w:r>
    </w:p>
  </w:comment>
  <w:comment w:id="42" w:author="Sam Matthews" w:date="2026-10-16T13:16:00Z" w:initials="SM">
    <w:p w14:paraId="4D67F3AA" w14:textId="77777777" w:rsidR="00272FF7" w:rsidRDefault="00272FF7" w:rsidP="00272FF7">
      <w:pPr>
        <w:pStyle w:val="CommentText"/>
      </w:pPr>
      <w:r>
        <w:rPr>
          <w:rStyle w:val="CommentReference"/>
        </w:rPr>
        <w:annotationRef/>
      </w:r>
      <w:r>
        <w:t>This section is unclear, and we need to lay out the difference between 0.02 and 0.04 CPUE thresholds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C7156" w15:done="0"/>
  <w15:commentEx w15:paraId="0358B806" w15:done="0"/>
  <w15:commentEx w15:paraId="42DF6E7B" w15:done="0"/>
  <w15:commentEx w15:paraId="39EA1217" w15:done="0"/>
  <w15:commentEx w15:paraId="4D67F3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E29EF5" w16cex:dateUtc="2026-10-16T03:11:00Z"/>
  <w16cex:commentExtensible w16cex:durableId="171A9DFC" w16cex:dateUtc="2026-10-16T03:12:00Z"/>
  <w16cex:commentExtensible w16cex:durableId="7DAB3185" w16cex:dateUtc="2026-10-16T03:14:00Z"/>
  <w16cex:commentExtensible w16cex:durableId="79B5E95D" w16cex:dateUtc="2026-10-16T03:14:00Z"/>
  <w16cex:commentExtensible w16cex:durableId="5664C5E1" w16cex:dateUtc="2026-10-16T0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8C7156" w16cid:durableId="37E29EF5"/>
  <w16cid:commentId w16cid:paraId="0358B806" w16cid:durableId="171A9DFC"/>
  <w16cid:commentId w16cid:paraId="42DF6E7B" w16cid:durableId="7DAB3185"/>
  <w16cid:commentId w16cid:paraId="39EA1217" w16cid:durableId="79B5E95D"/>
  <w16cid:commentId w16cid:paraId="4D67F3AA" w16cid:durableId="5664C5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3A48C" w14:textId="77777777" w:rsidR="00506F80" w:rsidRDefault="00506F80">
      <w:pPr>
        <w:spacing w:after="0" w:line="240" w:lineRule="auto"/>
      </w:pPr>
      <w:r>
        <w:separator/>
      </w:r>
    </w:p>
  </w:endnote>
  <w:endnote w:type="continuationSeparator" w:id="0">
    <w:p w14:paraId="0BCFFFD8" w14:textId="77777777" w:rsidR="00506F80" w:rsidRDefault="00506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E586" w14:textId="77777777" w:rsidR="00CE6D25"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6D4E7" w14:textId="77777777" w:rsidR="00506F80" w:rsidRDefault="00506F80">
      <w:pPr>
        <w:spacing w:after="0" w:line="240" w:lineRule="auto"/>
      </w:pPr>
      <w:r>
        <w:separator/>
      </w:r>
    </w:p>
  </w:footnote>
  <w:footnote w:type="continuationSeparator" w:id="0">
    <w:p w14:paraId="40E59E88" w14:textId="77777777" w:rsidR="00506F80" w:rsidRDefault="00506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F248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80CE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BAEB8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4728110">
    <w:abstractNumId w:val="0"/>
  </w:num>
  <w:num w:numId="2" w16cid:durableId="867722599">
    <w:abstractNumId w:val="1"/>
  </w:num>
  <w:num w:numId="3" w16cid:durableId="2112433045">
    <w:abstractNumId w:val="1"/>
  </w:num>
  <w:num w:numId="4" w16cid:durableId="838350134">
    <w:abstractNumId w:val="1"/>
  </w:num>
  <w:num w:numId="5" w16cid:durableId="1840806000">
    <w:abstractNumId w:val="1"/>
  </w:num>
  <w:num w:numId="6" w16cid:durableId="96406981">
    <w:abstractNumId w:val="1"/>
  </w:num>
  <w:num w:numId="7" w16cid:durableId="843979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40683791">
    <w:abstractNumId w:val="1"/>
  </w:num>
  <w:num w:numId="9" w16cid:durableId="940794133">
    <w:abstractNumId w:val="1"/>
  </w:num>
  <w:num w:numId="10" w16cid:durableId="955791269">
    <w:abstractNumId w:val="1"/>
  </w:num>
  <w:num w:numId="11" w16cid:durableId="1640266162">
    <w:abstractNumId w:val="1"/>
  </w:num>
  <w:num w:numId="12" w16cid:durableId="934171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tthews">
    <w15:presenceInfo w15:providerId="AD" w15:userId="S::S.Matthews@aims.gov.au::b28a0e3d-846a-4afd-91b8-6adb3be4e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6D25"/>
    <w:rsid w:val="00272FF7"/>
    <w:rsid w:val="00506F80"/>
    <w:rsid w:val="007F3173"/>
    <w:rsid w:val="00BE48C5"/>
    <w:rsid w:val="00CE6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0541"/>
  <w15:docId w15:val="{338E887A-934E-4950-B81D-9A7BFF6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pPr>
        <w:spacing w:after="120"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1F4E79"/>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1F4E79"/>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1F4E79"/>
      <w:sz w:val="23"/>
      <w:szCs w:val="23"/>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BE48C5"/>
    <w:pPr>
      <w:spacing w:after="100"/>
    </w:pPr>
  </w:style>
  <w:style w:type="paragraph" w:styleId="TOC2">
    <w:name w:val="toc 2"/>
    <w:basedOn w:val="Normal"/>
    <w:next w:val="Normal"/>
    <w:autoRedefine/>
    <w:uiPriority w:val="39"/>
    <w:rsid w:val="00BE48C5"/>
    <w:pPr>
      <w:spacing w:after="100"/>
      <w:ind w:left="220"/>
    </w:pPr>
  </w:style>
  <w:style w:type="paragraph" w:styleId="TOC3">
    <w:name w:val="toc 3"/>
    <w:basedOn w:val="Normal"/>
    <w:next w:val="Normal"/>
    <w:autoRedefine/>
    <w:uiPriority w:val="39"/>
    <w:rsid w:val="00BE48C5"/>
    <w:pPr>
      <w:spacing w:after="100"/>
      <w:ind w:left="440"/>
    </w:pPr>
  </w:style>
  <w:style w:type="paragraph" w:styleId="Revision">
    <w:name w:val="Revision"/>
    <w:hidden/>
    <w:rsid w:val="00BE48C5"/>
    <w:pPr>
      <w:spacing w:after="0" w:line="240" w:lineRule="auto"/>
    </w:pPr>
  </w:style>
  <w:style w:type="character" w:styleId="CommentReference">
    <w:name w:val="annotation reference"/>
    <w:basedOn w:val="DefaultParagraphFont"/>
    <w:rsid w:val="00272FF7"/>
    <w:rPr>
      <w:sz w:val="16"/>
      <w:szCs w:val="16"/>
    </w:rPr>
  </w:style>
  <w:style w:type="paragraph" w:styleId="CommentText">
    <w:name w:val="annotation text"/>
    <w:basedOn w:val="Normal"/>
    <w:link w:val="CommentTextChar"/>
    <w:rsid w:val="00272FF7"/>
    <w:pPr>
      <w:spacing w:line="240" w:lineRule="auto"/>
    </w:pPr>
    <w:rPr>
      <w:sz w:val="20"/>
      <w:szCs w:val="20"/>
    </w:rPr>
  </w:style>
  <w:style w:type="character" w:customStyle="1" w:styleId="CommentTextChar">
    <w:name w:val="Comment Text Char"/>
    <w:basedOn w:val="DefaultParagraphFont"/>
    <w:link w:val="CommentText"/>
    <w:rsid w:val="00272FF7"/>
    <w:rPr>
      <w:sz w:val="20"/>
      <w:szCs w:val="20"/>
    </w:rPr>
  </w:style>
  <w:style w:type="paragraph" w:styleId="CommentSubject">
    <w:name w:val="annotation subject"/>
    <w:basedOn w:val="CommentText"/>
    <w:next w:val="CommentText"/>
    <w:link w:val="CommentSubjectChar"/>
    <w:rsid w:val="00272FF7"/>
    <w:rPr>
      <w:b/>
      <w:bCs/>
    </w:rPr>
  </w:style>
  <w:style w:type="character" w:customStyle="1" w:styleId="CommentSubjectChar">
    <w:name w:val="Comment Subject Char"/>
    <w:basedOn w:val="CommentTextChar"/>
    <w:link w:val="CommentSubject"/>
    <w:rsid w:val="00272F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64898/2026.04.13.718315" TargetMode="External"/><Relationship Id="rId39" Type="http://schemas.openxmlformats.org/officeDocument/2006/relationships/hyperlink" Target="https://doi.org/10.1007/s00338-020-01981-z" TargetMode="External"/><Relationship Id="rId21" Type="http://schemas.openxmlformats.org/officeDocument/2006/relationships/image" Target="media/image11.png"/><Relationship Id="rId34" Type="http://schemas.openxmlformats.org/officeDocument/2006/relationships/hyperlink" Target="https://doi.org/10.1371/journal.pone.0298073" TargetMode="External"/><Relationship Id="rId42" Type="http://schemas.openxmlformats.org/officeDocument/2006/relationships/hyperlink" Target="https://doi.org/10.32942/X2J391" TargetMode="External"/><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www.gbrmpa.gov.au/our-work/programs-and-projects/crown-thorns-starfish-management/crown-thorns-starfish-control-program-dashboard" TargetMode="External"/><Relationship Id="rId11" Type="http://schemas.openxmlformats.org/officeDocument/2006/relationships/image" Target="media/image1.png"/><Relationship Id="rId24" Type="http://schemas.openxmlformats.org/officeDocument/2006/relationships/hyperlink" Target="https://doi.org/10.1145/2939672.2939785" TargetMode="External"/><Relationship Id="rId32" Type="http://schemas.openxmlformats.org/officeDocument/2006/relationships/hyperlink" Target="https://doi.org/10.1016/bs.amb.2020.08.007" TargetMode="External"/><Relationship Id="rId37" Type="http://schemas.openxmlformats.org/officeDocument/2006/relationships/hyperlink" Target="https://github.com/open-AIMS/COTSMod.jl" TargetMode="External"/><Relationship Id="rId40" Type="http://schemas.openxmlformats.org/officeDocument/2006/relationships/hyperlink" Target="https://doi.org/10.3390/d9040041" TargetMode="External"/><Relationship Id="rId45" Type="http://schemas.openxmlformats.org/officeDocument/2006/relationships/hyperlink" Target="https://doi.org/10.1111/ecog.04960" TargetMode="External"/><Relationship Id="rId53" Type="http://schemas.openxmlformats.org/officeDocument/2006/relationships/image" Target="media/image19.png"/><Relationship Id="rId5"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doi.org/10.1002/ecm.1494" TargetMode="External"/><Relationship Id="rId27" Type="http://schemas.openxmlformats.org/officeDocument/2006/relationships/hyperlink" Target="https://doi.org/10.1073/pnas.1208909109" TargetMode="External"/><Relationship Id="rId30" Type="http://schemas.openxmlformats.org/officeDocument/2006/relationships/hyperlink" Target="https://doi.org/10.1002/ece3.71292" TargetMode="External"/><Relationship Id="rId35" Type="http://schemas.openxmlformats.org/officeDocument/2006/relationships/hyperlink" Target="https://doi.org/10.3354/meps10858" TargetMode="External"/><Relationship Id="rId43" Type="http://schemas.openxmlformats.org/officeDocument/2006/relationships/hyperlink" Target="https://doi.org/10.1111/2041-210X.13345" TargetMode="External"/><Relationship Id="rId48" Type="http://schemas.openxmlformats.org/officeDocument/2006/relationships/image" Target="media/image14.png"/><Relationship Id="rId56" Type="http://schemas.microsoft.com/office/2011/relationships/people" Target="people.xml"/><Relationship Id="rId8" Type="http://schemas.microsoft.com/office/2011/relationships/commentsExtended" Target="commentsExtended.xml"/><Relationship Id="rId51"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98/rsos.201296" TargetMode="External"/><Relationship Id="rId33" Type="http://schemas.openxmlformats.org/officeDocument/2006/relationships/hyperlink" Target="https://doi.org/10.1016/bs.amb.2020.09.001" TargetMode="External"/><Relationship Id="rId38" Type="http://schemas.openxmlformats.org/officeDocument/2006/relationships/hyperlink" Target="https://doi.org/10.1111/ele.12757" TargetMode="External"/><Relationship Id="rId46" Type="http://schemas.openxmlformats.org/officeDocument/2006/relationships/image" Target="media/image12.png"/><Relationship Id="rId20" Type="http://schemas.openxmlformats.org/officeDocument/2006/relationships/image" Target="media/image10.png"/><Relationship Id="rId41" Type="http://schemas.openxmlformats.org/officeDocument/2006/relationships/hyperlink" Target="https://doi.org/10.1111/ecog.02881"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38/s41598-023-46749-x" TargetMode="External"/><Relationship Id="rId28" Type="http://schemas.openxmlformats.org/officeDocument/2006/relationships/hyperlink" Target="https://nesptropical.edu.au/wp-content/uploads/2020/04/NESP-TWQ-Project-3.1.1-Technical-Report-2.pdf" TargetMode="External"/><Relationship Id="rId36" Type="http://schemas.openxmlformats.org/officeDocument/2006/relationships/hyperlink" Target="https://github.com/open-AIMS/ADRIA.jl" TargetMode="External"/><Relationship Id="rId49" Type="http://schemas.openxmlformats.org/officeDocument/2006/relationships/image" Target="media/image15.png"/><Relationship Id="rId57" Type="http://schemas.openxmlformats.org/officeDocument/2006/relationships/theme" Target="theme/theme1.xml"/><Relationship Id="rId10" Type="http://schemas.microsoft.com/office/2018/08/relationships/commentsExtensible" Target="commentsExtensible.xml"/><Relationship Id="rId31" Type="http://schemas.openxmlformats.org/officeDocument/2006/relationships/hyperlink" Target="https://doi.org/10.32942/X2HD3J" TargetMode="External"/><Relationship Id="rId44" Type="http://schemas.openxmlformats.org/officeDocument/2006/relationships/hyperlink" Target="https://doi.org/10.1007/s00338-024-02506-8" TargetMode="External"/><Relationship Id="rId5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46</Pages>
  <Words>14213</Words>
  <Characters>81019</Characters>
  <Application>Microsoft Office Word</Application>
  <DocSecurity>0</DocSecurity>
  <Lines>675</Lines>
  <Paragraphs>190</Paragraphs>
  <ScaleCrop>false</ScaleCrop>
  <Company/>
  <LinksUpToDate>false</LinksUpToDate>
  <CharactersWithSpaces>95042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cp:keywords/>
  <cp:lastModifiedBy>Sam Matthews</cp:lastModifiedBy>
  <cp:revision>2</cp:revision>
  <dcterms:created xsi:type="dcterms:W3CDTF">2026-10-16T02:07:00Z</dcterms:created>
  <dcterms:modified xsi:type="dcterms:W3CDTF">2026-10-16T03:16:00Z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