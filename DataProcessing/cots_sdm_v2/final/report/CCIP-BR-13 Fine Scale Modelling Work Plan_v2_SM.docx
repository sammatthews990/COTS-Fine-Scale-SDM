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BF151" w14:textId="0B36A827" w:rsidR="0014721B" w:rsidRDefault="00A769CC" w:rsidP="00EA6D09">
      <w:pPr>
        <w:pStyle w:val="Title"/>
        <w:rPr>
          <w:rFonts w:ascii="Franklin Gothic Demi" w:hAnsi="Franklin Gothic Demi"/>
          <w:color w:val="002060"/>
          <w:sz w:val="44"/>
          <w:szCs w:val="44"/>
        </w:rPr>
      </w:pPr>
      <w:r>
        <w:rPr>
          <w:rFonts w:ascii="Franklin Gothic Demi" w:hAnsi="Franklin Gothic Demi"/>
          <w:color w:val="002060"/>
          <w:sz w:val="44"/>
          <w:szCs w:val="44"/>
        </w:rPr>
        <w:t>CCIP</w:t>
      </w:r>
      <w:r w:rsidR="00851540">
        <w:rPr>
          <w:rFonts w:ascii="Franklin Gothic Demi" w:hAnsi="Franklin Gothic Demi"/>
          <w:color w:val="002060"/>
          <w:sz w:val="44"/>
          <w:szCs w:val="44"/>
        </w:rPr>
        <w:t xml:space="preserve"> Bridging</w:t>
      </w:r>
      <w:r>
        <w:rPr>
          <w:rFonts w:ascii="Franklin Gothic Demi" w:hAnsi="Franklin Gothic Demi"/>
          <w:color w:val="002060"/>
          <w:sz w:val="44"/>
          <w:szCs w:val="44"/>
        </w:rPr>
        <w:t xml:space="preserve"> Project Work Plan</w:t>
      </w:r>
    </w:p>
    <w:p w14:paraId="20BED13F" w14:textId="5641FE45" w:rsidR="00402673" w:rsidRPr="00402673" w:rsidRDefault="00BA406A" w:rsidP="00402673">
      <w:pPr>
        <w:jc w:val="center"/>
        <w:rPr>
          <w:rFonts w:ascii="Franklin Gothic Demi" w:hAnsi="Franklin Gothic Demi"/>
          <w:color w:val="002060"/>
          <w:sz w:val="44"/>
          <w:szCs w:val="44"/>
        </w:rPr>
      </w:pPr>
      <w:r>
        <w:rPr>
          <w:rFonts w:ascii="Franklin Gothic Demi" w:hAnsi="Franklin Gothic Demi"/>
          <w:color w:val="002060"/>
          <w:sz w:val="44"/>
          <w:szCs w:val="44"/>
        </w:rPr>
        <w:t>CCIP-BR-13</w:t>
      </w:r>
      <w:r w:rsidR="00402673">
        <w:rPr>
          <w:rFonts w:ascii="Franklin Gothic Demi" w:hAnsi="Franklin Gothic Demi"/>
          <w:color w:val="002060"/>
          <w:sz w:val="44"/>
          <w:szCs w:val="44"/>
        </w:rPr>
        <w:t xml:space="preserve"> </w:t>
      </w:r>
      <w:r w:rsidR="00402673" w:rsidRPr="00402673">
        <w:rPr>
          <w:rFonts w:ascii="Franklin Gothic Demi" w:hAnsi="Franklin Gothic Demi"/>
          <w:color w:val="002060"/>
          <w:sz w:val="44"/>
          <w:szCs w:val="44"/>
        </w:rPr>
        <w:t>Fine Scale Mo</w:t>
      </w:r>
      <w:r w:rsidR="00D05030">
        <w:rPr>
          <w:rFonts w:ascii="Franklin Gothic Demi" w:hAnsi="Franklin Gothic Demi"/>
          <w:color w:val="002060"/>
          <w:sz w:val="44"/>
          <w:szCs w:val="44"/>
        </w:rPr>
        <w:t>delling</w:t>
      </w:r>
      <w:r w:rsidR="00402673" w:rsidRPr="00402673">
        <w:rPr>
          <w:rFonts w:ascii="Franklin Gothic Demi" w:hAnsi="Franklin Gothic Demi"/>
          <w:color w:val="002060"/>
          <w:sz w:val="44"/>
          <w:szCs w:val="44"/>
        </w:rPr>
        <w:t xml:space="preserve"> </w:t>
      </w:r>
    </w:p>
    <w:p w14:paraId="2F57CC46" w14:textId="536E1170" w:rsidR="00C0568F" w:rsidRPr="00C0568F" w:rsidRDefault="00C0568F" w:rsidP="00C0568F">
      <w:pPr>
        <w:jc w:val="center"/>
        <w:rPr>
          <w:lang w:val="en-US"/>
        </w:rPr>
      </w:pPr>
    </w:p>
    <w:p w14:paraId="41E096D9" w14:textId="77777777" w:rsidR="00AB1103" w:rsidRDefault="00AB1103" w:rsidP="00AB1103">
      <w:pPr>
        <w:rPr>
          <w:rFonts w:ascii="Franklin Gothic Book" w:hAnsi="Franklin Gothic Book"/>
        </w:rPr>
      </w:pPr>
    </w:p>
    <w:p w14:paraId="2C73BEC4" w14:textId="77777777" w:rsidR="00DC5ED2" w:rsidRDefault="00DC5ED2" w:rsidP="00AB1103">
      <w:pPr>
        <w:rPr>
          <w:rFonts w:ascii="Franklin Gothic Book" w:hAnsi="Franklin Gothic Book"/>
        </w:rPr>
      </w:pPr>
    </w:p>
    <w:p w14:paraId="7A4C9BA8" w14:textId="1A3B1CDC" w:rsidR="00ED61A5" w:rsidRDefault="00566066" w:rsidP="00526D33">
      <w:pPr>
        <w:pStyle w:val="Style1"/>
        <w:rPr>
          <w:b/>
        </w:rPr>
      </w:pPr>
      <w:r w:rsidRPr="00630E6A">
        <w:t>1</w:t>
      </w:r>
      <w:r w:rsidRPr="00630E6A">
        <w:tab/>
      </w:r>
      <w:r w:rsidR="00F561D3">
        <w:t>Project</w:t>
      </w:r>
      <w:r w:rsidR="003102A7">
        <w:t xml:space="preserve"> </w:t>
      </w:r>
      <w:r w:rsidR="000C2787">
        <w:t>Summary</w:t>
      </w:r>
    </w:p>
    <w:p w14:paraId="68CEDEBD" w14:textId="77777777" w:rsidR="002960EE" w:rsidRPr="002960EE" w:rsidRDefault="002960EE" w:rsidP="002960EE"/>
    <w:p w14:paraId="1BF2CAEC" w14:textId="49A7454C" w:rsidR="00656006" w:rsidRPr="00F944B9" w:rsidRDefault="00690EFF" w:rsidP="00F944B9">
      <w:pPr>
        <w:pStyle w:val="Heading3"/>
      </w:pPr>
      <w:r w:rsidRPr="00F944B9">
        <w:t>1</w:t>
      </w:r>
      <w:r w:rsidR="006E27B3" w:rsidRPr="00F944B9">
        <w:t xml:space="preserve">.1   </w:t>
      </w:r>
      <w:r w:rsidR="0033272D" w:rsidRPr="00F944B9">
        <w:t>Project</w:t>
      </w:r>
      <w:r w:rsidR="00402673">
        <w:t xml:space="preserve"> full</w:t>
      </w:r>
      <w:r w:rsidR="0033272D" w:rsidRPr="00F944B9">
        <w:t xml:space="preserve"> t</w:t>
      </w:r>
      <w:r w:rsidR="00D56783" w:rsidRPr="00F944B9">
        <w:t>itle</w:t>
      </w:r>
      <w:r w:rsidR="00D56783" w:rsidRPr="00F944B9">
        <w:rPr>
          <w:rStyle w:val="normaltextrun"/>
        </w:rPr>
        <w:t xml:space="preserve"> </w:t>
      </w:r>
    </w:p>
    <w:tbl>
      <w:tblPr>
        <w:tblStyle w:val="TableGrid"/>
        <w:tblW w:w="963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shd w:val="clear" w:color="auto" w:fill="E6E6E6"/>
        <w:tblLook w:val="01E0" w:firstRow="1" w:lastRow="1" w:firstColumn="1" w:lastColumn="1" w:noHBand="0" w:noVBand="0"/>
      </w:tblPr>
      <w:tblGrid>
        <w:gridCol w:w="9636"/>
      </w:tblGrid>
      <w:tr w:rsidR="004C221B" w:rsidRPr="00864102" w14:paraId="376AC421" w14:textId="77777777" w:rsidTr="004C221B">
        <w:trPr>
          <w:trHeight w:val="752"/>
        </w:trPr>
        <w:tc>
          <w:tcPr>
            <w:tcW w:w="9636"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939BF3F" w14:textId="10C1BC9B" w:rsidR="004C221B" w:rsidRPr="00864102" w:rsidRDefault="00CE5ABB" w:rsidP="00E325EF">
            <w:pPr>
              <w:tabs>
                <w:tab w:val="left" w:pos="1740"/>
              </w:tabs>
            </w:pPr>
            <w:r w:rsidRPr="00CE5ABB">
              <w:t>Integrative fine-scale habitat suitability and metapopulation modelling for targeted Crown-of-Thorns Starfish management </w:t>
            </w:r>
          </w:p>
        </w:tc>
      </w:tr>
    </w:tbl>
    <w:p w14:paraId="6A670D54" w14:textId="1FCDA2EF" w:rsidR="004D1DDE" w:rsidRDefault="004D1DDE"/>
    <w:p w14:paraId="240FD206" w14:textId="126F5F54" w:rsidR="00656006" w:rsidRPr="00F944B9" w:rsidRDefault="00ED61A5" w:rsidP="00F944B9">
      <w:pPr>
        <w:pStyle w:val="Heading3"/>
        <w:rPr>
          <w:rStyle w:val="normaltextrun"/>
        </w:rPr>
      </w:pPr>
      <w:r w:rsidRPr="00F944B9">
        <w:t>1.</w:t>
      </w:r>
      <w:r w:rsidR="00CB19EF" w:rsidRPr="00F944B9">
        <w:t>2</w:t>
      </w:r>
      <w:r w:rsidRPr="00F944B9">
        <w:tab/>
      </w:r>
      <w:r w:rsidR="00956454" w:rsidRPr="00F944B9">
        <w:rPr>
          <w:rStyle w:val="normaltextrun"/>
        </w:rPr>
        <w:t>Project summary</w:t>
      </w:r>
    </w:p>
    <w:p w14:paraId="1460D0B5" w14:textId="054274F5" w:rsidR="00956454" w:rsidRPr="00CB19EF" w:rsidRDefault="0033334A" w:rsidP="00CB19EF">
      <w:pPr>
        <w:pStyle w:val="Tableheading"/>
        <w:rPr>
          <w:rFonts w:eastAsiaTheme="majorEastAsia" w:cstheme="majorBidi"/>
          <w:szCs w:val="26"/>
        </w:rPr>
      </w:pPr>
      <w:r w:rsidRPr="0033334A">
        <w:rPr>
          <w:rFonts w:ascii="Arial" w:eastAsiaTheme="majorEastAsia" w:hAnsi="Arial" w:cs="Arial"/>
          <w:i/>
          <w:iCs/>
          <w:sz w:val="22"/>
          <w:szCs w:val="22"/>
        </w:rPr>
        <w:t xml:space="preserve">Provide a summary of </w:t>
      </w:r>
      <w:r w:rsidR="009E4595">
        <w:rPr>
          <w:rFonts w:ascii="Arial" w:eastAsiaTheme="majorEastAsia" w:hAnsi="Arial" w:cs="Arial"/>
          <w:i/>
          <w:iCs/>
          <w:sz w:val="22"/>
          <w:szCs w:val="22"/>
        </w:rPr>
        <w:t>the</w:t>
      </w:r>
      <w:r w:rsidRPr="0033334A">
        <w:rPr>
          <w:rFonts w:ascii="Arial" w:eastAsiaTheme="majorEastAsia" w:hAnsi="Arial" w:cs="Arial"/>
          <w:i/>
          <w:iCs/>
          <w:sz w:val="22"/>
          <w:szCs w:val="22"/>
        </w:rPr>
        <w:t xml:space="preserve"> project</w:t>
      </w:r>
      <w:r w:rsidR="00B85337">
        <w:rPr>
          <w:rFonts w:ascii="Arial" w:eastAsiaTheme="majorEastAsia" w:hAnsi="Arial" w:cs="Arial"/>
          <w:i/>
          <w:iCs/>
          <w:sz w:val="22"/>
          <w:szCs w:val="22"/>
        </w:rPr>
        <w:t>.</w:t>
      </w:r>
      <w:r w:rsidRPr="0033334A">
        <w:rPr>
          <w:rFonts w:ascii="Arial" w:eastAsiaTheme="majorEastAsia" w:hAnsi="Arial" w:cs="Arial"/>
          <w:i/>
          <w:iCs/>
          <w:sz w:val="22"/>
          <w:szCs w:val="22"/>
        </w:rPr>
        <w:t xml:space="preserve"> (50 words maximum</w:t>
      </w:r>
      <w:r w:rsidR="00AD148B">
        <w:rPr>
          <w:rFonts w:ascii="Arial" w:eastAsiaTheme="majorEastAsia" w:hAnsi="Arial" w:cs="Arial"/>
          <w:i/>
          <w:iCs/>
          <w:sz w:val="22"/>
          <w:szCs w:val="22"/>
        </w:rPr>
        <w:t>)</w:t>
      </w:r>
    </w:p>
    <w:tbl>
      <w:tblPr>
        <w:tblStyle w:val="TableGrid"/>
        <w:tblW w:w="9662"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shd w:val="clear" w:color="auto" w:fill="E6E6E6"/>
        <w:tblLook w:val="01E0" w:firstRow="1" w:lastRow="1" w:firstColumn="1" w:lastColumn="1" w:noHBand="0" w:noVBand="0"/>
      </w:tblPr>
      <w:tblGrid>
        <w:gridCol w:w="9662"/>
      </w:tblGrid>
      <w:tr w:rsidR="0033334A" w:rsidRPr="00864102" w14:paraId="79194C38" w14:textId="329E1A98" w:rsidTr="00E325EF">
        <w:trPr>
          <w:trHeight w:val="1976"/>
        </w:trPr>
        <w:tc>
          <w:tcPr>
            <w:tcW w:w="966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31BE906" w14:textId="77777777" w:rsidR="0033334A" w:rsidRPr="00864102" w:rsidRDefault="0033334A"/>
          <w:p w14:paraId="5FC4347C" w14:textId="7BE700B9" w:rsidR="0033334A" w:rsidRDefault="00CE5ABB">
            <w:r w:rsidRPr="00CE5ABB">
              <w:t>To improve operational efficiency and standardise surveillance by developing fine-scale predictive habitat suitability models for Crown-of-Thorns Starfish (COTS), and by prototyping a fine-scale metapopulation model underpinned by new sub-scale connectivity networks. Leveraging fine-scale observation, habitat and connectivity data, these models will allow critical management decisions to be explored at an operational (i.e., sub-reef) scale. </w:t>
            </w:r>
          </w:p>
          <w:p w14:paraId="051E5E6E" w14:textId="77777777" w:rsidR="0033334A" w:rsidRPr="00864102" w:rsidRDefault="0033334A"/>
        </w:tc>
      </w:tr>
    </w:tbl>
    <w:p w14:paraId="02583108" w14:textId="77777777" w:rsidR="00C7603F" w:rsidRDefault="00C7603F" w:rsidP="00956454">
      <w:pPr>
        <w:pStyle w:val="paragraph"/>
        <w:spacing w:before="0" w:beforeAutospacing="0" w:after="0" w:afterAutospacing="0"/>
        <w:textAlignment w:val="baseline"/>
        <w:rPr>
          <w:rStyle w:val="eop"/>
          <w:rFonts w:ascii="Arial" w:hAnsi="Arial" w:cs="Arial"/>
          <w:sz w:val="22"/>
          <w:szCs w:val="22"/>
        </w:rPr>
      </w:pPr>
    </w:p>
    <w:p w14:paraId="632036AE" w14:textId="61047645" w:rsidR="006B2A1B" w:rsidRPr="005B2B27" w:rsidRDefault="006B2A1B" w:rsidP="00F944B9">
      <w:pPr>
        <w:pStyle w:val="Heading3"/>
      </w:pPr>
      <w:r w:rsidRPr="005B2B27">
        <w:rPr>
          <w:rStyle w:val="normaltextrun"/>
        </w:rPr>
        <w:t>1.3 Nominated Personnel </w:t>
      </w:r>
    </w:p>
    <w:p w14:paraId="65DEAB91" w14:textId="77777777" w:rsidR="006B2A1B" w:rsidRPr="00D26739" w:rsidRDefault="006B2A1B" w:rsidP="006B2A1B">
      <w:pPr>
        <w:pStyle w:val="paragraph"/>
        <w:spacing w:before="0" w:beforeAutospacing="0" w:after="0" w:afterAutospacing="0"/>
        <w:textAlignment w:val="baseline"/>
        <w:rPr>
          <w:rStyle w:val="normaltextrun"/>
          <w:rFonts w:ascii="Arial" w:eastAsiaTheme="majorEastAsia" w:hAnsi="Arial" w:cs="Arial"/>
          <w:i/>
          <w:iCs/>
          <w:color w:val="000000"/>
          <w:sz w:val="22"/>
          <w:szCs w:val="22"/>
          <w:lang w:eastAsia="ja-JP"/>
        </w:rPr>
      </w:pPr>
      <w:r w:rsidRPr="00D26739">
        <w:rPr>
          <w:rStyle w:val="normaltextrun"/>
          <w:rFonts w:ascii="Arial" w:eastAsiaTheme="majorEastAsia" w:hAnsi="Arial" w:cs="Arial"/>
          <w:i/>
          <w:iCs/>
          <w:color w:val="000000"/>
          <w:sz w:val="22"/>
          <w:szCs w:val="22"/>
          <w:lang w:eastAsia="ja-JP"/>
        </w:rPr>
        <w:t xml:space="preserve">List all personnel who will be involved and their role in project delivery (e.g. lead, co-investigator, research assistant). Add additional rows if necessary. Use ‘TBD’ for name if personnel </w:t>
      </w:r>
      <w:proofErr w:type="gramStart"/>
      <w:r w:rsidRPr="00D26739">
        <w:rPr>
          <w:rStyle w:val="normaltextrun"/>
          <w:rFonts w:ascii="Arial" w:eastAsiaTheme="majorEastAsia" w:hAnsi="Arial" w:cs="Arial"/>
          <w:i/>
          <w:iCs/>
          <w:color w:val="000000"/>
          <w:sz w:val="22"/>
          <w:szCs w:val="22"/>
          <w:lang w:eastAsia="ja-JP"/>
        </w:rPr>
        <w:t>is</w:t>
      </w:r>
      <w:proofErr w:type="gramEnd"/>
      <w:r w:rsidRPr="00D26739">
        <w:rPr>
          <w:rStyle w:val="normaltextrun"/>
          <w:rFonts w:ascii="Arial" w:eastAsiaTheme="majorEastAsia" w:hAnsi="Arial" w:cs="Arial"/>
          <w:i/>
          <w:iCs/>
          <w:color w:val="000000"/>
          <w:sz w:val="22"/>
          <w:szCs w:val="22"/>
          <w:lang w:eastAsia="ja-JP"/>
        </w:rPr>
        <w:t xml:space="preserve"> still to be recruited.</w:t>
      </w:r>
    </w:p>
    <w:p w14:paraId="2A68CB45" w14:textId="77777777" w:rsidR="006B2A1B" w:rsidRPr="00D26739" w:rsidRDefault="006B2A1B" w:rsidP="006B2A1B">
      <w:pPr>
        <w:pStyle w:val="paragraph"/>
        <w:spacing w:before="0" w:beforeAutospacing="0" w:after="0" w:afterAutospacing="0"/>
        <w:textAlignment w:val="baseline"/>
        <w:rPr>
          <w:rStyle w:val="normaltextrun"/>
          <w:rFonts w:ascii="Arial" w:eastAsiaTheme="majorEastAsia" w:hAnsi="Arial" w:cs="Arial"/>
          <w:i/>
          <w:iCs/>
          <w:color w:val="000000"/>
          <w:sz w:val="22"/>
          <w:szCs w:val="22"/>
          <w:lang w:eastAsia="ja-JP"/>
        </w:rPr>
      </w:pP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7"/>
        <w:gridCol w:w="1948"/>
        <w:gridCol w:w="5459"/>
      </w:tblGrid>
      <w:tr w:rsidR="000A1EAF" w:rsidRPr="000A1EAF" w14:paraId="44A0B375" w14:textId="77777777" w:rsidTr="000A1EAF">
        <w:trPr>
          <w:trHeight w:val="300"/>
        </w:trPr>
        <w:tc>
          <w:tcPr>
            <w:tcW w:w="1937" w:type="dxa"/>
            <w:tcBorders>
              <w:top w:val="single" w:sz="6" w:space="0" w:color="auto"/>
              <w:left w:val="single" w:sz="6" w:space="0" w:color="auto"/>
              <w:bottom w:val="single" w:sz="6" w:space="0" w:color="auto"/>
              <w:right w:val="single" w:sz="6" w:space="0" w:color="auto"/>
            </w:tcBorders>
            <w:shd w:val="clear" w:color="auto" w:fill="BDD6EE"/>
            <w:hideMark/>
          </w:tcPr>
          <w:p w14:paraId="59F9DE92" w14:textId="77777777" w:rsidR="000A1EAF" w:rsidRPr="000A1EAF" w:rsidRDefault="000A1EAF" w:rsidP="000A1EAF">
            <w:pPr>
              <w:keepNext/>
              <w:spacing w:before="60" w:after="60"/>
              <w:rPr>
                <w:rFonts w:eastAsiaTheme="majorEastAsia" w:cs="Arial"/>
                <w:b/>
                <w:sz w:val="20"/>
                <w:szCs w:val="20"/>
                <w:lang w:eastAsia="en-AU"/>
              </w:rPr>
            </w:pPr>
            <w:r w:rsidRPr="000A1EAF">
              <w:rPr>
                <w:rFonts w:eastAsiaTheme="majorEastAsia" w:cs="Arial"/>
                <w:b/>
                <w:bCs/>
                <w:sz w:val="20"/>
                <w:szCs w:val="20"/>
                <w:lang w:eastAsia="en-AU"/>
              </w:rPr>
              <w:t>Name</w:t>
            </w:r>
            <w:r w:rsidRPr="000A1EAF">
              <w:rPr>
                <w:rFonts w:eastAsiaTheme="majorEastAsia" w:cs="Arial"/>
                <w:b/>
                <w:sz w:val="20"/>
                <w:szCs w:val="20"/>
                <w:lang w:eastAsia="en-AU"/>
              </w:rPr>
              <w:t> </w:t>
            </w:r>
          </w:p>
        </w:tc>
        <w:tc>
          <w:tcPr>
            <w:tcW w:w="1948" w:type="dxa"/>
            <w:tcBorders>
              <w:top w:val="single" w:sz="6" w:space="0" w:color="auto"/>
              <w:left w:val="single" w:sz="6" w:space="0" w:color="auto"/>
              <w:bottom w:val="single" w:sz="6" w:space="0" w:color="auto"/>
              <w:right w:val="single" w:sz="6" w:space="0" w:color="auto"/>
            </w:tcBorders>
            <w:shd w:val="clear" w:color="auto" w:fill="BDD6EE"/>
            <w:hideMark/>
          </w:tcPr>
          <w:p w14:paraId="61DC7E66" w14:textId="77777777" w:rsidR="000A1EAF" w:rsidRPr="000A1EAF" w:rsidRDefault="000A1EAF" w:rsidP="000A1EAF">
            <w:pPr>
              <w:keepNext/>
              <w:spacing w:before="60" w:after="60"/>
              <w:rPr>
                <w:rFonts w:eastAsiaTheme="majorEastAsia" w:cs="Arial"/>
                <w:b/>
                <w:sz w:val="20"/>
                <w:szCs w:val="20"/>
                <w:lang w:eastAsia="en-AU"/>
              </w:rPr>
            </w:pPr>
            <w:r w:rsidRPr="000A1EAF">
              <w:rPr>
                <w:rFonts w:eastAsiaTheme="majorEastAsia" w:cs="Arial"/>
                <w:b/>
                <w:bCs/>
                <w:sz w:val="20"/>
                <w:szCs w:val="20"/>
                <w:lang w:eastAsia="en-AU"/>
              </w:rPr>
              <w:t>Organisation</w:t>
            </w:r>
            <w:r w:rsidRPr="000A1EAF">
              <w:rPr>
                <w:rFonts w:eastAsiaTheme="majorEastAsia" w:cs="Arial"/>
                <w:b/>
                <w:sz w:val="20"/>
                <w:szCs w:val="20"/>
                <w:lang w:eastAsia="en-AU"/>
              </w:rPr>
              <w:t> </w:t>
            </w:r>
          </w:p>
        </w:tc>
        <w:tc>
          <w:tcPr>
            <w:tcW w:w="5459" w:type="dxa"/>
            <w:tcBorders>
              <w:top w:val="single" w:sz="6" w:space="0" w:color="auto"/>
              <w:left w:val="single" w:sz="6" w:space="0" w:color="auto"/>
              <w:bottom w:val="single" w:sz="6" w:space="0" w:color="auto"/>
              <w:right w:val="single" w:sz="6" w:space="0" w:color="auto"/>
            </w:tcBorders>
            <w:shd w:val="clear" w:color="auto" w:fill="BDD6EE"/>
            <w:hideMark/>
          </w:tcPr>
          <w:p w14:paraId="62E9F674" w14:textId="77777777" w:rsidR="000A1EAF" w:rsidRPr="000A1EAF" w:rsidRDefault="000A1EAF" w:rsidP="000A1EAF">
            <w:pPr>
              <w:keepNext/>
              <w:spacing w:before="60" w:after="60"/>
              <w:rPr>
                <w:rFonts w:eastAsiaTheme="majorEastAsia" w:cs="Arial"/>
                <w:b/>
                <w:sz w:val="20"/>
                <w:szCs w:val="20"/>
                <w:lang w:eastAsia="en-AU"/>
              </w:rPr>
            </w:pPr>
            <w:r w:rsidRPr="000A1EAF">
              <w:rPr>
                <w:rFonts w:eastAsiaTheme="majorEastAsia" w:cs="Arial"/>
                <w:b/>
                <w:bCs/>
                <w:sz w:val="20"/>
                <w:szCs w:val="20"/>
                <w:lang w:eastAsia="en-AU"/>
              </w:rPr>
              <w:t>Project role &amp; expertise</w:t>
            </w:r>
            <w:r w:rsidRPr="000A1EAF">
              <w:rPr>
                <w:rFonts w:eastAsiaTheme="majorEastAsia" w:cs="Arial"/>
                <w:b/>
                <w:sz w:val="20"/>
                <w:szCs w:val="20"/>
                <w:lang w:eastAsia="en-AU"/>
              </w:rPr>
              <w:t> </w:t>
            </w:r>
          </w:p>
        </w:tc>
      </w:tr>
      <w:tr w:rsidR="000A1EAF" w:rsidRPr="000A1EAF" w14:paraId="57E40B13" w14:textId="77777777" w:rsidTr="000A1EAF">
        <w:trPr>
          <w:trHeight w:val="300"/>
        </w:trPr>
        <w:tc>
          <w:tcPr>
            <w:tcW w:w="1937" w:type="dxa"/>
            <w:tcBorders>
              <w:top w:val="single" w:sz="6" w:space="0" w:color="auto"/>
              <w:left w:val="single" w:sz="6" w:space="0" w:color="auto"/>
              <w:bottom w:val="single" w:sz="6" w:space="0" w:color="auto"/>
              <w:right w:val="single" w:sz="6" w:space="0" w:color="auto"/>
            </w:tcBorders>
            <w:hideMark/>
          </w:tcPr>
          <w:p w14:paraId="641157E2" w14:textId="77777777" w:rsidR="000A1EAF" w:rsidRPr="000A1EAF" w:rsidRDefault="000A1EAF" w:rsidP="000A1EAF">
            <w:pPr>
              <w:keepNext/>
              <w:spacing w:before="60" w:after="60"/>
              <w:rPr>
                <w:rFonts w:eastAsiaTheme="majorEastAsia" w:cs="Arial"/>
                <w:b/>
                <w:sz w:val="20"/>
                <w:szCs w:val="20"/>
                <w:lang w:eastAsia="en-AU"/>
              </w:rPr>
            </w:pPr>
            <w:r w:rsidRPr="000A1EAF">
              <w:rPr>
                <w:rFonts w:eastAsiaTheme="majorEastAsia" w:cs="Arial"/>
                <w:b/>
                <w:sz w:val="20"/>
                <w:szCs w:val="20"/>
                <w:lang w:eastAsia="en-AU"/>
              </w:rPr>
              <w:t>Samuel Matthews </w:t>
            </w:r>
          </w:p>
        </w:tc>
        <w:tc>
          <w:tcPr>
            <w:tcW w:w="1948" w:type="dxa"/>
            <w:tcBorders>
              <w:top w:val="single" w:sz="6" w:space="0" w:color="auto"/>
              <w:left w:val="single" w:sz="6" w:space="0" w:color="auto"/>
              <w:bottom w:val="single" w:sz="6" w:space="0" w:color="auto"/>
              <w:right w:val="single" w:sz="6" w:space="0" w:color="auto"/>
            </w:tcBorders>
            <w:hideMark/>
          </w:tcPr>
          <w:p w14:paraId="086564C7" w14:textId="77777777" w:rsidR="000A1EAF" w:rsidRPr="000A1EAF" w:rsidRDefault="000A1EAF" w:rsidP="000A1EAF">
            <w:pPr>
              <w:keepNext/>
              <w:spacing w:before="60" w:after="60"/>
              <w:rPr>
                <w:rFonts w:eastAsiaTheme="majorEastAsia" w:cs="Arial"/>
                <w:bCs/>
                <w:sz w:val="20"/>
                <w:szCs w:val="20"/>
                <w:lang w:eastAsia="en-AU"/>
              </w:rPr>
            </w:pPr>
            <w:r w:rsidRPr="000A1EAF">
              <w:rPr>
                <w:rFonts w:eastAsiaTheme="majorEastAsia" w:cs="Arial"/>
                <w:bCs/>
                <w:sz w:val="20"/>
                <w:szCs w:val="20"/>
                <w:lang w:eastAsia="en-AU"/>
              </w:rPr>
              <w:t>AIMS </w:t>
            </w:r>
          </w:p>
        </w:tc>
        <w:tc>
          <w:tcPr>
            <w:tcW w:w="5459" w:type="dxa"/>
            <w:tcBorders>
              <w:top w:val="single" w:sz="6" w:space="0" w:color="auto"/>
              <w:left w:val="single" w:sz="6" w:space="0" w:color="auto"/>
              <w:bottom w:val="single" w:sz="6" w:space="0" w:color="auto"/>
              <w:right w:val="single" w:sz="6" w:space="0" w:color="auto"/>
            </w:tcBorders>
            <w:hideMark/>
          </w:tcPr>
          <w:p w14:paraId="34D7DA72" w14:textId="77777777" w:rsidR="000A1EAF" w:rsidRPr="000A1EAF" w:rsidRDefault="000A1EAF" w:rsidP="000A1EAF">
            <w:pPr>
              <w:keepNext/>
              <w:spacing w:before="60" w:after="60"/>
              <w:rPr>
                <w:rFonts w:eastAsiaTheme="majorEastAsia" w:cs="Arial"/>
                <w:bCs/>
                <w:sz w:val="20"/>
                <w:szCs w:val="20"/>
                <w:lang w:eastAsia="en-AU"/>
              </w:rPr>
            </w:pPr>
            <w:r w:rsidRPr="000A1EAF">
              <w:rPr>
                <w:rFonts w:eastAsiaTheme="majorEastAsia" w:cs="Arial"/>
                <w:bCs/>
                <w:sz w:val="20"/>
                <w:szCs w:val="20"/>
                <w:lang w:eastAsia="en-AU"/>
              </w:rPr>
              <w:t>Project lead; COTS decision support expert; developer of COTS Control Dashboards </w:t>
            </w:r>
          </w:p>
        </w:tc>
      </w:tr>
      <w:tr w:rsidR="000A1EAF" w:rsidRPr="000A1EAF" w14:paraId="619B968A" w14:textId="77777777" w:rsidTr="000A1EAF">
        <w:trPr>
          <w:trHeight w:val="300"/>
        </w:trPr>
        <w:tc>
          <w:tcPr>
            <w:tcW w:w="1937" w:type="dxa"/>
            <w:tcBorders>
              <w:top w:val="single" w:sz="6" w:space="0" w:color="auto"/>
              <w:left w:val="single" w:sz="6" w:space="0" w:color="auto"/>
              <w:bottom w:val="single" w:sz="6" w:space="0" w:color="auto"/>
              <w:right w:val="single" w:sz="6" w:space="0" w:color="auto"/>
            </w:tcBorders>
            <w:hideMark/>
          </w:tcPr>
          <w:p w14:paraId="6289B290" w14:textId="77777777" w:rsidR="000A1EAF" w:rsidRPr="000A1EAF" w:rsidRDefault="000A1EAF" w:rsidP="000A1EAF">
            <w:pPr>
              <w:keepNext/>
              <w:spacing w:before="60" w:after="60"/>
              <w:rPr>
                <w:rFonts w:eastAsiaTheme="majorEastAsia" w:cs="Arial"/>
                <w:b/>
                <w:sz w:val="20"/>
                <w:szCs w:val="20"/>
                <w:lang w:eastAsia="en-AU"/>
              </w:rPr>
            </w:pPr>
            <w:r w:rsidRPr="000A1EAF">
              <w:rPr>
                <w:rFonts w:eastAsiaTheme="majorEastAsia" w:cs="Arial"/>
                <w:b/>
                <w:sz w:val="20"/>
                <w:szCs w:val="20"/>
                <w:lang w:eastAsia="en-AU"/>
              </w:rPr>
              <w:t>Dr. Takuya Iwanaga </w:t>
            </w:r>
          </w:p>
        </w:tc>
        <w:tc>
          <w:tcPr>
            <w:tcW w:w="1948" w:type="dxa"/>
            <w:tcBorders>
              <w:top w:val="single" w:sz="6" w:space="0" w:color="auto"/>
              <w:left w:val="single" w:sz="6" w:space="0" w:color="auto"/>
              <w:bottom w:val="single" w:sz="6" w:space="0" w:color="auto"/>
              <w:right w:val="single" w:sz="6" w:space="0" w:color="auto"/>
            </w:tcBorders>
            <w:hideMark/>
          </w:tcPr>
          <w:p w14:paraId="57943646" w14:textId="77777777" w:rsidR="000A1EAF" w:rsidRPr="000A1EAF" w:rsidRDefault="000A1EAF" w:rsidP="000A1EAF">
            <w:pPr>
              <w:keepNext/>
              <w:spacing w:before="60" w:after="60"/>
              <w:rPr>
                <w:rFonts w:eastAsiaTheme="majorEastAsia" w:cs="Arial"/>
                <w:bCs/>
                <w:sz w:val="20"/>
                <w:szCs w:val="20"/>
                <w:lang w:eastAsia="en-AU"/>
              </w:rPr>
            </w:pPr>
            <w:r w:rsidRPr="000A1EAF">
              <w:rPr>
                <w:rFonts w:eastAsiaTheme="majorEastAsia" w:cs="Arial"/>
                <w:bCs/>
                <w:sz w:val="20"/>
                <w:szCs w:val="20"/>
                <w:lang w:eastAsia="en-AU"/>
              </w:rPr>
              <w:t>AIMS </w:t>
            </w:r>
          </w:p>
        </w:tc>
        <w:tc>
          <w:tcPr>
            <w:tcW w:w="5459" w:type="dxa"/>
            <w:tcBorders>
              <w:top w:val="single" w:sz="6" w:space="0" w:color="auto"/>
              <w:left w:val="single" w:sz="6" w:space="0" w:color="auto"/>
              <w:bottom w:val="single" w:sz="6" w:space="0" w:color="auto"/>
              <w:right w:val="single" w:sz="6" w:space="0" w:color="auto"/>
            </w:tcBorders>
            <w:hideMark/>
          </w:tcPr>
          <w:p w14:paraId="6BF2EDD9" w14:textId="77777777" w:rsidR="000A1EAF" w:rsidRPr="000A1EAF" w:rsidRDefault="000A1EAF" w:rsidP="000A1EAF">
            <w:pPr>
              <w:keepNext/>
              <w:spacing w:before="60" w:after="60"/>
              <w:rPr>
                <w:rFonts w:eastAsiaTheme="majorEastAsia" w:cs="Arial"/>
                <w:bCs/>
                <w:sz w:val="20"/>
                <w:szCs w:val="20"/>
                <w:lang w:eastAsia="en-AU"/>
              </w:rPr>
            </w:pPr>
            <w:r w:rsidRPr="000A1EAF">
              <w:rPr>
                <w:rFonts w:eastAsiaTheme="majorEastAsia" w:cs="Arial"/>
                <w:bCs/>
                <w:sz w:val="20"/>
                <w:szCs w:val="20"/>
                <w:lang w:eastAsia="en-AU"/>
              </w:rPr>
              <w:t>Decision scientist; expert in scalable, robust ecosystem modelling and sensitivity analysis </w:t>
            </w:r>
          </w:p>
        </w:tc>
      </w:tr>
      <w:tr w:rsidR="000A1EAF" w:rsidRPr="000A1EAF" w14:paraId="770E2258" w14:textId="77777777" w:rsidTr="000A1EAF">
        <w:trPr>
          <w:trHeight w:val="300"/>
        </w:trPr>
        <w:tc>
          <w:tcPr>
            <w:tcW w:w="1937" w:type="dxa"/>
            <w:tcBorders>
              <w:top w:val="single" w:sz="6" w:space="0" w:color="auto"/>
              <w:left w:val="single" w:sz="6" w:space="0" w:color="auto"/>
              <w:bottom w:val="single" w:sz="6" w:space="0" w:color="auto"/>
              <w:right w:val="single" w:sz="6" w:space="0" w:color="auto"/>
            </w:tcBorders>
            <w:hideMark/>
          </w:tcPr>
          <w:p w14:paraId="28EB1DF3" w14:textId="77777777" w:rsidR="000A1EAF" w:rsidRPr="000A1EAF" w:rsidRDefault="000A1EAF" w:rsidP="000A1EAF">
            <w:pPr>
              <w:keepNext/>
              <w:spacing w:before="60" w:after="60"/>
              <w:rPr>
                <w:rFonts w:eastAsiaTheme="majorEastAsia" w:cs="Arial"/>
                <w:b/>
                <w:sz w:val="20"/>
                <w:szCs w:val="20"/>
                <w:lang w:eastAsia="en-AU"/>
              </w:rPr>
            </w:pPr>
            <w:r w:rsidRPr="000A1EAF">
              <w:rPr>
                <w:rFonts w:eastAsiaTheme="majorEastAsia" w:cs="Arial"/>
                <w:b/>
                <w:sz w:val="20"/>
                <w:szCs w:val="20"/>
                <w:lang w:eastAsia="en-AU"/>
              </w:rPr>
              <w:t>Prof Mike Bode </w:t>
            </w:r>
          </w:p>
        </w:tc>
        <w:tc>
          <w:tcPr>
            <w:tcW w:w="1948" w:type="dxa"/>
            <w:tcBorders>
              <w:top w:val="single" w:sz="6" w:space="0" w:color="auto"/>
              <w:left w:val="single" w:sz="6" w:space="0" w:color="auto"/>
              <w:bottom w:val="single" w:sz="6" w:space="0" w:color="auto"/>
              <w:right w:val="single" w:sz="6" w:space="0" w:color="auto"/>
            </w:tcBorders>
            <w:hideMark/>
          </w:tcPr>
          <w:p w14:paraId="5EE8C9BE" w14:textId="77777777" w:rsidR="000A1EAF" w:rsidRPr="000A1EAF" w:rsidRDefault="000A1EAF" w:rsidP="000A1EAF">
            <w:pPr>
              <w:keepNext/>
              <w:spacing w:before="60" w:after="60"/>
              <w:rPr>
                <w:rFonts w:eastAsiaTheme="majorEastAsia" w:cs="Arial"/>
                <w:bCs/>
                <w:sz w:val="20"/>
                <w:szCs w:val="20"/>
                <w:lang w:eastAsia="en-AU"/>
              </w:rPr>
            </w:pPr>
            <w:r w:rsidRPr="000A1EAF">
              <w:rPr>
                <w:rFonts w:eastAsiaTheme="majorEastAsia" w:cs="Arial"/>
                <w:bCs/>
                <w:sz w:val="20"/>
                <w:szCs w:val="20"/>
                <w:lang w:eastAsia="en-AU"/>
              </w:rPr>
              <w:t>QUT </w:t>
            </w:r>
          </w:p>
        </w:tc>
        <w:tc>
          <w:tcPr>
            <w:tcW w:w="5459" w:type="dxa"/>
            <w:tcBorders>
              <w:top w:val="single" w:sz="6" w:space="0" w:color="auto"/>
              <w:left w:val="single" w:sz="6" w:space="0" w:color="auto"/>
              <w:bottom w:val="single" w:sz="6" w:space="0" w:color="auto"/>
              <w:right w:val="single" w:sz="6" w:space="0" w:color="auto"/>
            </w:tcBorders>
            <w:hideMark/>
          </w:tcPr>
          <w:p w14:paraId="23906F64" w14:textId="77777777" w:rsidR="000A1EAF" w:rsidRPr="000A1EAF" w:rsidRDefault="000A1EAF" w:rsidP="000A1EAF">
            <w:pPr>
              <w:keepNext/>
              <w:spacing w:before="60" w:after="60"/>
              <w:rPr>
                <w:rFonts w:eastAsiaTheme="majorEastAsia" w:cs="Arial"/>
                <w:bCs/>
                <w:sz w:val="20"/>
                <w:szCs w:val="20"/>
                <w:lang w:eastAsia="en-AU"/>
              </w:rPr>
            </w:pPr>
            <w:r w:rsidRPr="000A1EAF">
              <w:rPr>
                <w:rFonts w:eastAsiaTheme="majorEastAsia" w:cs="Arial"/>
                <w:bCs/>
                <w:sz w:val="20"/>
                <w:szCs w:val="20"/>
                <w:lang w:eastAsia="en-AU"/>
              </w:rPr>
              <w:t>Population modeller; expert in spatial ecological modelling and conservation planning </w:t>
            </w:r>
          </w:p>
        </w:tc>
      </w:tr>
      <w:tr w:rsidR="000A1EAF" w:rsidRPr="000A1EAF" w14:paraId="5B70F2FC" w14:textId="77777777" w:rsidTr="000A1EAF">
        <w:trPr>
          <w:trHeight w:val="300"/>
        </w:trPr>
        <w:tc>
          <w:tcPr>
            <w:tcW w:w="1937" w:type="dxa"/>
            <w:tcBorders>
              <w:top w:val="single" w:sz="6" w:space="0" w:color="auto"/>
              <w:left w:val="single" w:sz="6" w:space="0" w:color="auto"/>
              <w:bottom w:val="single" w:sz="6" w:space="0" w:color="auto"/>
              <w:right w:val="single" w:sz="6" w:space="0" w:color="auto"/>
            </w:tcBorders>
            <w:hideMark/>
          </w:tcPr>
          <w:p w14:paraId="7448940F" w14:textId="77777777" w:rsidR="000A1EAF" w:rsidRPr="000A1EAF" w:rsidRDefault="000A1EAF" w:rsidP="000A1EAF">
            <w:pPr>
              <w:keepNext/>
              <w:spacing w:before="60" w:after="60"/>
              <w:rPr>
                <w:rFonts w:eastAsiaTheme="majorEastAsia" w:cs="Arial"/>
                <w:b/>
                <w:sz w:val="20"/>
                <w:szCs w:val="20"/>
                <w:lang w:eastAsia="en-AU"/>
              </w:rPr>
            </w:pPr>
            <w:r w:rsidRPr="000A1EAF">
              <w:rPr>
                <w:rFonts w:eastAsiaTheme="majorEastAsia" w:cs="Arial"/>
                <w:b/>
                <w:sz w:val="20"/>
                <w:szCs w:val="20"/>
                <w:lang w:eastAsia="en-AU"/>
              </w:rPr>
              <w:t>Owen Stewart </w:t>
            </w:r>
          </w:p>
        </w:tc>
        <w:tc>
          <w:tcPr>
            <w:tcW w:w="1948" w:type="dxa"/>
            <w:tcBorders>
              <w:top w:val="single" w:sz="6" w:space="0" w:color="auto"/>
              <w:left w:val="single" w:sz="6" w:space="0" w:color="auto"/>
              <w:bottom w:val="single" w:sz="6" w:space="0" w:color="auto"/>
              <w:right w:val="single" w:sz="6" w:space="0" w:color="auto"/>
            </w:tcBorders>
            <w:hideMark/>
          </w:tcPr>
          <w:p w14:paraId="1F64FAAA" w14:textId="77777777" w:rsidR="000A1EAF" w:rsidRPr="000A1EAF" w:rsidRDefault="000A1EAF" w:rsidP="000A1EAF">
            <w:pPr>
              <w:keepNext/>
              <w:spacing w:before="60" w:after="60"/>
              <w:rPr>
                <w:rFonts w:eastAsiaTheme="majorEastAsia" w:cs="Arial"/>
                <w:bCs/>
                <w:sz w:val="20"/>
                <w:szCs w:val="20"/>
                <w:lang w:eastAsia="en-AU"/>
              </w:rPr>
            </w:pPr>
            <w:r w:rsidRPr="000A1EAF">
              <w:rPr>
                <w:rFonts w:eastAsiaTheme="majorEastAsia" w:cs="Arial"/>
                <w:bCs/>
                <w:sz w:val="20"/>
                <w:szCs w:val="20"/>
                <w:lang w:eastAsia="en-AU"/>
              </w:rPr>
              <w:t>QUT </w:t>
            </w:r>
          </w:p>
        </w:tc>
        <w:tc>
          <w:tcPr>
            <w:tcW w:w="5459" w:type="dxa"/>
            <w:tcBorders>
              <w:top w:val="single" w:sz="6" w:space="0" w:color="auto"/>
              <w:left w:val="single" w:sz="6" w:space="0" w:color="auto"/>
              <w:bottom w:val="single" w:sz="6" w:space="0" w:color="auto"/>
              <w:right w:val="single" w:sz="6" w:space="0" w:color="auto"/>
            </w:tcBorders>
            <w:hideMark/>
          </w:tcPr>
          <w:p w14:paraId="7FF0FEEE" w14:textId="77777777" w:rsidR="000A1EAF" w:rsidRPr="000A1EAF" w:rsidRDefault="000A1EAF" w:rsidP="000A1EAF">
            <w:pPr>
              <w:keepNext/>
              <w:spacing w:before="60" w:after="60"/>
              <w:rPr>
                <w:rFonts w:eastAsiaTheme="majorEastAsia" w:cs="Arial"/>
                <w:bCs/>
                <w:sz w:val="20"/>
                <w:szCs w:val="20"/>
                <w:lang w:eastAsia="en-AU"/>
              </w:rPr>
            </w:pPr>
            <w:r w:rsidRPr="000A1EAF">
              <w:rPr>
                <w:rFonts w:eastAsiaTheme="majorEastAsia" w:cs="Arial"/>
                <w:bCs/>
                <w:sz w:val="20"/>
                <w:szCs w:val="20"/>
                <w:lang w:eastAsia="en-AU"/>
              </w:rPr>
              <w:t>Reef-scale modeller; contributes to integration and validation of modelling frameworks </w:t>
            </w:r>
          </w:p>
        </w:tc>
      </w:tr>
      <w:tr w:rsidR="000A1EAF" w:rsidRPr="000A1EAF" w14:paraId="66AFE454" w14:textId="77777777" w:rsidTr="000A1EAF">
        <w:trPr>
          <w:trHeight w:val="300"/>
        </w:trPr>
        <w:tc>
          <w:tcPr>
            <w:tcW w:w="1937" w:type="dxa"/>
            <w:tcBorders>
              <w:top w:val="single" w:sz="6" w:space="0" w:color="auto"/>
              <w:left w:val="single" w:sz="6" w:space="0" w:color="auto"/>
              <w:bottom w:val="single" w:sz="6" w:space="0" w:color="auto"/>
              <w:right w:val="single" w:sz="6" w:space="0" w:color="auto"/>
            </w:tcBorders>
            <w:hideMark/>
          </w:tcPr>
          <w:p w14:paraId="17269793" w14:textId="77777777" w:rsidR="000A1EAF" w:rsidRPr="000A1EAF" w:rsidRDefault="000A1EAF" w:rsidP="000A1EAF">
            <w:pPr>
              <w:keepNext/>
              <w:spacing w:before="60" w:after="60"/>
              <w:rPr>
                <w:rFonts w:eastAsiaTheme="majorEastAsia" w:cs="Arial"/>
                <w:b/>
                <w:sz w:val="20"/>
                <w:szCs w:val="20"/>
                <w:lang w:eastAsia="en-AU"/>
              </w:rPr>
            </w:pPr>
            <w:r w:rsidRPr="000A1EAF">
              <w:rPr>
                <w:rFonts w:eastAsiaTheme="majorEastAsia" w:cs="Arial"/>
                <w:b/>
                <w:sz w:val="20"/>
                <w:szCs w:val="20"/>
                <w:lang w:eastAsia="en-AU"/>
              </w:rPr>
              <w:t>Dr. Severine Choukroun </w:t>
            </w:r>
          </w:p>
        </w:tc>
        <w:tc>
          <w:tcPr>
            <w:tcW w:w="1948" w:type="dxa"/>
            <w:tcBorders>
              <w:top w:val="single" w:sz="6" w:space="0" w:color="auto"/>
              <w:left w:val="single" w:sz="6" w:space="0" w:color="auto"/>
              <w:bottom w:val="single" w:sz="6" w:space="0" w:color="auto"/>
              <w:right w:val="single" w:sz="6" w:space="0" w:color="auto"/>
            </w:tcBorders>
            <w:hideMark/>
          </w:tcPr>
          <w:p w14:paraId="3E9196B4" w14:textId="77777777" w:rsidR="000A1EAF" w:rsidRPr="000A1EAF" w:rsidRDefault="000A1EAF" w:rsidP="000A1EAF">
            <w:pPr>
              <w:keepNext/>
              <w:spacing w:before="60" w:after="60"/>
              <w:rPr>
                <w:rFonts w:eastAsiaTheme="majorEastAsia" w:cs="Arial"/>
                <w:bCs/>
                <w:sz w:val="20"/>
                <w:szCs w:val="20"/>
                <w:lang w:eastAsia="en-AU"/>
              </w:rPr>
            </w:pPr>
            <w:r w:rsidRPr="000A1EAF">
              <w:rPr>
                <w:rFonts w:eastAsiaTheme="majorEastAsia" w:cs="Arial"/>
                <w:bCs/>
                <w:sz w:val="20"/>
                <w:szCs w:val="20"/>
                <w:lang w:eastAsia="en-AU"/>
              </w:rPr>
              <w:t>JCU </w:t>
            </w:r>
          </w:p>
        </w:tc>
        <w:tc>
          <w:tcPr>
            <w:tcW w:w="5459" w:type="dxa"/>
            <w:tcBorders>
              <w:top w:val="single" w:sz="6" w:space="0" w:color="auto"/>
              <w:left w:val="single" w:sz="6" w:space="0" w:color="auto"/>
              <w:bottom w:val="single" w:sz="6" w:space="0" w:color="auto"/>
              <w:right w:val="single" w:sz="6" w:space="0" w:color="auto"/>
            </w:tcBorders>
            <w:hideMark/>
          </w:tcPr>
          <w:p w14:paraId="724F48FC" w14:textId="77777777" w:rsidR="000A1EAF" w:rsidRPr="000A1EAF" w:rsidRDefault="000A1EAF" w:rsidP="000A1EAF">
            <w:pPr>
              <w:keepNext/>
              <w:spacing w:before="60" w:after="60"/>
              <w:rPr>
                <w:rFonts w:eastAsiaTheme="majorEastAsia" w:cs="Arial"/>
                <w:bCs/>
                <w:sz w:val="20"/>
                <w:szCs w:val="20"/>
                <w:lang w:eastAsia="en-AU"/>
              </w:rPr>
            </w:pPr>
            <w:r w:rsidRPr="000A1EAF">
              <w:rPr>
                <w:rFonts w:eastAsiaTheme="majorEastAsia" w:cs="Arial"/>
                <w:bCs/>
                <w:sz w:val="20"/>
                <w:szCs w:val="20"/>
                <w:lang w:eastAsia="en-AU"/>
              </w:rPr>
              <w:t>Connectivity modeller; leads development of fine-scale larval dispersal networks </w:t>
            </w:r>
          </w:p>
        </w:tc>
      </w:tr>
      <w:tr w:rsidR="000A1EAF" w:rsidRPr="000A1EAF" w14:paraId="059ABCEC" w14:textId="77777777" w:rsidTr="000A1EAF">
        <w:trPr>
          <w:trHeight w:val="300"/>
        </w:trPr>
        <w:tc>
          <w:tcPr>
            <w:tcW w:w="1937" w:type="dxa"/>
            <w:tcBorders>
              <w:top w:val="single" w:sz="6" w:space="0" w:color="auto"/>
              <w:left w:val="single" w:sz="6" w:space="0" w:color="auto"/>
              <w:bottom w:val="single" w:sz="6" w:space="0" w:color="auto"/>
              <w:right w:val="single" w:sz="6" w:space="0" w:color="auto"/>
            </w:tcBorders>
            <w:hideMark/>
          </w:tcPr>
          <w:p w14:paraId="04D7633B" w14:textId="77777777" w:rsidR="000A1EAF" w:rsidRPr="000A1EAF" w:rsidRDefault="000A1EAF" w:rsidP="000A1EAF">
            <w:pPr>
              <w:keepNext/>
              <w:spacing w:before="60" w:after="60"/>
              <w:rPr>
                <w:rFonts w:eastAsiaTheme="majorEastAsia" w:cs="Arial"/>
                <w:b/>
                <w:sz w:val="20"/>
                <w:szCs w:val="20"/>
                <w:lang w:eastAsia="en-AU"/>
              </w:rPr>
            </w:pPr>
            <w:r w:rsidRPr="000A1EAF">
              <w:rPr>
                <w:rFonts w:eastAsiaTheme="majorEastAsia" w:cs="Arial"/>
                <w:b/>
                <w:sz w:val="20"/>
                <w:szCs w:val="20"/>
                <w:lang w:eastAsia="en-AU"/>
              </w:rPr>
              <w:t>Bridget Beesley </w:t>
            </w:r>
          </w:p>
        </w:tc>
        <w:tc>
          <w:tcPr>
            <w:tcW w:w="1948" w:type="dxa"/>
            <w:tcBorders>
              <w:top w:val="single" w:sz="6" w:space="0" w:color="auto"/>
              <w:left w:val="single" w:sz="6" w:space="0" w:color="auto"/>
              <w:bottom w:val="single" w:sz="6" w:space="0" w:color="auto"/>
              <w:right w:val="single" w:sz="6" w:space="0" w:color="auto"/>
            </w:tcBorders>
            <w:hideMark/>
          </w:tcPr>
          <w:p w14:paraId="56067372" w14:textId="77777777" w:rsidR="000A1EAF" w:rsidRPr="000A1EAF" w:rsidRDefault="000A1EAF" w:rsidP="000A1EAF">
            <w:pPr>
              <w:keepNext/>
              <w:spacing w:before="60" w:after="60"/>
              <w:rPr>
                <w:rFonts w:eastAsiaTheme="majorEastAsia" w:cs="Arial"/>
                <w:bCs/>
                <w:sz w:val="20"/>
                <w:szCs w:val="20"/>
                <w:lang w:eastAsia="en-AU"/>
              </w:rPr>
            </w:pPr>
            <w:r w:rsidRPr="000A1EAF">
              <w:rPr>
                <w:rFonts w:eastAsiaTheme="majorEastAsia" w:cs="Arial"/>
                <w:bCs/>
                <w:sz w:val="20"/>
                <w:szCs w:val="20"/>
                <w:lang w:eastAsia="en-AU"/>
              </w:rPr>
              <w:t>AIMS </w:t>
            </w:r>
          </w:p>
        </w:tc>
        <w:tc>
          <w:tcPr>
            <w:tcW w:w="5459" w:type="dxa"/>
            <w:tcBorders>
              <w:top w:val="single" w:sz="6" w:space="0" w:color="auto"/>
              <w:left w:val="single" w:sz="6" w:space="0" w:color="auto"/>
              <w:bottom w:val="single" w:sz="6" w:space="0" w:color="auto"/>
              <w:right w:val="single" w:sz="6" w:space="0" w:color="auto"/>
            </w:tcBorders>
            <w:hideMark/>
          </w:tcPr>
          <w:p w14:paraId="5087D247" w14:textId="77777777" w:rsidR="000A1EAF" w:rsidRPr="000A1EAF" w:rsidRDefault="000A1EAF" w:rsidP="000A1EAF">
            <w:pPr>
              <w:keepNext/>
              <w:spacing w:before="60" w:after="60"/>
              <w:rPr>
                <w:rFonts w:eastAsiaTheme="majorEastAsia" w:cs="Arial"/>
                <w:bCs/>
                <w:sz w:val="20"/>
                <w:szCs w:val="20"/>
                <w:lang w:eastAsia="en-AU"/>
              </w:rPr>
            </w:pPr>
            <w:r w:rsidRPr="000A1EAF">
              <w:rPr>
                <w:rFonts w:eastAsiaTheme="majorEastAsia" w:cs="Arial"/>
                <w:bCs/>
                <w:sz w:val="20"/>
                <w:szCs w:val="20"/>
                <w:lang w:eastAsia="en-AU"/>
              </w:rPr>
              <w:t>GIS and spatial data specialist; prepares high-quality maps for field and operational use </w:t>
            </w:r>
          </w:p>
        </w:tc>
      </w:tr>
      <w:tr w:rsidR="000A1EAF" w:rsidRPr="000A1EAF" w14:paraId="3B6B2A31" w14:textId="77777777" w:rsidTr="000A1EAF">
        <w:trPr>
          <w:trHeight w:val="300"/>
        </w:trPr>
        <w:tc>
          <w:tcPr>
            <w:tcW w:w="1937" w:type="dxa"/>
            <w:tcBorders>
              <w:top w:val="single" w:sz="6" w:space="0" w:color="auto"/>
              <w:left w:val="single" w:sz="6" w:space="0" w:color="auto"/>
              <w:bottom w:val="single" w:sz="6" w:space="0" w:color="auto"/>
              <w:right w:val="single" w:sz="6" w:space="0" w:color="auto"/>
            </w:tcBorders>
            <w:hideMark/>
          </w:tcPr>
          <w:p w14:paraId="1C4E5605" w14:textId="77777777" w:rsidR="000A1EAF" w:rsidRPr="000A1EAF" w:rsidRDefault="000A1EAF" w:rsidP="000A1EAF">
            <w:pPr>
              <w:keepNext/>
              <w:spacing w:before="60" w:after="60"/>
              <w:rPr>
                <w:rFonts w:eastAsiaTheme="majorEastAsia" w:cs="Arial"/>
                <w:b/>
                <w:sz w:val="20"/>
                <w:szCs w:val="20"/>
                <w:lang w:eastAsia="en-AU"/>
              </w:rPr>
            </w:pPr>
            <w:r w:rsidRPr="000A1EAF">
              <w:rPr>
                <w:rFonts w:eastAsiaTheme="majorEastAsia" w:cs="Arial"/>
                <w:b/>
                <w:sz w:val="20"/>
                <w:szCs w:val="20"/>
                <w:lang w:eastAsia="en-AU"/>
              </w:rPr>
              <w:t>Jennifer Wilmes / Isobel Ryan </w:t>
            </w:r>
          </w:p>
        </w:tc>
        <w:tc>
          <w:tcPr>
            <w:tcW w:w="1948" w:type="dxa"/>
            <w:tcBorders>
              <w:top w:val="single" w:sz="6" w:space="0" w:color="auto"/>
              <w:left w:val="single" w:sz="6" w:space="0" w:color="auto"/>
              <w:bottom w:val="single" w:sz="6" w:space="0" w:color="auto"/>
              <w:right w:val="single" w:sz="6" w:space="0" w:color="auto"/>
            </w:tcBorders>
            <w:hideMark/>
          </w:tcPr>
          <w:p w14:paraId="0446BEB5" w14:textId="77777777" w:rsidR="000A1EAF" w:rsidRPr="000A1EAF" w:rsidRDefault="000A1EAF" w:rsidP="000A1EAF">
            <w:pPr>
              <w:keepNext/>
              <w:spacing w:before="60" w:after="60"/>
              <w:rPr>
                <w:rFonts w:eastAsiaTheme="majorEastAsia" w:cs="Arial"/>
                <w:bCs/>
                <w:sz w:val="20"/>
                <w:szCs w:val="20"/>
                <w:lang w:eastAsia="en-AU"/>
              </w:rPr>
            </w:pPr>
            <w:r w:rsidRPr="000A1EAF">
              <w:rPr>
                <w:rFonts w:eastAsiaTheme="majorEastAsia" w:cs="Arial"/>
                <w:bCs/>
                <w:sz w:val="20"/>
                <w:szCs w:val="20"/>
                <w:lang w:eastAsia="en-AU"/>
              </w:rPr>
              <w:t>GBRMPA </w:t>
            </w:r>
          </w:p>
        </w:tc>
        <w:tc>
          <w:tcPr>
            <w:tcW w:w="5459" w:type="dxa"/>
            <w:tcBorders>
              <w:top w:val="single" w:sz="6" w:space="0" w:color="auto"/>
              <w:left w:val="single" w:sz="6" w:space="0" w:color="auto"/>
              <w:bottom w:val="single" w:sz="6" w:space="0" w:color="auto"/>
              <w:right w:val="single" w:sz="6" w:space="0" w:color="auto"/>
            </w:tcBorders>
            <w:hideMark/>
          </w:tcPr>
          <w:p w14:paraId="290EE4C5" w14:textId="77777777" w:rsidR="000A1EAF" w:rsidRPr="000A1EAF" w:rsidRDefault="000A1EAF" w:rsidP="000A1EAF">
            <w:pPr>
              <w:keepNext/>
              <w:spacing w:before="60" w:after="60"/>
              <w:rPr>
                <w:rFonts w:eastAsiaTheme="majorEastAsia" w:cs="Arial"/>
                <w:bCs/>
                <w:sz w:val="20"/>
                <w:szCs w:val="20"/>
                <w:lang w:eastAsia="en-AU"/>
              </w:rPr>
            </w:pPr>
            <w:r w:rsidRPr="000A1EAF">
              <w:rPr>
                <w:rFonts w:eastAsiaTheme="majorEastAsia" w:cs="Arial"/>
                <w:bCs/>
                <w:sz w:val="20"/>
                <w:szCs w:val="20"/>
                <w:lang w:eastAsia="en-AU"/>
              </w:rPr>
              <w:t>Stakeholder liaison and operational integration support for GBRMPA </w:t>
            </w:r>
          </w:p>
        </w:tc>
      </w:tr>
    </w:tbl>
    <w:p w14:paraId="209122B7" w14:textId="77777777" w:rsidR="006B2A1B" w:rsidRPr="00D26739" w:rsidRDefault="006B2A1B" w:rsidP="006B2A1B">
      <w:pPr>
        <w:pStyle w:val="paragraph"/>
        <w:spacing w:before="0" w:beforeAutospacing="0" w:after="0" w:afterAutospacing="0"/>
        <w:textAlignment w:val="baseline"/>
        <w:rPr>
          <w:rStyle w:val="eop"/>
          <w:rFonts w:ascii="Arial" w:hAnsi="Arial" w:cs="Arial"/>
          <w:sz w:val="22"/>
          <w:szCs w:val="22"/>
        </w:rPr>
      </w:pPr>
    </w:p>
    <w:p w14:paraId="7AED875D" w14:textId="4A539ABA" w:rsidR="006B2A1B" w:rsidRPr="00D26739" w:rsidRDefault="006B2A1B" w:rsidP="006B2A1B">
      <w:pPr>
        <w:rPr>
          <w:rFonts w:cs="Arial"/>
          <w:i/>
          <w:iCs/>
        </w:rPr>
      </w:pPr>
      <w:r w:rsidRPr="00D26739">
        <w:rPr>
          <w:rFonts w:cs="Arial"/>
          <w:i/>
          <w:iCs/>
        </w:rPr>
        <w:lastRenderedPageBreak/>
        <w:t>Summarise how the team will work together to deliver the project</w:t>
      </w:r>
      <w:r w:rsidR="00287F46" w:rsidRPr="00D26739">
        <w:rPr>
          <w:rFonts w:cs="Arial"/>
          <w:i/>
          <w:iCs/>
        </w:rPr>
        <w:t>. Highlight any cross-disciplinary or multi-institutional collaborations.</w:t>
      </w:r>
    </w:p>
    <w:tbl>
      <w:tblPr>
        <w:tblStyle w:val="TableGrid"/>
        <w:tblW w:w="0" w:type="auto"/>
        <w:tblLook w:val="04A0" w:firstRow="1" w:lastRow="0" w:firstColumn="1" w:lastColumn="0" w:noHBand="0" w:noVBand="1"/>
      </w:tblPr>
      <w:tblGrid>
        <w:gridCol w:w="9628"/>
      </w:tblGrid>
      <w:tr w:rsidR="006B2A1B" w:rsidRPr="00D26739" w14:paraId="4D18E147" w14:textId="77777777">
        <w:tc>
          <w:tcPr>
            <w:tcW w:w="9628" w:type="dxa"/>
          </w:tcPr>
          <w:p w14:paraId="43BF05AD" w14:textId="77777777" w:rsidR="000A1EAF" w:rsidRDefault="000A1EAF" w:rsidP="000A1EAF">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The project team comprises a cross-disciplinary group of experts spanning multiple leading institutions (AIMS, QUT, JCU, GBRMPA), each with a proven track record in delivering high-impact ecological modelling and decision-support projects relevant to Crown-of-Thorns Starfish (COTS) management.</w:t>
            </w:r>
            <w:r>
              <w:rPr>
                <w:rStyle w:val="eop"/>
                <w:rFonts w:ascii="Arial" w:hAnsi="Arial" w:cs="Arial"/>
                <w:sz w:val="22"/>
                <w:szCs w:val="22"/>
              </w:rPr>
              <w:t> </w:t>
            </w:r>
          </w:p>
          <w:p w14:paraId="1249882E" w14:textId="77777777" w:rsidR="000A1EAF" w:rsidRDefault="000A1EAF" w:rsidP="000A1EAF">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Samuel Matthews (AIMS), as Project Lead, brings over eight years of experience leading the design, development, and delivery of the GBR COTS Control Dashboards, currently the core operational decision-support system used by managers and contractors across the Marine Park. His unique insight into real-world operational needs ensures the project is tightly aligned with management priorities and feasible within existing workflows.</w:t>
            </w:r>
            <w:r>
              <w:rPr>
                <w:rStyle w:val="eop"/>
                <w:rFonts w:ascii="Arial" w:hAnsi="Arial" w:cs="Arial"/>
                <w:sz w:val="22"/>
                <w:szCs w:val="22"/>
              </w:rPr>
              <w:t> </w:t>
            </w:r>
          </w:p>
          <w:p w14:paraId="29FA0762" w14:textId="77777777" w:rsidR="000A1EAF" w:rsidRDefault="000A1EAF" w:rsidP="000A1EAF">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 xml:space="preserve">Dr. Takuya Iwanaga (AIMS) contributes advanced expertise in scalable, robust, and efficient ecosystem modelling. He has successfully delivered complex model implementations within ADRIA, </w:t>
            </w:r>
            <w:proofErr w:type="spellStart"/>
            <w:r>
              <w:rPr>
                <w:rStyle w:val="normaltextrun"/>
                <w:rFonts w:ascii="Arial" w:eastAsiaTheme="majorEastAsia" w:hAnsi="Arial" w:cs="Arial"/>
                <w:sz w:val="22"/>
                <w:szCs w:val="22"/>
              </w:rPr>
              <w:t>CoralBlox</w:t>
            </w:r>
            <w:proofErr w:type="spellEnd"/>
            <w:r>
              <w:rPr>
                <w:rStyle w:val="normaltextrun"/>
                <w:rFonts w:ascii="Arial" w:eastAsiaTheme="majorEastAsia" w:hAnsi="Arial" w:cs="Arial"/>
                <w:sz w:val="22"/>
                <w:szCs w:val="22"/>
              </w:rPr>
              <w:t xml:space="preserve"> and C-scape and integrations with </w:t>
            </w:r>
            <w:proofErr w:type="spellStart"/>
            <w:r>
              <w:rPr>
                <w:rStyle w:val="normaltextrun"/>
                <w:rFonts w:ascii="Arial" w:eastAsiaTheme="majorEastAsia" w:hAnsi="Arial" w:cs="Arial"/>
                <w:sz w:val="22"/>
                <w:szCs w:val="22"/>
              </w:rPr>
              <w:t>ReefMod</w:t>
            </w:r>
            <w:proofErr w:type="spellEnd"/>
            <w:r>
              <w:rPr>
                <w:rStyle w:val="normaltextrun"/>
                <w:rFonts w:ascii="Arial" w:eastAsiaTheme="majorEastAsia" w:hAnsi="Arial" w:cs="Arial"/>
                <w:sz w:val="22"/>
                <w:szCs w:val="22"/>
              </w:rPr>
              <w:t>, and is responsible for ensuring methodological rigor and computational efficiency.</w:t>
            </w:r>
            <w:r>
              <w:rPr>
                <w:rStyle w:val="eop"/>
                <w:rFonts w:ascii="Arial" w:hAnsi="Arial" w:cs="Arial"/>
                <w:sz w:val="22"/>
                <w:szCs w:val="22"/>
              </w:rPr>
              <w:t> </w:t>
            </w:r>
          </w:p>
          <w:p w14:paraId="77F9F6B1" w14:textId="77777777" w:rsidR="000A1EAF" w:rsidRDefault="000A1EAF" w:rsidP="000A1EAF">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Professor Mike Bode and Owen Stewart (QUT) are leaders in reef-scale and spatial ecological modelling, particularly with respect to COTS. Their involvement ensures conceptual alignment with ongoing modelling initiatives and enables integration of outputs into broader regional frameworks. Moreover, Mike Bode is a thought leader in conservation management ensuring our approaches align with best practice and emerging trends. Their involvement fosters coordination across programs and strengthens the project’s scientific foundation.</w:t>
            </w:r>
            <w:r>
              <w:rPr>
                <w:rStyle w:val="eop"/>
                <w:rFonts w:ascii="Arial" w:hAnsi="Arial" w:cs="Arial"/>
                <w:sz w:val="22"/>
                <w:szCs w:val="22"/>
              </w:rPr>
              <w:t> </w:t>
            </w:r>
          </w:p>
          <w:p w14:paraId="4B79D811" w14:textId="77777777" w:rsidR="000A1EAF" w:rsidRDefault="000A1EAF" w:rsidP="000A1EAF">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Dr. Severine Choukroun (JCU) is a leading expert in hydrodynamic and larval connectivity modelling for the GBR and is responsible for generating fine-scale larval dispersal networks tailored for COTS biology. These networks underpin the metapopulation modelling component.</w:t>
            </w:r>
            <w:r>
              <w:rPr>
                <w:rStyle w:val="eop"/>
                <w:rFonts w:ascii="Arial" w:hAnsi="Arial" w:cs="Arial"/>
                <w:sz w:val="22"/>
                <w:szCs w:val="22"/>
              </w:rPr>
              <w:t> </w:t>
            </w:r>
          </w:p>
          <w:p w14:paraId="1C62D015" w14:textId="77777777" w:rsidR="000A1EAF" w:rsidRDefault="000A1EAF" w:rsidP="000A1EAF">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Bridget Beesley (AIMS) provides critical GIS and spatial analysis expertise, ensuring high-quality outputs are operationalised through mapping platforms such as the GBRMPA ESRI Field Maps app.</w:t>
            </w:r>
            <w:r>
              <w:rPr>
                <w:rStyle w:val="eop"/>
                <w:rFonts w:ascii="Arial" w:hAnsi="Arial" w:cs="Arial"/>
                <w:sz w:val="22"/>
                <w:szCs w:val="22"/>
              </w:rPr>
              <w:t> </w:t>
            </w:r>
          </w:p>
          <w:p w14:paraId="15D5692F" w14:textId="77777777" w:rsidR="000A1EAF" w:rsidRDefault="000A1EAF" w:rsidP="000A1EAF">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Jennifer Wilmes and Isobel Ryan (GBRMPA) provide strategic and analytical input and ensure alignment with reef management planning processes and analytical tools (Dashboards), enhancing the likelihood of uptake and real-world application of project outcomes.</w:t>
            </w:r>
            <w:r>
              <w:rPr>
                <w:rStyle w:val="eop"/>
                <w:rFonts w:ascii="Arial" w:hAnsi="Arial" w:cs="Arial"/>
                <w:sz w:val="22"/>
                <w:szCs w:val="22"/>
              </w:rPr>
              <w:t> </w:t>
            </w:r>
          </w:p>
          <w:p w14:paraId="438D99B0" w14:textId="5E2C3323" w:rsidR="00552D4D" w:rsidRPr="000A1EAF" w:rsidRDefault="000A1EAF" w:rsidP="000A1EAF">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This multidisciplinary, multi-institutional collaboration ensures successful delivery and long-term impact.</w:t>
            </w:r>
            <w:r>
              <w:rPr>
                <w:rStyle w:val="eop"/>
                <w:rFonts w:ascii="Arial" w:hAnsi="Arial" w:cs="Arial"/>
                <w:sz w:val="22"/>
                <w:szCs w:val="22"/>
              </w:rPr>
              <w:t> </w:t>
            </w:r>
          </w:p>
          <w:p w14:paraId="4A2373A8" w14:textId="77777777" w:rsidR="006B2A1B" w:rsidRPr="00D26739" w:rsidRDefault="006B2A1B">
            <w:pPr>
              <w:rPr>
                <w:rFonts w:cs="Arial"/>
                <w:szCs w:val="22"/>
              </w:rPr>
            </w:pPr>
          </w:p>
        </w:tc>
      </w:tr>
    </w:tbl>
    <w:p w14:paraId="4F764519" w14:textId="77777777" w:rsidR="006B2A1B" w:rsidRDefault="006B2A1B" w:rsidP="00956454">
      <w:pPr>
        <w:pStyle w:val="paragraph"/>
        <w:spacing w:before="0" w:beforeAutospacing="0" w:after="0" w:afterAutospacing="0"/>
        <w:textAlignment w:val="baseline"/>
        <w:rPr>
          <w:rStyle w:val="eop"/>
          <w:rFonts w:ascii="Arial" w:hAnsi="Arial" w:cs="Arial"/>
          <w:sz w:val="22"/>
          <w:szCs w:val="22"/>
        </w:rPr>
      </w:pPr>
    </w:p>
    <w:p w14:paraId="159A7FA9" w14:textId="77777777" w:rsidR="006B2A1B" w:rsidRDefault="006B2A1B" w:rsidP="00956454">
      <w:pPr>
        <w:pStyle w:val="paragraph"/>
        <w:spacing w:before="0" w:beforeAutospacing="0" w:after="0" w:afterAutospacing="0"/>
        <w:textAlignment w:val="baseline"/>
        <w:rPr>
          <w:rStyle w:val="eop"/>
          <w:rFonts w:ascii="Arial" w:hAnsi="Arial" w:cs="Arial"/>
          <w:sz w:val="22"/>
          <w:szCs w:val="22"/>
        </w:rPr>
      </w:pPr>
    </w:p>
    <w:p w14:paraId="1BA3BD48" w14:textId="424234C9" w:rsidR="00461C74" w:rsidRDefault="00461C74" w:rsidP="00F406C7">
      <w:pPr>
        <w:pStyle w:val="Style1"/>
        <w:rPr>
          <w:b/>
        </w:rPr>
      </w:pPr>
      <w:r>
        <w:t>2</w:t>
      </w:r>
      <w:r w:rsidRPr="00630E6A">
        <w:tab/>
      </w:r>
      <w:r>
        <w:t xml:space="preserve">Objectives </w:t>
      </w:r>
      <w:r w:rsidR="0033334A">
        <w:t xml:space="preserve">and Activities </w:t>
      </w:r>
    </w:p>
    <w:p w14:paraId="6A7D2CAB" w14:textId="77777777" w:rsidR="00461C74" w:rsidRDefault="00461C74" w:rsidP="00956454">
      <w:pPr>
        <w:pStyle w:val="paragraph"/>
        <w:spacing w:before="0" w:beforeAutospacing="0" w:after="0" w:afterAutospacing="0"/>
        <w:textAlignment w:val="baseline"/>
        <w:rPr>
          <w:rStyle w:val="eop"/>
          <w:rFonts w:ascii="Arial" w:hAnsi="Arial" w:cs="Arial"/>
          <w:sz w:val="22"/>
          <w:szCs w:val="22"/>
        </w:rPr>
      </w:pPr>
    </w:p>
    <w:p w14:paraId="4E378540" w14:textId="1A36D4AA" w:rsidR="0052126B" w:rsidRPr="00F944B9" w:rsidRDefault="0033334A" w:rsidP="00F944B9">
      <w:pPr>
        <w:pStyle w:val="Heading3"/>
        <w:rPr>
          <w:rStyle w:val="normaltextrun"/>
        </w:rPr>
      </w:pPr>
      <w:r w:rsidRPr="00F944B9">
        <w:t xml:space="preserve">2.1 </w:t>
      </w:r>
      <w:r w:rsidRPr="00F944B9">
        <w:tab/>
      </w:r>
      <w:r w:rsidR="0052126B" w:rsidRPr="00F944B9">
        <w:rPr>
          <w:rStyle w:val="normaltextrun"/>
        </w:rPr>
        <w:t xml:space="preserve">Objectives </w:t>
      </w:r>
    </w:p>
    <w:p w14:paraId="40740DA2" w14:textId="78E14E07" w:rsidR="0052126B" w:rsidRPr="00D26739" w:rsidRDefault="0052126B" w:rsidP="0033334A">
      <w:pPr>
        <w:pStyle w:val="paragraph"/>
        <w:spacing w:before="160" w:beforeAutospacing="0" w:after="160" w:afterAutospacing="0"/>
        <w:textAlignment w:val="baseline"/>
        <w:rPr>
          <w:rStyle w:val="normaltextrun"/>
          <w:rFonts w:ascii="Arial" w:eastAsiaTheme="majorEastAsia" w:hAnsi="Arial" w:cs="Arial"/>
          <w:i/>
          <w:iCs/>
          <w:sz w:val="22"/>
          <w:szCs w:val="22"/>
        </w:rPr>
      </w:pPr>
      <w:r w:rsidRPr="00D26739">
        <w:rPr>
          <w:rStyle w:val="normaltextrun"/>
          <w:rFonts w:ascii="Arial" w:eastAsiaTheme="majorEastAsia" w:hAnsi="Arial" w:cs="Arial"/>
          <w:i/>
          <w:iCs/>
          <w:sz w:val="22"/>
          <w:szCs w:val="22"/>
        </w:rPr>
        <w:t xml:space="preserve">Tick </w:t>
      </w:r>
      <w:r w:rsidR="00E836FA" w:rsidRPr="00D26739">
        <w:rPr>
          <w:rStyle w:val="normaltextrun"/>
          <w:rFonts w:ascii="Arial" w:eastAsiaTheme="majorEastAsia" w:hAnsi="Arial" w:cs="Arial"/>
          <w:i/>
          <w:iCs/>
          <w:sz w:val="22"/>
          <w:szCs w:val="22"/>
        </w:rPr>
        <w:t>the</w:t>
      </w:r>
      <w:r w:rsidRPr="00D26739">
        <w:rPr>
          <w:rStyle w:val="normaltextrun"/>
          <w:rFonts w:ascii="Arial" w:eastAsiaTheme="majorEastAsia" w:hAnsi="Arial" w:cs="Arial"/>
          <w:i/>
          <w:iCs/>
          <w:sz w:val="22"/>
          <w:szCs w:val="22"/>
        </w:rPr>
        <w:t xml:space="preserve"> priority</w:t>
      </w:r>
      <w:r w:rsidR="00E836FA" w:rsidRPr="00D26739">
        <w:rPr>
          <w:rStyle w:val="normaltextrun"/>
          <w:rFonts w:ascii="Arial" w:eastAsiaTheme="majorEastAsia" w:hAnsi="Arial" w:cs="Arial"/>
          <w:i/>
          <w:iCs/>
          <w:sz w:val="22"/>
          <w:szCs w:val="22"/>
        </w:rPr>
        <w:t xml:space="preserve"> research</w:t>
      </w:r>
      <w:r w:rsidRPr="00D26739">
        <w:rPr>
          <w:rStyle w:val="normaltextrun"/>
          <w:rFonts w:ascii="Arial" w:eastAsiaTheme="majorEastAsia" w:hAnsi="Arial" w:cs="Arial"/>
          <w:i/>
          <w:iCs/>
          <w:sz w:val="22"/>
          <w:szCs w:val="22"/>
        </w:rPr>
        <w:t xml:space="preserve"> area</w:t>
      </w:r>
      <w:r w:rsidR="00E836FA" w:rsidRPr="00D26739">
        <w:rPr>
          <w:rStyle w:val="normaltextrun"/>
          <w:rFonts w:ascii="Arial" w:eastAsiaTheme="majorEastAsia" w:hAnsi="Arial" w:cs="Arial"/>
          <w:i/>
          <w:iCs/>
          <w:sz w:val="22"/>
          <w:szCs w:val="22"/>
        </w:rPr>
        <w:t>(s) this project supports</w:t>
      </w:r>
    </w:p>
    <w:tbl>
      <w:tblPr>
        <w:tblStyle w:val="TableGrid"/>
        <w:tblW w:w="9605" w:type="dxa"/>
        <w:tblLook w:val="04A0" w:firstRow="1" w:lastRow="0" w:firstColumn="1" w:lastColumn="0" w:noHBand="0" w:noVBand="1"/>
      </w:tblPr>
      <w:tblGrid>
        <w:gridCol w:w="1031"/>
        <w:gridCol w:w="2367"/>
        <w:gridCol w:w="6207"/>
      </w:tblGrid>
      <w:tr w:rsidR="00810379" w:rsidRPr="00D26739" w14:paraId="1C0A4E1B" w14:textId="6FA05293" w:rsidTr="007E1730">
        <w:trPr>
          <w:trHeight w:val="588"/>
        </w:trPr>
        <w:tc>
          <w:tcPr>
            <w:tcW w:w="1031" w:type="dxa"/>
            <w:shd w:val="clear" w:color="auto" w:fill="D9EFF8" w:themeFill="text2" w:themeFillTint="33"/>
          </w:tcPr>
          <w:p w14:paraId="7EABB283" w14:textId="03427453" w:rsidR="00810379" w:rsidRPr="008B3DA9" w:rsidRDefault="00810379" w:rsidP="00564D56">
            <w:pPr>
              <w:pStyle w:val="Bulletpoints"/>
              <w:rPr>
                <w:rStyle w:val="normaltextrun"/>
                <w:rFonts w:ascii="Arial" w:eastAsiaTheme="majorEastAsia" w:hAnsi="Arial" w:cs="Arial"/>
                <w:sz w:val="20"/>
                <w:szCs w:val="20"/>
                <w:lang w:eastAsia="ja-JP"/>
              </w:rPr>
            </w:pPr>
            <w:r w:rsidRPr="008B3DA9">
              <w:rPr>
                <w:rStyle w:val="normaltextrun"/>
                <w:rFonts w:ascii="Arial" w:eastAsiaTheme="majorEastAsia" w:hAnsi="Arial" w:cs="Arial"/>
                <w:b/>
                <w:bCs/>
                <w:sz w:val="20"/>
                <w:szCs w:val="20"/>
                <w:lang w:eastAsia="ja-JP"/>
              </w:rPr>
              <w:t>Tick if applies</w:t>
            </w:r>
          </w:p>
        </w:tc>
        <w:tc>
          <w:tcPr>
            <w:tcW w:w="2367" w:type="dxa"/>
            <w:shd w:val="clear" w:color="auto" w:fill="D9EFF8" w:themeFill="text2" w:themeFillTint="33"/>
          </w:tcPr>
          <w:p w14:paraId="5460AE44" w14:textId="6347EC88" w:rsidR="00810379" w:rsidRPr="008B3DA9" w:rsidRDefault="00810379" w:rsidP="00564D56">
            <w:pPr>
              <w:pStyle w:val="Bulletpoints"/>
              <w:rPr>
                <w:rStyle w:val="normaltextrun"/>
                <w:rFonts w:ascii="Arial" w:eastAsiaTheme="majorEastAsia" w:hAnsi="Arial" w:cs="Arial"/>
                <w:b/>
                <w:bCs/>
                <w:sz w:val="20"/>
                <w:szCs w:val="20"/>
                <w:lang w:eastAsia="ja-JP"/>
              </w:rPr>
            </w:pPr>
            <w:r w:rsidRPr="008B3DA9">
              <w:rPr>
                <w:rStyle w:val="normaltextrun"/>
                <w:rFonts w:ascii="Arial" w:eastAsiaTheme="majorEastAsia" w:hAnsi="Arial" w:cs="Arial"/>
                <w:b/>
                <w:bCs/>
                <w:sz w:val="20"/>
                <w:szCs w:val="20"/>
                <w:lang w:eastAsia="ja-JP"/>
              </w:rPr>
              <w:t xml:space="preserve">Priority </w:t>
            </w:r>
            <w:r w:rsidR="004F3FE4">
              <w:rPr>
                <w:rStyle w:val="normaltextrun"/>
                <w:rFonts w:ascii="Arial" w:eastAsiaTheme="majorEastAsia" w:hAnsi="Arial" w:cs="Arial"/>
                <w:b/>
                <w:bCs/>
                <w:sz w:val="20"/>
                <w:szCs w:val="20"/>
                <w:lang w:eastAsia="ja-JP"/>
              </w:rPr>
              <w:t xml:space="preserve">research </w:t>
            </w:r>
            <w:r w:rsidRPr="008B3DA9">
              <w:rPr>
                <w:rStyle w:val="normaltextrun"/>
                <w:rFonts w:ascii="Arial" w:eastAsiaTheme="majorEastAsia" w:hAnsi="Arial" w:cs="Arial"/>
                <w:b/>
                <w:bCs/>
                <w:sz w:val="20"/>
                <w:szCs w:val="20"/>
                <w:lang w:eastAsia="ja-JP"/>
              </w:rPr>
              <w:t xml:space="preserve">area </w:t>
            </w:r>
          </w:p>
        </w:tc>
        <w:tc>
          <w:tcPr>
            <w:tcW w:w="6207" w:type="dxa"/>
            <w:shd w:val="clear" w:color="auto" w:fill="D9EFF8" w:themeFill="text2" w:themeFillTint="33"/>
          </w:tcPr>
          <w:p w14:paraId="748CD0C7" w14:textId="1C1A81E6" w:rsidR="00810379" w:rsidRPr="008B3DA9" w:rsidRDefault="00810379" w:rsidP="00564D56">
            <w:pPr>
              <w:pStyle w:val="Bulletpoints"/>
              <w:rPr>
                <w:rStyle w:val="normaltextrun"/>
                <w:rFonts w:ascii="Arial" w:eastAsiaTheme="majorEastAsia" w:hAnsi="Arial" w:cs="Arial"/>
                <w:b/>
                <w:bCs/>
                <w:sz w:val="20"/>
                <w:szCs w:val="20"/>
                <w:lang w:eastAsia="ja-JP"/>
              </w:rPr>
            </w:pPr>
            <w:r w:rsidRPr="008B3DA9">
              <w:rPr>
                <w:rStyle w:val="normaltextrun"/>
                <w:rFonts w:ascii="Arial" w:eastAsiaTheme="majorEastAsia" w:hAnsi="Arial" w:cs="Arial"/>
                <w:b/>
                <w:bCs/>
                <w:sz w:val="20"/>
                <w:szCs w:val="20"/>
                <w:lang w:eastAsia="ja-JP"/>
              </w:rPr>
              <w:t xml:space="preserve">Details </w:t>
            </w:r>
          </w:p>
        </w:tc>
      </w:tr>
      <w:tr w:rsidR="00810379" w:rsidRPr="00D26739" w14:paraId="1DD5FDF9" w14:textId="032AD946" w:rsidTr="00810379">
        <w:trPr>
          <w:trHeight w:val="588"/>
        </w:trPr>
        <w:tc>
          <w:tcPr>
            <w:tcW w:w="1031" w:type="dxa"/>
          </w:tcPr>
          <w:p w14:paraId="62A4BCDB" w14:textId="444A49BB" w:rsidR="00810379" w:rsidRPr="00FA61B0" w:rsidRDefault="00CE5ABB" w:rsidP="002B0638">
            <w:pPr>
              <w:pStyle w:val="Bulletpoints"/>
              <w:jc w:val="center"/>
              <w:rPr>
                <w:rStyle w:val="normaltextrun"/>
                <w:rFonts w:ascii="Arial" w:eastAsiaTheme="majorEastAsia" w:hAnsi="Arial" w:cs="Arial"/>
                <w:sz w:val="36"/>
                <w:szCs w:val="36"/>
                <w:lang w:eastAsia="ja-JP"/>
              </w:rPr>
            </w:pPr>
            <w:r>
              <w:rPr>
                <w:rStyle w:val="normaltextrun"/>
                <w:rFonts w:ascii="Arial" w:eastAsiaTheme="majorEastAsia" w:hAnsi="Arial" w:cs="Arial"/>
                <w:sz w:val="36"/>
                <w:szCs w:val="36"/>
                <w:lang w:eastAsia="ja-JP"/>
              </w:rPr>
              <w:sym w:font="Wingdings" w:char="F0FE"/>
            </w:r>
          </w:p>
        </w:tc>
        <w:tc>
          <w:tcPr>
            <w:tcW w:w="2367" w:type="dxa"/>
          </w:tcPr>
          <w:p w14:paraId="426B6105" w14:textId="77777777" w:rsidR="00810379" w:rsidRPr="008B3DA9" w:rsidRDefault="00810379" w:rsidP="00564D56">
            <w:pPr>
              <w:pStyle w:val="Bulletpoints"/>
              <w:rPr>
                <w:rStyle w:val="normaltextrun"/>
                <w:rFonts w:ascii="Arial" w:eastAsiaTheme="majorEastAsia" w:hAnsi="Arial" w:cs="Arial"/>
                <w:sz w:val="20"/>
                <w:szCs w:val="20"/>
                <w:lang w:eastAsia="ja-JP"/>
              </w:rPr>
            </w:pPr>
            <w:r w:rsidRPr="008B3DA9">
              <w:rPr>
                <w:rStyle w:val="normaltextrun"/>
                <w:rFonts w:ascii="Arial" w:eastAsiaTheme="majorEastAsia" w:hAnsi="Arial" w:cs="Arial"/>
                <w:sz w:val="20"/>
                <w:szCs w:val="20"/>
                <w:lang w:eastAsia="ja-JP"/>
              </w:rPr>
              <w:t>Detection &amp; Monitoring</w:t>
            </w:r>
          </w:p>
          <w:p w14:paraId="1B18B49F" w14:textId="273CA1DD" w:rsidR="00810379" w:rsidRPr="008B3DA9" w:rsidRDefault="00810379" w:rsidP="00564D56">
            <w:pPr>
              <w:pStyle w:val="Bulletpoints"/>
              <w:rPr>
                <w:rStyle w:val="normaltextrun"/>
                <w:rFonts w:ascii="Arial" w:eastAsiaTheme="majorEastAsia" w:hAnsi="Arial" w:cs="Arial"/>
                <w:sz w:val="20"/>
                <w:szCs w:val="20"/>
                <w:lang w:eastAsia="ja-JP"/>
              </w:rPr>
            </w:pPr>
          </w:p>
        </w:tc>
        <w:tc>
          <w:tcPr>
            <w:tcW w:w="6207" w:type="dxa"/>
          </w:tcPr>
          <w:p w14:paraId="1DDDF43A" w14:textId="4C3DB466" w:rsidR="00810379" w:rsidRPr="008B3DA9" w:rsidRDefault="00810379" w:rsidP="00564D56">
            <w:pPr>
              <w:pStyle w:val="Bulletpoints"/>
              <w:rPr>
                <w:rStyle w:val="normaltextrun"/>
                <w:rFonts w:ascii="Arial" w:eastAsiaTheme="majorEastAsia" w:hAnsi="Arial" w:cs="Arial"/>
                <w:sz w:val="20"/>
                <w:szCs w:val="20"/>
                <w:lang w:eastAsia="ja-JP"/>
              </w:rPr>
            </w:pPr>
            <w:r w:rsidRPr="008B3DA9">
              <w:rPr>
                <w:rFonts w:ascii="Arial" w:eastAsiaTheme="majorEastAsia" w:hAnsi="Arial" w:cs="Arial"/>
                <w:sz w:val="20"/>
                <w:szCs w:val="20"/>
                <w:lang w:eastAsia="ja-JP"/>
              </w:rPr>
              <w:t>Research that advances development and operational deployment of tools and strategies that improve COTS, coral and co-benefit monitoring capabilities.</w:t>
            </w:r>
          </w:p>
        </w:tc>
      </w:tr>
      <w:tr w:rsidR="00810379" w:rsidRPr="00D26739" w14:paraId="44D138BF" w14:textId="17712194" w:rsidTr="00810379">
        <w:trPr>
          <w:trHeight w:val="604"/>
        </w:trPr>
        <w:sdt>
          <w:sdtPr>
            <w:rPr>
              <w:rStyle w:val="normaltextrun"/>
              <w:rFonts w:ascii="Arial" w:eastAsiaTheme="majorEastAsia" w:hAnsi="Arial" w:cs="Arial"/>
              <w:sz w:val="36"/>
              <w:szCs w:val="36"/>
              <w:lang w:eastAsia="ja-JP"/>
            </w:rPr>
            <w:id w:val="-359362871"/>
            <w14:checkbox>
              <w14:checked w14:val="0"/>
              <w14:checkedState w14:val="0052" w14:font="New Grotesk Square SIX"/>
              <w14:uncheckedState w14:val="2610" w14:font="MS Gothic"/>
            </w14:checkbox>
          </w:sdtPr>
          <w:sdtContent>
            <w:tc>
              <w:tcPr>
                <w:tcW w:w="1031" w:type="dxa"/>
              </w:tcPr>
              <w:p w14:paraId="357CF480" w14:textId="7E229385" w:rsidR="00810379" w:rsidRPr="00FA61B0" w:rsidRDefault="00810379" w:rsidP="002B0638">
                <w:pPr>
                  <w:pStyle w:val="Bulletpoints"/>
                  <w:jc w:val="center"/>
                  <w:rPr>
                    <w:rStyle w:val="normaltextrun"/>
                    <w:rFonts w:ascii="Arial" w:eastAsiaTheme="majorEastAsia" w:hAnsi="Arial" w:cs="Arial"/>
                    <w:sz w:val="36"/>
                    <w:szCs w:val="36"/>
                    <w:lang w:eastAsia="ja-JP"/>
                  </w:rPr>
                </w:pPr>
                <w:r w:rsidRPr="00FA61B0">
                  <w:rPr>
                    <w:rStyle w:val="normaltextrun"/>
                    <w:rFonts w:ascii="Segoe UI Symbol" w:eastAsia="MS Gothic" w:hAnsi="Segoe UI Symbol" w:cs="Segoe UI Symbol"/>
                    <w:sz w:val="36"/>
                    <w:szCs w:val="36"/>
                    <w:lang w:eastAsia="ja-JP"/>
                  </w:rPr>
                  <w:t>☐</w:t>
                </w:r>
              </w:p>
            </w:tc>
          </w:sdtContent>
        </w:sdt>
        <w:tc>
          <w:tcPr>
            <w:tcW w:w="2367" w:type="dxa"/>
          </w:tcPr>
          <w:p w14:paraId="4CD2B850" w14:textId="77777777" w:rsidR="00810379" w:rsidRPr="008B3DA9" w:rsidRDefault="00810379" w:rsidP="00564D56">
            <w:pPr>
              <w:pStyle w:val="Bulletpoints"/>
              <w:rPr>
                <w:rStyle w:val="normaltextrun"/>
                <w:rFonts w:ascii="Arial" w:eastAsiaTheme="majorEastAsia" w:hAnsi="Arial" w:cs="Arial"/>
                <w:sz w:val="20"/>
                <w:szCs w:val="20"/>
                <w:lang w:eastAsia="ja-JP"/>
              </w:rPr>
            </w:pPr>
            <w:r w:rsidRPr="008B3DA9">
              <w:rPr>
                <w:rStyle w:val="normaltextrun"/>
                <w:rFonts w:ascii="Arial" w:eastAsiaTheme="majorEastAsia" w:hAnsi="Arial" w:cs="Arial"/>
                <w:sz w:val="20"/>
                <w:szCs w:val="20"/>
                <w:lang w:eastAsia="ja-JP"/>
              </w:rPr>
              <w:t xml:space="preserve">Innovating Control Methods </w:t>
            </w:r>
          </w:p>
          <w:p w14:paraId="02EFCE7D" w14:textId="75E6207F" w:rsidR="00810379" w:rsidRPr="008B3DA9" w:rsidRDefault="00810379" w:rsidP="00564D56">
            <w:pPr>
              <w:pStyle w:val="Bulletpoints"/>
              <w:rPr>
                <w:rStyle w:val="normaltextrun"/>
                <w:rFonts w:ascii="Arial" w:eastAsiaTheme="majorEastAsia" w:hAnsi="Arial" w:cs="Arial"/>
                <w:sz w:val="20"/>
                <w:szCs w:val="20"/>
                <w:lang w:eastAsia="ja-JP"/>
              </w:rPr>
            </w:pPr>
          </w:p>
        </w:tc>
        <w:tc>
          <w:tcPr>
            <w:tcW w:w="6207" w:type="dxa"/>
          </w:tcPr>
          <w:p w14:paraId="6A21EA87" w14:textId="6329BE17" w:rsidR="00810379" w:rsidRPr="008B3DA9" w:rsidRDefault="00810379" w:rsidP="00564D56">
            <w:pPr>
              <w:pStyle w:val="Bulletpoints"/>
              <w:rPr>
                <w:rStyle w:val="normaltextrun"/>
                <w:rFonts w:ascii="Arial" w:eastAsiaTheme="majorEastAsia" w:hAnsi="Arial" w:cs="Arial"/>
                <w:sz w:val="20"/>
                <w:szCs w:val="20"/>
                <w:lang w:eastAsia="ja-JP"/>
              </w:rPr>
            </w:pPr>
            <w:r w:rsidRPr="008B3DA9">
              <w:rPr>
                <w:rFonts w:ascii="Arial" w:eastAsiaTheme="majorEastAsia" w:hAnsi="Arial" w:cs="Arial"/>
                <w:sz w:val="20"/>
                <w:szCs w:val="20"/>
                <w:lang w:eastAsia="ja-JP"/>
              </w:rPr>
              <w:t>Research that advances development of an expanded control toolbox to complement culling and/or address its limitations (e.g. depth, COTS life-history stage).</w:t>
            </w:r>
          </w:p>
        </w:tc>
      </w:tr>
      <w:tr w:rsidR="00810379" w:rsidRPr="00D26739" w14:paraId="5579232B" w14:textId="10746411" w:rsidTr="00810379">
        <w:trPr>
          <w:trHeight w:val="604"/>
        </w:trPr>
        <w:sdt>
          <w:sdtPr>
            <w:rPr>
              <w:rStyle w:val="normaltextrun"/>
              <w:rFonts w:ascii="Arial" w:eastAsiaTheme="majorEastAsia" w:hAnsi="Arial" w:cs="Arial"/>
              <w:sz w:val="36"/>
              <w:szCs w:val="36"/>
              <w:lang w:eastAsia="ja-JP"/>
            </w:rPr>
            <w:id w:val="1470245588"/>
            <w14:checkbox>
              <w14:checked w14:val="0"/>
              <w14:checkedState w14:val="0052" w14:font="New Grotesk Square SIX"/>
              <w14:uncheckedState w14:val="2610" w14:font="MS Gothic"/>
            </w14:checkbox>
          </w:sdtPr>
          <w:sdtContent>
            <w:tc>
              <w:tcPr>
                <w:tcW w:w="1031" w:type="dxa"/>
              </w:tcPr>
              <w:p w14:paraId="5F5F7B78" w14:textId="1460CCB1" w:rsidR="00810379" w:rsidRPr="00FA61B0" w:rsidRDefault="00810379" w:rsidP="002B0638">
                <w:pPr>
                  <w:pStyle w:val="Bulletpoints"/>
                  <w:jc w:val="center"/>
                  <w:rPr>
                    <w:rStyle w:val="normaltextrun"/>
                    <w:rFonts w:ascii="Arial" w:eastAsiaTheme="majorEastAsia" w:hAnsi="Arial" w:cs="Arial"/>
                    <w:sz w:val="36"/>
                    <w:szCs w:val="36"/>
                    <w:lang w:eastAsia="ja-JP"/>
                  </w:rPr>
                </w:pPr>
                <w:r w:rsidRPr="00FA61B0">
                  <w:rPr>
                    <w:rStyle w:val="normaltextrun"/>
                    <w:rFonts w:ascii="Segoe UI Symbol" w:eastAsia="MS Gothic" w:hAnsi="Segoe UI Symbol" w:cs="Segoe UI Symbol"/>
                    <w:sz w:val="36"/>
                    <w:szCs w:val="36"/>
                    <w:lang w:eastAsia="ja-JP"/>
                  </w:rPr>
                  <w:t>☐</w:t>
                </w:r>
              </w:p>
            </w:tc>
          </w:sdtContent>
        </w:sdt>
        <w:tc>
          <w:tcPr>
            <w:tcW w:w="2367" w:type="dxa"/>
          </w:tcPr>
          <w:p w14:paraId="2E3C81EB" w14:textId="1F2545B7" w:rsidR="00810379" w:rsidRPr="008B3DA9" w:rsidRDefault="00810379" w:rsidP="00564D56">
            <w:pPr>
              <w:pStyle w:val="Bulletpoints"/>
              <w:rPr>
                <w:rStyle w:val="normaltextrun"/>
                <w:rFonts w:ascii="Arial" w:eastAsiaTheme="majorEastAsia" w:hAnsi="Arial" w:cs="Arial"/>
                <w:sz w:val="20"/>
                <w:szCs w:val="20"/>
                <w:lang w:eastAsia="ja-JP"/>
              </w:rPr>
            </w:pPr>
            <w:r w:rsidRPr="008B3DA9">
              <w:rPr>
                <w:rStyle w:val="normaltextrun"/>
                <w:rFonts w:ascii="Arial" w:eastAsiaTheme="majorEastAsia" w:hAnsi="Arial" w:cs="Arial"/>
                <w:sz w:val="20"/>
                <w:szCs w:val="20"/>
                <w:lang w:eastAsia="ja-JP"/>
              </w:rPr>
              <w:t xml:space="preserve">COTS, Coral &amp; Climate Change  </w:t>
            </w:r>
          </w:p>
        </w:tc>
        <w:tc>
          <w:tcPr>
            <w:tcW w:w="6207" w:type="dxa"/>
          </w:tcPr>
          <w:p w14:paraId="5C2FA9D4" w14:textId="536E6873" w:rsidR="00810379" w:rsidRPr="008B3DA9" w:rsidRDefault="00810379" w:rsidP="00564D56">
            <w:pPr>
              <w:pStyle w:val="Bulletpoints"/>
              <w:rPr>
                <w:rStyle w:val="normaltextrun"/>
                <w:rFonts w:ascii="Arial" w:eastAsiaTheme="majorEastAsia" w:hAnsi="Arial" w:cs="Arial"/>
                <w:sz w:val="20"/>
                <w:szCs w:val="20"/>
                <w:lang w:eastAsia="ja-JP"/>
              </w:rPr>
            </w:pPr>
            <w:r w:rsidRPr="008B3DA9">
              <w:rPr>
                <w:rFonts w:ascii="Arial" w:eastAsiaTheme="majorEastAsia" w:hAnsi="Arial" w:cs="Arial"/>
                <w:sz w:val="20"/>
                <w:szCs w:val="20"/>
                <w:lang w:eastAsia="ja-JP"/>
              </w:rPr>
              <w:t>Research that generates new knowledge and improved capability to adapt COTS management to changing environmental conditions.</w:t>
            </w:r>
          </w:p>
        </w:tc>
      </w:tr>
      <w:tr w:rsidR="00810379" w:rsidRPr="00D26739" w14:paraId="66CAA35B" w14:textId="255751E2" w:rsidTr="00810379">
        <w:trPr>
          <w:trHeight w:val="588"/>
        </w:trPr>
        <w:tc>
          <w:tcPr>
            <w:tcW w:w="1031" w:type="dxa"/>
          </w:tcPr>
          <w:p w14:paraId="5AC74690" w14:textId="5B67203A" w:rsidR="00810379" w:rsidRPr="00FA61B0" w:rsidRDefault="00CE5ABB" w:rsidP="002B0638">
            <w:pPr>
              <w:pStyle w:val="Bulletpoints"/>
              <w:jc w:val="center"/>
              <w:rPr>
                <w:rStyle w:val="normaltextrun"/>
                <w:rFonts w:ascii="Arial" w:eastAsiaTheme="majorEastAsia" w:hAnsi="Arial" w:cs="Arial"/>
                <w:sz w:val="36"/>
                <w:szCs w:val="36"/>
                <w:lang w:eastAsia="ja-JP"/>
              </w:rPr>
            </w:pPr>
            <w:r>
              <w:rPr>
                <w:rStyle w:val="normaltextrun"/>
                <w:rFonts w:ascii="Arial" w:eastAsiaTheme="majorEastAsia" w:hAnsi="Arial" w:cs="Arial"/>
                <w:sz w:val="36"/>
                <w:szCs w:val="36"/>
                <w:lang w:eastAsia="ja-JP"/>
              </w:rPr>
              <w:sym w:font="Wingdings" w:char="F0FE"/>
            </w:r>
          </w:p>
        </w:tc>
        <w:tc>
          <w:tcPr>
            <w:tcW w:w="2367" w:type="dxa"/>
          </w:tcPr>
          <w:p w14:paraId="4F3AD070" w14:textId="77777777" w:rsidR="00810379" w:rsidRPr="008B3DA9" w:rsidRDefault="00810379" w:rsidP="00564D56">
            <w:pPr>
              <w:pStyle w:val="Bulletpoints"/>
              <w:rPr>
                <w:rStyle w:val="normaltextrun"/>
                <w:rFonts w:ascii="Arial" w:eastAsiaTheme="majorEastAsia" w:hAnsi="Arial" w:cs="Arial"/>
                <w:sz w:val="20"/>
                <w:szCs w:val="20"/>
                <w:lang w:eastAsia="ja-JP"/>
              </w:rPr>
            </w:pPr>
            <w:r w:rsidRPr="008B3DA9">
              <w:rPr>
                <w:rStyle w:val="normaltextrun"/>
                <w:rFonts w:ascii="Arial" w:eastAsiaTheme="majorEastAsia" w:hAnsi="Arial" w:cs="Arial"/>
                <w:sz w:val="20"/>
                <w:szCs w:val="20"/>
                <w:lang w:eastAsia="ja-JP"/>
              </w:rPr>
              <w:t xml:space="preserve">Decisions for Coral Resilience  </w:t>
            </w:r>
          </w:p>
          <w:p w14:paraId="3293AFC3" w14:textId="189A0571" w:rsidR="00810379" w:rsidRPr="008B3DA9" w:rsidRDefault="00810379" w:rsidP="00564D56">
            <w:pPr>
              <w:pStyle w:val="Bulletpoints"/>
              <w:rPr>
                <w:rStyle w:val="normaltextrun"/>
                <w:rFonts w:ascii="Arial" w:eastAsiaTheme="majorEastAsia" w:hAnsi="Arial" w:cs="Arial"/>
                <w:sz w:val="20"/>
                <w:szCs w:val="20"/>
                <w:lang w:eastAsia="ja-JP"/>
              </w:rPr>
            </w:pPr>
          </w:p>
        </w:tc>
        <w:tc>
          <w:tcPr>
            <w:tcW w:w="6207" w:type="dxa"/>
          </w:tcPr>
          <w:p w14:paraId="21ED1043" w14:textId="6C0D87B5" w:rsidR="00810379" w:rsidRPr="008B3DA9" w:rsidRDefault="00810379" w:rsidP="00564D56">
            <w:pPr>
              <w:pStyle w:val="Bulletpoints"/>
              <w:rPr>
                <w:rStyle w:val="normaltextrun"/>
                <w:rFonts w:ascii="Arial" w:eastAsiaTheme="majorEastAsia" w:hAnsi="Arial" w:cs="Arial"/>
                <w:sz w:val="20"/>
                <w:szCs w:val="20"/>
                <w:lang w:eastAsia="ja-JP"/>
              </w:rPr>
            </w:pPr>
            <w:r w:rsidRPr="008B3DA9">
              <w:rPr>
                <w:rFonts w:ascii="Arial" w:eastAsiaTheme="majorEastAsia" w:hAnsi="Arial" w:cs="Arial"/>
                <w:sz w:val="20"/>
                <w:szCs w:val="20"/>
                <w:lang w:eastAsia="ja-JP"/>
              </w:rPr>
              <w:lastRenderedPageBreak/>
              <w:t>Research that advances development and application of models and decision support tools that guide COTS Control Program strategic planning and tactical operations.</w:t>
            </w:r>
          </w:p>
        </w:tc>
      </w:tr>
    </w:tbl>
    <w:p w14:paraId="002DC9CB" w14:textId="59A560BA" w:rsidR="000F2E09" w:rsidRPr="00D26739" w:rsidRDefault="000F2E09" w:rsidP="000F2E09">
      <w:pPr>
        <w:pStyle w:val="NormalWeb"/>
        <w:rPr>
          <w:rFonts w:ascii="Arial" w:hAnsi="Arial" w:cs="Arial"/>
          <w:i/>
          <w:iCs/>
          <w:color w:val="000000"/>
          <w:sz w:val="22"/>
          <w:szCs w:val="22"/>
        </w:rPr>
      </w:pPr>
      <w:r w:rsidRPr="00D26739">
        <w:rPr>
          <w:rFonts w:ascii="Arial" w:hAnsi="Arial" w:cs="Arial"/>
          <w:i/>
          <w:iCs/>
          <w:color w:val="000000"/>
          <w:sz w:val="22"/>
          <w:szCs w:val="22"/>
        </w:rPr>
        <w:t xml:space="preserve">Explain the rationale for this project and how it addresses </w:t>
      </w:r>
      <w:r w:rsidR="00212605" w:rsidRPr="00D26739">
        <w:rPr>
          <w:rFonts w:ascii="Arial" w:hAnsi="Arial" w:cs="Arial"/>
          <w:i/>
          <w:iCs/>
          <w:color w:val="000000"/>
          <w:sz w:val="22"/>
          <w:szCs w:val="22"/>
        </w:rPr>
        <w:t xml:space="preserve">at least </w:t>
      </w:r>
      <w:r w:rsidRPr="00D26739">
        <w:rPr>
          <w:rFonts w:ascii="Arial" w:hAnsi="Arial" w:cs="Arial"/>
          <w:i/>
          <w:iCs/>
          <w:color w:val="000000"/>
          <w:sz w:val="22"/>
          <w:szCs w:val="22"/>
        </w:rPr>
        <w:t>one of the</w:t>
      </w:r>
      <w:r w:rsidR="00BD1F6A" w:rsidRPr="00D26739">
        <w:rPr>
          <w:rFonts w:ascii="Arial" w:hAnsi="Arial" w:cs="Arial"/>
          <w:i/>
          <w:iCs/>
          <w:color w:val="000000"/>
          <w:sz w:val="22"/>
          <w:szCs w:val="22"/>
        </w:rPr>
        <w:t xml:space="preserve"> </w:t>
      </w:r>
      <w:r w:rsidRPr="00D26739">
        <w:rPr>
          <w:rFonts w:ascii="Arial" w:hAnsi="Arial" w:cs="Arial"/>
          <w:i/>
          <w:iCs/>
          <w:color w:val="000000"/>
          <w:sz w:val="22"/>
          <w:szCs w:val="22"/>
        </w:rPr>
        <w:t>priority research areas (</w:t>
      </w:r>
      <w:r w:rsidR="005916EE" w:rsidRPr="00D26739">
        <w:rPr>
          <w:rFonts w:ascii="Arial" w:hAnsi="Arial" w:cs="Arial"/>
          <w:i/>
          <w:iCs/>
          <w:color w:val="000000"/>
          <w:sz w:val="22"/>
          <w:szCs w:val="22"/>
        </w:rPr>
        <w:t>Section 2.1</w:t>
      </w:r>
      <w:r w:rsidRPr="00D26739">
        <w:rPr>
          <w:rFonts w:ascii="Arial" w:hAnsi="Arial" w:cs="Arial"/>
          <w:i/>
          <w:iCs/>
          <w:color w:val="000000"/>
          <w:sz w:val="22"/>
          <w:szCs w:val="22"/>
        </w:rPr>
        <w:t xml:space="preserve">). </w:t>
      </w:r>
      <w:r w:rsidRPr="00D26739">
        <w:rPr>
          <w:rFonts w:ascii="Arial" w:hAnsi="Arial" w:cs="Arial"/>
          <w:b/>
          <w:bCs/>
          <w:i/>
          <w:iCs/>
          <w:color w:val="000000"/>
          <w:sz w:val="22"/>
          <w:szCs w:val="22"/>
        </w:rPr>
        <w:t>List the project’s specific objectives as bullet points</w:t>
      </w:r>
      <w:r w:rsidRPr="00D26739">
        <w:rPr>
          <w:rFonts w:ascii="Arial" w:hAnsi="Arial" w:cs="Arial"/>
          <w:i/>
          <w:iCs/>
          <w:color w:val="000000"/>
          <w:sz w:val="22"/>
          <w:szCs w:val="22"/>
        </w:rPr>
        <w:t xml:space="preserve">. If the project builds on research previously funded through CCIP, explain how this project advances knowledge and capability from previous investments. </w:t>
      </w:r>
    </w:p>
    <w:tbl>
      <w:tblPr>
        <w:tblStyle w:val="TableGrid"/>
        <w:tblW w:w="0" w:type="auto"/>
        <w:tblLook w:val="04A0" w:firstRow="1" w:lastRow="0" w:firstColumn="1" w:lastColumn="0" w:noHBand="0" w:noVBand="1"/>
      </w:tblPr>
      <w:tblGrid>
        <w:gridCol w:w="9628"/>
      </w:tblGrid>
      <w:tr w:rsidR="00BA55B3" w14:paraId="3CE2F95F" w14:textId="77777777" w:rsidTr="00BA55B3">
        <w:tc>
          <w:tcPr>
            <w:tcW w:w="9628" w:type="dxa"/>
          </w:tcPr>
          <w:p w14:paraId="5D5311DC" w14:textId="77777777" w:rsidR="00CE5ABB" w:rsidRDefault="00CE5ABB" w:rsidP="00CE5ABB">
            <w:pPr>
              <w:pStyle w:val="paragraph"/>
              <w:spacing w:before="0" w:beforeAutospacing="0" w:after="0" w:afterAutospacing="0"/>
              <w:textAlignment w:val="baseline"/>
              <w:rPr>
                <w:rFonts w:ascii="Arial" w:hAnsi="Arial" w:cs="Arial"/>
                <w:sz w:val="22"/>
                <w:szCs w:val="22"/>
              </w:rPr>
            </w:pPr>
            <w:r>
              <w:rPr>
                <w:rStyle w:val="normaltextrun"/>
                <w:rFonts w:ascii="Arial" w:eastAsiaTheme="majorEastAsia" w:hAnsi="Arial" w:cs="Arial"/>
                <w:sz w:val="22"/>
                <w:szCs w:val="22"/>
              </w:rPr>
              <w:t>Many critical COTS management decisions are made at the sub-reef scale on an ad-hoc basis. Current metapopulation models cannot support this context as they operate at coarser reef scales, lack direct COTS components, or are insufficiently spatially explicit. This project will couple habitat suitability modelling, fine scale connectivity modelling, and sub-reef meta-population modelling for the purpose of holistic operational decision support. Outcomes include standardised surveillance paths and computational tools to explore management decision implications.</w:t>
            </w:r>
            <w:r>
              <w:rPr>
                <w:rStyle w:val="eop"/>
                <w:rFonts w:ascii="Arial" w:hAnsi="Arial" w:cs="Arial"/>
                <w:sz w:val="22"/>
                <w:szCs w:val="22"/>
              </w:rPr>
              <w:t> </w:t>
            </w:r>
          </w:p>
          <w:p w14:paraId="56E1043B" w14:textId="77777777" w:rsidR="00CE5ABB" w:rsidRDefault="00CE5ABB" w:rsidP="00CE5ABB">
            <w:pPr>
              <w:pStyle w:val="paragraph"/>
              <w:spacing w:before="0" w:beforeAutospacing="0" w:after="0" w:afterAutospacing="0"/>
              <w:textAlignment w:val="baseline"/>
              <w:rPr>
                <w:rFonts w:ascii="Arial" w:hAnsi="Arial" w:cs="Arial"/>
                <w:sz w:val="22"/>
                <w:szCs w:val="22"/>
              </w:rPr>
            </w:pPr>
            <w:r>
              <w:rPr>
                <w:rStyle w:val="normaltextrun"/>
                <w:rFonts w:ascii="Arial" w:eastAsiaTheme="majorEastAsia" w:hAnsi="Arial" w:cs="Arial"/>
                <w:sz w:val="22"/>
                <w:szCs w:val="22"/>
              </w:rPr>
              <w:t xml:space="preserve">This work advances CCIP’s </w:t>
            </w:r>
            <w:r>
              <w:rPr>
                <w:rStyle w:val="normaltextrun"/>
                <w:rFonts w:ascii="Arial" w:eastAsiaTheme="majorEastAsia" w:hAnsi="Arial" w:cs="Arial"/>
                <w:b/>
                <w:bCs/>
                <w:sz w:val="22"/>
                <w:szCs w:val="22"/>
              </w:rPr>
              <w:t>"Decisions for Coral Resilience"</w:t>
            </w:r>
            <w:r>
              <w:rPr>
                <w:rStyle w:val="normaltextrun"/>
                <w:rFonts w:ascii="Arial" w:eastAsiaTheme="majorEastAsia" w:hAnsi="Arial" w:cs="Arial"/>
                <w:sz w:val="22"/>
                <w:szCs w:val="22"/>
              </w:rPr>
              <w:t xml:space="preserve"> priority by bridging detailed habitat mapping, connectivity modelling, and COTS management. It provides foundational capability towards CCIP 2.0 goals of improving fine-scale modelling capability to increase tactical and strategic efficiencies. Activities will leverage recent (and ongoing) advancements from AIMS, RRAP, and the Pilot Deployment Program. Extending these to COTS management will enable improved suitability predictions and help refine surveillance and outbreak detection efficiency, thereby also advancing the </w:t>
            </w:r>
            <w:r>
              <w:rPr>
                <w:rStyle w:val="normaltextrun"/>
                <w:rFonts w:ascii="Arial" w:eastAsiaTheme="majorEastAsia" w:hAnsi="Arial" w:cs="Arial"/>
                <w:b/>
                <w:bCs/>
                <w:sz w:val="22"/>
                <w:szCs w:val="22"/>
              </w:rPr>
              <w:t>“Detection and Monitoring”</w:t>
            </w:r>
            <w:r>
              <w:rPr>
                <w:rStyle w:val="normaltextrun"/>
                <w:rFonts w:ascii="Arial" w:eastAsiaTheme="majorEastAsia" w:hAnsi="Arial" w:cs="Arial"/>
                <w:sz w:val="22"/>
                <w:szCs w:val="22"/>
              </w:rPr>
              <w:t xml:space="preserve"> priority. Methodological improvements around the modelling will be made with a view to apply the innovations in other relevant modelling architectures (e.g., </w:t>
            </w:r>
            <w:proofErr w:type="spellStart"/>
            <w:r>
              <w:rPr>
                <w:rStyle w:val="normaltextrun"/>
                <w:rFonts w:ascii="Arial" w:eastAsiaTheme="majorEastAsia" w:hAnsi="Arial" w:cs="Arial"/>
                <w:sz w:val="22"/>
                <w:szCs w:val="22"/>
              </w:rPr>
              <w:t>ReefMod</w:t>
            </w:r>
            <w:proofErr w:type="spellEnd"/>
            <w:r>
              <w:rPr>
                <w:rStyle w:val="normaltextrun"/>
                <w:rFonts w:ascii="Arial" w:eastAsiaTheme="majorEastAsia" w:hAnsi="Arial" w:cs="Arial"/>
                <w:sz w:val="22"/>
                <w:szCs w:val="22"/>
              </w:rPr>
              <w:t xml:space="preserve">, ADRIA, </w:t>
            </w:r>
            <w:proofErr w:type="spellStart"/>
            <w:r>
              <w:rPr>
                <w:rStyle w:val="normaltextrun"/>
                <w:rFonts w:ascii="Arial" w:eastAsiaTheme="majorEastAsia" w:hAnsi="Arial" w:cs="Arial"/>
                <w:sz w:val="22"/>
                <w:szCs w:val="22"/>
              </w:rPr>
              <w:t>CoralBlox</w:t>
            </w:r>
            <w:proofErr w:type="spellEnd"/>
            <w:r>
              <w:rPr>
                <w:rStyle w:val="normaltextrun"/>
                <w:rFonts w:ascii="Arial" w:eastAsiaTheme="majorEastAsia" w:hAnsi="Arial" w:cs="Arial"/>
                <w:sz w:val="22"/>
                <w:szCs w:val="22"/>
              </w:rPr>
              <w:t xml:space="preserve">, </w:t>
            </w:r>
            <w:proofErr w:type="spellStart"/>
            <w:r>
              <w:rPr>
                <w:rStyle w:val="normaltextrun"/>
                <w:rFonts w:ascii="Arial" w:eastAsiaTheme="majorEastAsia" w:hAnsi="Arial" w:cs="Arial"/>
                <w:sz w:val="22"/>
                <w:szCs w:val="22"/>
              </w:rPr>
              <w:t>C~scape</w:t>
            </w:r>
            <w:proofErr w:type="spellEnd"/>
            <w:r>
              <w:rPr>
                <w:rStyle w:val="normaltextrun"/>
                <w:rFonts w:ascii="Arial" w:eastAsiaTheme="majorEastAsia" w:hAnsi="Arial" w:cs="Arial"/>
                <w:sz w:val="22"/>
                <w:szCs w:val="22"/>
              </w:rPr>
              <w:t>).</w:t>
            </w:r>
            <w:r>
              <w:rPr>
                <w:rStyle w:val="eop"/>
                <w:rFonts w:ascii="Arial" w:hAnsi="Arial" w:cs="Arial"/>
                <w:sz w:val="22"/>
                <w:szCs w:val="22"/>
              </w:rPr>
              <w:t> </w:t>
            </w:r>
          </w:p>
          <w:p w14:paraId="116C2713" w14:textId="77777777" w:rsidR="00CE5ABB" w:rsidRDefault="00CE5ABB" w:rsidP="00CE5ABB">
            <w:pPr>
              <w:pStyle w:val="paragraph"/>
              <w:spacing w:before="0" w:beforeAutospacing="0" w:after="0" w:afterAutospacing="0"/>
              <w:textAlignment w:val="baseline"/>
              <w:rPr>
                <w:rFonts w:ascii="Arial" w:hAnsi="Arial" w:cs="Arial"/>
                <w:sz w:val="22"/>
                <w:szCs w:val="22"/>
              </w:rPr>
            </w:pPr>
            <w:r>
              <w:rPr>
                <w:rStyle w:val="eop"/>
                <w:rFonts w:ascii="Arial" w:hAnsi="Arial" w:cs="Arial"/>
                <w:sz w:val="22"/>
                <w:szCs w:val="22"/>
              </w:rPr>
              <w:t> </w:t>
            </w:r>
          </w:p>
          <w:p w14:paraId="7D23BCFF" w14:textId="77777777" w:rsidR="00CE5ABB" w:rsidRDefault="00CE5ABB" w:rsidP="00CE5ABB">
            <w:pPr>
              <w:pStyle w:val="paragraph"/>
              <w:spacing w:before="0" w:beforeAutospacing="0" w:after="0" w:afterAutospacing="0"/>
              <w:textAlignment w:val="baseline"/>
              <w:rPr>
                <w:rFonts w:ascii="Arial" w:hAnsi="Arial" w:cs="Arial"/>
                <w:sz w:val="22"/>
                <w:szCs w:val="22"/>
              </w:rPr>
            </w:pPr>
            <w:r>
              <w:rPr>
                <w:rStyle w:val="normaltextrun"/>
                <w:rFonts w:ascii="Arial" w:eastAsiaTheme="majorEastAsia" w:hAnsi="Arial" w:cs="Arial"/>
                <w:sz w:val="22"/>
                <w:szCs w:val="22"/>
              </w:rPr>
              <w:t>Specific objectives include:</w:t>
            </w:r>
            <w:r>
              <w:rPr>
                <w:rStyle w:val="eop"/>
                <w:rFonts w:ascii="Arial" w:hAnsi="Arial" w:cs="Arial"/>
                <w:sz w:val="22"/>
                <w:szCs w:val="22"/>
              </w:rPr>
              <w:t> </w:t>
            </w:r>
          </w:p>
          <w:p w14:paraId="7F6933EC" w14:textId="724F46F4" w:rsidR="00CE5ABB" w:rsidRDefault="00CE5ABB" w:rsidP="000A1EAF">
            <w:pPr>
              <w:pStyle w:val="paragraph"/>
              <w:numPr>
                <w:ilvl w:val="0"/>
                <w:numId w:val="5"/>
              </w:numPr>
              <w:spacing w:before="0" w:beforeAutospacing="0" w:after="0" w:afterAutospacing="0"/>
              <w:textAlignment w:val="baseline"/>
              <w:rPr>
                <w:rStyle w:val="eop"/>
                <w:rFonts w:ascii="Arial" w:hAnsi="Arial" w:cs="Arial"/>
                <w:sz w:val="22"/>
                <w:szCs w:val="22"/>
              </w:rPr>
            </w:pPr>
            <w:r>
              <w:rPr>
                <w:rStyle w:val="normaltextrun"/>
                <w:rFonts w:ascii="Arial" w:eastAsiaTheme="majorEastAsia" w:hAnsi="Arial" w:cs="Arial"/>
                <w:sz w:val="22"/>
                <w:szCs w:val="22"/>
              </w:rPr>
              <w:t xml:space="preserve">Development of </w:t>
            </w:r>
            <w:r w:rsidR="00D023C8">
              <w:rPr>
                <w:rStyle w:val="normaltextrun"/>
                <w:rFonts w:ascii="Arial" w:eastAsiaTheme="majorEastAsia" w:hAnsi="Arial" w:cs="Arial"/>
                <w:sz w:val="22"/>
                <w:szCs w:val="22"/>
              </w:rPr>
              <w:t>G</w:t>
            </w:r>
            <w:r w:rsidR="00D023C8">
              <w:rPr>
                <w:rStyle w:val="normaltextrun"/>
                <w:rFonts w:ascii="Arial" w:eastAsiaTheme="majorEastAsia" w:hAnsi="Arial" w:cs="Arial"/>
              </w:rPr>
              <w:t xml:space="preserve">BR-wide </w:t>
            </w:r>
            <w:r>
              <w:rPr>
                <w:rStyle w:val="normaltextrun"/>
                <w:rFonts w:ascii="Arial" w:eastAsiaTheme="majorEastAsia" w:hAnsi="Arial" w:cs="Arial"/>
                <w:sz w:val="22"/>
                <w:szCs w:val="22"/>
              </w:rPr>
              <w:t>predictive fine-scale habitat suitability models by connecting fine scale COTS abundance data to newly developed high-resolution benthic and coral habitat data.</w:t>
            </w:r>
            <w:r>
              <w:rPr>
                <w:rStyle w:val="eop"/>
                <w:rFonts w:ascii="Arial" w:hAnsi="Arial" w:cs="Arial"/>
                <w:sz w:val="22"/>
                <w:szCs w:val="22"/>
              </w:rPr>
              <w:t> </w:t>
            </w:r>
          </w:p>
          <w:p w14:paraId="51FD30C6" w14:textId="77777777" w:rsidR="00CE5ABB" w:rsidRDefault="00CE5ABB" w:rsidP="000A1EAF">
            <w:pPr>
              <w:pStyle w:val="paragraph"/>
              <w:numPr>
                <w:ilvl w:val="0"/>
                <w:numId w:val="5"/>
              </w:numPr>
              <w:spacing w:before="0" w:beforeAutospacing="0" w:after="0" w:afterAutospacing="0"/>
              <w:textAlignment w:val="baseline"/>
              <w:rPr>
                <w:rStyle w:val="eop"/>
                <w:rFonts w:ascii="Arial" w:hAnsi="Arial" w:cs="Arial"/>
                <w:sz w:val="22"/>
                <w:szCs w:val="22"/>
              </w:rPr>
            </w:pPr>
            <w:r w:rsidRPr="00CE5ABB">
              <w:rPr>
                <w:rStyle w:val="normaltextrun"/>
                <w:rFonts w:ascii="Arial" w:eastAsiaTheme="majorEastAsia" w:hAnsi="Arial" w:cs="Arial"/>
                <w:sz w:val="22"/>
                <w:szCs w:val="22"/>
              </w:rPr>
              <w:t>Optimise and standardise surveillance paths to improve outbreak detection and operational efficiency, including a comparative assessment against traditional perimeter-based surveillance.</w:t>
            </w:r>
            <w:r w:rsidRPr="00CE5ABB">
              <w:rPr>
                <w:rStyle w:val="eop"/>
                <w:rFonts w:ascii="Arial" w:hAnsi="Arial" w:cs="Arial"/>
                <w:sz w:val="22"/>
                <w:szCs w:val="22"/>
              </w:rPr>
              <w:t> </w:t>
            </w:r>
          </w:p>
          <w:p w14:paraId="6BF41780" w14:textId="77777777" w:rsidR="00BA55B3" w:rsidRDefault="00CE5ABB" w:rsidP="000A1EAF">
            <w:pPr>
              <w:pStyle w:val="paragraph"/>
              <w:numPr>
                <w:ilvl w:val="0"/>
                <w:numId w:val="5"/>
              </w:numPr>
              <w:spacing w:before="0" w:beforeAutospacing="0" w:after="0" w:afterAutospacing="0"/>
              <w:textAlignment w:val="baseline"/>
              <w:rPr>
                <w:rStyle w:val="normaltextrun"/>
                <w:rFonts w:ascii="Arial" w:hAnsi="Arial" w:cs="Arial"/>
                <w:sz w:val="22"/>
                <w:szCs w:val="22"/>
              </w:rPr>
            </w:pPr>
            <w:r w:rsidRPr="00CE5ABB">
              <w:rPr>
                <w:rStyle w:val="normaltextrun"/>
                <w:rFonts w:ascii="Arial" w:eastAsiaTheme="majorEastAsia" w:hAnsi="Arial" w:cs="Arial"/>
                <w:sz w:val="22"/>
                <w:szCs w:val="22"/>
              </w:rPr>
              <w:t>Refined management strategies for distinct reef habitat types as determined through predicted suitable habitats and metapopulation modelling</w:t>
            </w:r>
          </w:p>
          <w:p w14:paraId="570D8638" w14:textId="4B4769AE" w:rsidR="000A1EAF" w:rsidRPr="000A1EAF" w:rsidRDefault="000A1EAF" w:rsidP="000A1EAF">
            <w:pPr>
              <w:pStyle w:val="paragraph"/>
              <w:spacing w:before="0" w:beforeAutospacing="0" w:after="0" w:afterAutospacing="0"/>
              <w:ind w:left="720"/>
              <w:textAlignment w:val="baseline"/>
              <w:rPr>
                <w:rFonts w:ascii="Arial" w:hAnsi="Arial" w:cs="Arial"/>
                <w:sz w:val="22"/>
                <w:szCs w:val="22"/>
              </w:rPr>
            </w:pPr>
          </w:p>
        </w:tc>
      </w:tr>
    </w:tbl>
    <w:p w14:paraId="1A24775B" w14:textId="4B9EC0AB" w:rsidR="00521DD7" w:rsidRDefault="00521DD7" w:rsidP="0052126B">
      <w:pPr>
        <w:pStyle w:val="paragraph"/>
        <w:spacing w:before="160" w:beforeAutospacing="0" w:after="160" w:afterAutospacing="0"/>
        <w:textAlignment w:val="baseline"/>
        <w:rPr>
          <w:rFonts w:ascii="Franklin Gothic Demi" w:eastAsiaTheme="majorEastAsia" w:hAnsi="Franklin Gothic Demi" w:cstheme="majorBidi"/>
          <w:caps/>
          <w:szCs w:val="26"/>
        </w:rPr>
      </w:pPr>
    </w:p>
    <w:p w14:paraId="0483870A" w14:textId="3D66D9A3" w:rsidR="0052126B" w:rsidRPr="00F944B9" w:rsidRDefault="0052126B" w:rsidP="00F944B9">
      <w:pPr>
        <w:pStyle w:val="Heading3"/>
        <w:rPr>
          <w:rStyle w:val="normaltextrun"/>
        </w:rPr>
      </w:pPr>
      <w:r w:rsidRPr="00F944B9">
        <w:t xml:space="preserve">2.2 </w:t>
      </w:r>
      <w:r w:rsidRPr="00F944B9">
        <w:tab/>
      </w:r>
      <w:r w:rsidRPr="00F944B9">
        <w:rPr>
          <w:rStyle w:val="normaltextrun"/>
        </w:rPr>
        <w:t>Activities</w:t>
      </w:r>
      <w:r w:rsidR="00C36764" w:rsidRPr="00F944B9">
        <w:rPr>
          <w:rStyle w:val="normaltextrun"/>
        </w:rPr>
        <w:t xml:space="preserve"> and methods </w:t>
      </w:r>
    </w:p>
    <w:p w14:paraId="0966194A" w14:textId="5DBC4DE5" w:rsidR="00AB0D7F" w:rsidRPr="00A32E92" w:rsidRDefault="00AB0D7F" w:rsidP="00AB0D7F">
      <w:pPr>
        <w:rPr>
          <w:rFonts w:cs="Arial"/>
          <w:i/>
        </w:rPr>
      </w:pPr>
      <w:r w:rsidRPr="00A32E92">
        <w:rPr>
          <w:rFonts w:cs="Arial"/>
          <w:i/>
        </w:rPr>
        <w:t xml:space="preserve">Describe </w:t>
      </w:r>
      <w:r>
        <w:rPr>
          <w:rFonts w:cs="Arial"/>
          <w:i/>
        </w:rPr>
        <w:t xml:space="preserve">the activities that will be </w:t>
      </w:r>
      <w:r w:rsidR="00160D3B">
        <w:rPr>
          <w:rFonts w:cs="Arial"/>
          <w:i/>
        </w:rPr>
        <w:t xml:space="preserve">undertaken </w:t>
      </w:r>
      <w:r>
        <w:rPr>
          <w:rFonts w:cs="Arial"/>
          <w:i/>
        </w:rPr>
        <w:t xml:space="preserve">to achieve the </w:t>
      </w:r>
      <w:r w:rsidR="00160D3B">
        <w:rPr>
          <w:rFonts w:cs="Arial"/>
          <w:i/>
        </w:rPr>
        <w:t>project</w:t>
      </w:r>
      <w:r>
        <w:rPr>
          <w:rFonts w:cs="Arial"/>
          <w:i/>
        </w:rPr>
        <w:t xml:space="preserve"> objectives</w:t>
      </w:r>
      <w:r w:rsidRPr="00A32E92">
        <w:rPr>
          <w:rFonts w:cs="Arial"/>
          <w:i/>
        </w:rPr>
        <w:t xml:space="preserve">. </w:t>
      </w:r>
      <w:r>
        <w:rPr>
          <w:rFonts w:cs="Arial"/>
          <w:i/>
        </w:rPr>
        <w:t xml:space="preserve">Include information on the methods, tools and </w:t>
      </w:r>
      <w:r w:rsidRPr="007A211A">
        <w:rPr>
          <w:rFonts w:cs="Arial"/>
          <w:i/>
        </w:rPr>
        <w:t>experimental</w:t>
      </w:r>
      <w:r>
        <w:rPr>
          <w:rFonts w:cs="Arial"/>
          <w:i/>
        </w:rPr>
        <w:t xml:space="preserve"> / sampling</w:t>
      </w:r>
      <w:r w:rsidRPr="007A211A">
        <w:rPr>
          <w:rFonts w:cs="Arial"/>
          <w:i/>
        </w:rPr>
        <w:t xml:space="preserve"> design (</w:t>
      </w:r>
      <w:r>
        <w:rPr>
          <w:rFonts w:cs="Arial"/>
          <w:i/>
        </w:rPr>
        <w:t>as</w:t>
      </w:r>
      <w:r w:rsidRPr="007A211A">
        <w:rPr>
          <w:rFonts w:cs="Arial"/>
          <w:i/>
        </w:rPr>
        <w:t xml:space="preserve"> applicable)</w:t>
      </w:r>
      <w:r>
        <w:rPr>
          <w:rFonts w:cs="Arial"/>
          <w:i/>
        </w:rPr>
        <w:t xml:space="preserve"> and explain the novelty and innovation of the proposed approach</w:t>
      </w:r>
      <w:r w:rsidRPr="007A211A">
        <w:rPr>
          <w:rFonts w:cs="Arial"/>
          <w:i/>
        </w:rPr>
        <w:t>.</w:t>
      </w:r>
      <w:r w:rsidRPr="00A32E92">
        <w:rPr>
          <w:rFonts w:cs="Arial"/>
          <w:i/>
        </w:rPr>
        <w:t xml:space="preserve"> </w:t>
      </w:r>
    </w:p>
    <w:tbl>
      <w:tblPr>
        <w:tblStyle w:val="TableGrid4"/>
        <w:tblpPr w:leftFromText="180" w:rightFromText="180" w:vertAnchor="text" w:horzAnchor="margin" w:tblpY="163"/>
        <w:tblW w:w="963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shd w:val="clear" w:color="auto" w:fill="E6E6E6"/>
        <w:tblLook w:val="01E0" w:firstRow="1" w:lastRow="1" w:firstColumn="1" w:lastColumn="1" w:noHBand="0" w:noVBand="0"/>
      </w:tblPr>
      <w:tblGrid>
        <w:gridCol w:w="9636"/>
      </w:tblGrid>
      <w:tr w:rsidR="00AB0D7F" w:rsidRPr="00FF6D13" w14:paraId="29174033" w14:textId="77777777" w:rsidTr="00E325EF">
        <w:trPr>
          <w:trHeight w:val="1555"/>
        </w:trPr>
        <w:tc>
          <w:tcPr>
            <w:tcW w:w="9636"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CE4DA6A" w14:textId="77777777" w:rsidR="00AB0D7F" w:rsidRDefault="00AB0D7F"/>
          <w:p w14:paraId="51698A4A" w14:textId="5E8A502C" w:rsidR="00CE5ABB" w:rsidRDefault="00CE5ABB" w:rsidP="000A1EAF">
            <w:pPr>
              <w:pStyle w:val="paragraph"/>
              <w:numPr>
                <w:ilvl w:val="0"/>
                <w:numId w:val="6"/>
              </w:numPr>
              <w:spacing w:before="0" w:beforeAutospacing="0" w:after="0" w:afterAutospacing="0"/>
              <w:textAlignment w:val="baseline"/>
              <w:rPr>
                <w:rStyle w:val="eop"/>
                <w:rFonts w:ascii="Arial" w:hAnsi="Arial" w:cs="Arial"/>
                <w:sz w:val="22"/>
                <w:szCs w:val="22"/>
              </w:rPr>
            </w:pPr>
            <w:r>
              <w:rPr>
                <w:rStyle w:val="normaltextrun"/>
                <w:rFonts w:ascii="Arial" w:hAnsi="Arial" w:cs="Arial"/>
                <w:b/>
                <w:bCs/>
                <w:sz w:val="22"/>
                <w:szCs w:val="22"/>
              </w:rPr>
              <w:t>Predictive Habitat Suitability Modelling</w:t>
            </w:r>
            <w:r>
              <w:rPr>
                <w:rStyle w:val="normaltextrun"/>
                <w:rFonts w:ascii="Arial" w:hAnsi="Arial" w:cs="Arial"/>
                <w:sz w:val="22"/>
                <w:szCs w:val="22"/>
              </w:rPr>
              <w:t>: High-resolution coral habitat data from ongoing work at AIMS will be combined with location specific COTS data (</w:t>
            </w:r>
            <w:proofErr w:type="gramStart"/>
            <w:r>
              <w:rPr>
                <w:rStyle w:val="normaltextrun"/>
                <w:rFonts w:ascii="Arial" w:hAnsi="Arial" w:cs="Arial"/>
                <w:sz w:val="22"/>
                <w:szCs w:val="22"/>
              </w:rPr>
              <w:t xml:space="preserve">SALAD,  </w:t>
            </w:r>
            <w:proofErr w:type="spellStart"/>
            <w:r>
              <w:rPr>
                <w:rStyle w:val="normaltextrun"/>
                <w:rFonts w:ascii="Arial" w:hAnsi="Arial" w:cs="Arial"/>
                <w:sz w:val="22"/>
                <w:szCs w:val="22"/>
              </w:rPr>
              <w:t>ReefScan</w:t>
            </w:r>
            <w:proofErr w:type="spellEnd"/>
            <w:proofErr w:type="gramEnd"/>
            <w:r>
              <w:rPr>
                <w:rStyle w:val="normaltextrun"/>
                <w:rFonts w:ascii="Arial" w:hAnsi="Arial" w:cs="Arial"/>
                <w:sz w:val="22"/>
                <w:szCs w:val="22"/>
              </w:rPr>
              <w:t xml:space="preserve"> Deep, RHIS, culling) for fine scale habitat suitability modelling. We will employ machine learning techniques to predict COTS habitat suitability at spatial resolutions of approximately 30-100m</w:t>
            </w:r>
            <w:r w:rsidR="004C575B" w:rsidRPr="004C575B">
              <w:rPr>
                <w:rStyle w:val="normaltextrun"/>
                <w:rFonts w:ascii="Arial" w:hAnsi="Arial" w:cs="Arial"/>
                <w:sz w:val="22"/>
                <w:szCs w:val="22"/>
              </w:rPr>
              <w:t xml:space="preserve"> for the entire GBR</w:t>
            </w:r>
            <w:r>
              <w:rPr>
                <w:rStyle w:val="normaltextrun"/>
                <w:rFonts w:ascii="Arial" w:hAnsi="Arial" w:cs="Arial"/>
                <w:sz w:val="22"/>
                <w:szCs w:val="22"/>
              </w:rPr>
              <w:t>, refining the accuracy of operational surveillance and reducing survey areas significantly. We will validate simulated manta tow paths at the 50th and 80th percentile thresholds against historical COTS outbreak data, quantifying both operational improvements in terms of survey time and effort and probabilities of detecting all outbreak levels (i.e</w:t>
            </w:r>
            <w:ins w:id="0" w:author="Sam Matthews" w:date="2025-10-13T08:25:00Z" w16du:dateUtc="2025-10-12T22:25:00Z">
              <w:r w:rsidR="004C575B">
                <w:rPr>
                  <w:rStyle w:val="normaltextrun"/>
                  <w:rFonts w:ascii="Arial" w:hAnsi="Arial" w:cs="Arial"/>
                  <w:sz w:val="22"/>
                  <w:szCs w:val="22"/>
                </w:rPr>
                <w:t>.</w:t>
              </w:r>
            </w:ins>
            <w:r>
              <w:rPr>
                <w:rStyle w:val="normaltextrun"/>
                <w:rFonts w:ascii="Arial" w:hAnsi="Arial" w:cs="Arial"/>
                <w:sz w:val="22"/>
                <w:szCs w:val="22"/>
              </w:rPr>
              <w:t xml:space="preserve"> “</w:t>
            </w:r>
            <w:proofErr w:type="gramStart"/>
            <w:r>
              <w:rPr>
                <w:rStyle w:val="normaltextrun"/>
                <w:rFonts w:ascii="Arial" w:hAnsi="Arial" w:cs="Arial"/>
                <w:sz w:val="22"/>
                <w:szCs w:val="22"/>
              </w:rPr>
              <w:t>Non Outbreak</w:t>
            </w:r>
            <w:proofErr w:type="gramEnd"/>
            <w:r>
              <w:rPr>
                <w:rStyle w:val="normaltextrun"/>
                <w:rFonts w:ascii="Arial" w:hAnsi="Arial" w:cs="Arial"/>
                <w:sz w:val="22"/>
                <w:szCs w:val="22"/>
              </w:rPr>
              <w:t>”, “Potential”, “Established”, “Severe”).</w:t>
            </w:r>
            <w:r>
              <w:rPr>
                <w:rStyle w:val="eop"/>
                <w:rFonts w:ascii="Arial" w:hAnsi="Arial" w:cs="Arial"/>
                <w:sz w:val="22"/>
                <w:szCs w:val="22"/>
              </w:rPr>
              <w:t> </w:t>
            </w:r>
          </w:p>
          <w:p w14:paraId="64A7CCF6" w14:textId="4857A91E" w:rsidR="00CE5ABB" w:rsidRDefault="00CE5ABB" w:rsidP="000A1EAF">
            <w:pPr>
              <w:pStyle w:val="paragraph"/>
              <w:numPr>
                <w:ilvl w:val="0"/>
                <w:numId w:val="6"/>
              </w:numPr>
              <w:spacing w:before="0" w:beforeAutospacing="0" w:after="0" w:afterAutospacing="0"/>
              <w:textAlignment w:val="baseline"/>
              <w:rPr>
                <w:rStyle w:val="eop"/>
                <w:rFonts w:ascii="Arial" w:hAnsi="Arial" w:cs="Arial"/>
                <w:sz w:val="22"/>
                <w:szCs w:val="22"/>
              </w:rPr>
            </w:pPr>
            <w:r w:rsidRPr="00CE5ABB">
              <w:rPr>
                <w:rStyle w:val="normaltextrun"/>
                <w:rFonts w:ascii="Arial" w:hAnsi="Arial" w:cs="Arial"/>
                <w:b/>
                <w:bCs/>
                <w:sz w:val="22"/>
                <w:szCs w:val="22"/>
              </w:rPr>
              <w:t xml:space="preserve">Fine-scale Connectivity Modelling: </w:t>
            </w:r>
            <w:r w:rsidRPr="00CE5ABB">
              <w:rPr>
                <w:rStyle w:val="normaltextrun"/>
                <w:rFonts w:ascii="Arial" w:hAnsi="Arial" w:cs="Arial"/>
                <w:sz w:val="22"/>
                <w:szCs w:val="22"/>
              </w:rPr>
              <w:t xml:space="preserve">This component involves generating fine-scale connectivity networks specifically tailored to COTS biology. Leveraging existing RRAP </w:t>
            </w:r>
            <w:r w:rsidRPr="00CE5ABB">
              <w:rPr>
                <w:rStyle w:val="normaltextrun"/>
                <w:rFonts w:ascii="Arial" w:hAnsi="Arial" w:cs="Arial"/>
                <w:sz w:val="22"/>
                <w:szCs w:val="22"/>
              </w:rPr>
              <w:lastRenderedPageBreak/>
              <w:t xml:space="preserve">and PDP-funded hydrodynamic models and computational grids, we will adapt these resources to represent larval dispersal accurately at cluster scales relevant to COTS management (Lizard, Moore, Davies, Heron). These networks will serve as critical inputs to both the predictive habitat suitability and metapopulation models. </w:t>
            </w:r>
          </w:p>
          <w:p w14:paraId="26817EE1" w14:textId="77777777" w:rsidR="00CE5ABB" w:rsidRDefault="00CE5ABB" w:rsidP="000A1EAF">
            <w:pPr>
              <w:pStyle w:val="paragraph"/>
              <w:numPr>
                <w:ilvl w:val="0"/>
                <w:numId w:val="6"/>
              </w:numPr>
              <w:spacing w:before="0" w:beforeAutospacing="0" w:after="0" w:afterAutospacing="0"/>
              <w:textAlignment w:val="baseline"/>
              <w:rPr>
                <w:rStyle w:val="eop"/>
                <w:rFonts w:ascii="Arial" w:hAnsi="Arial" w:cs="Arial"/>
                <w:sz w:val="22"/>
                <w:szCs w:val="22"/>
              </w:rPr>
            </w:pPr>
            <w:r w:rsidRPr="00CE5ABB">
              <w:rPr>
                <w:rStyle w:val="normaltextrun"/>
                <w:rFonts w:ascii="Arial" w:hAnsi="Arial" w:cs="Arial"/>
                <w:b/>
                <w:bCs/>
                <w:sz w:val="22"/>
                <w:szCs w:val="22"/>
              </w:rPr>
              <w:t>Prototype Fine-scale Metapopulation Modelling:</w:t>
            </w:r>
            <w:r w:rsidRPr="00CE5ABB">
              <w:rPr>
                <w:rStyle w:val="normaltextrun"/>
                <w:rFonts w:ascii="Arial" w:hAnsi="Arial" w:cs="Arial"/>
                <w:sz w:val="22"/>
                <w:szCs w:val="22"/>
              </w:rPr>
              <w:t xml:space="preserve"> We will create a computationally efficient fine-scale metapopulation model using approaches developed in existing AIMS coral models </w:t>
            </w:r>
            <w:proofErr w:type="spellStart"/>
            <w:r w:rsidRPr="00CE5ABB">
              <w:rPr>
                <w:rStyle w:val="normaltextrun"/>
                <w:rFonts w:ascii="Arial" w:hAnsi="Arial" w:cs="Arial"/>
                <w:sz w:val="22"/>
                <w:szCs w:val="22"/>
              </w:rPr>
              <w:t>CoralBlox</w:t>
            </w:r>
            <w:proofErr w:type="spellEnd"/>
            <w:r w:rsidRPr="00CE5ABB">
              <w:rPr>
                <w:rStyle w:val="normaltextrun"/>
                <w:rFonts w:ascii="Arial" w:hAnsi="Arial" w:cs="Arial"/>
                <w:sz w:val="22"/>
                <w:szCs w:val="22"/>
              </w:rPr>
              <w:t xml:space="preserve"> and </w:t>
            </w:r>
            <w:proofErr w:type="spellStart"/>
            <w:r w:rsidRPr="00CE5ABB">
              <w:rPr>
                <w:rStyle w:val="normaltextrun"/>
                <w:rFonts w:ascii="Arial" w:hAnsi="Arial" w:cs="Arial"/>
                <w:sz w:val="22"/>
                <w:szCs w:val="22"/>
              </w:rPr>
              <w:t>C~scape</w:t>
            </w:r>
            <w:proofErr w:type="spellEnd"/>
            <w:r w:rsidRPr="00CE5ABB">
              <w:rPr>
                <w:rStyle w:val="normaltextrun"/>
                <w:rFonts w:ascii="Arial" w:hAnsi="Arial" w:cs="Arial"/>
                <w:sz w:val="22"/>
                <w:szCs w:val="22"/>
              </w:rPr>
              <w:t>. This project will deliver a working prototype metapopulation model at a single, data-rich reef cluster (e.g., Lizard Island) to test feasibility and value of fine-scale, COTS control modelling, building on the newly developed fine-scale connectivity modelling. Regional-scale larval supply inputs (e.g., outbreak phase simulations) from GBR-wide hindcasts of COTS populations will be used as boundary conditions to drive fine-scale dynamics within test clusters. This nested approach will be combined with scenario exploration across multiple “modes” of larval supply to ensure biological realism and allow for advanced scenario testing capabilities. The model will be validated using detailed, site-specific data from selected reef clusters (SALAD, Culling), to assess whether the model can reproduce past outbreak and recovery trajectories at key reef clusters. Model outcomes will provide unprecedented insights into within- and between-reef population dynamics and their implications, greatly enhancing strategic decision-making capabilities. </w:t>
            </w:r>
            <w:r w:rsidRPr="00CE5ABB">
              <w:rPr>
                <w:rStyle w:val="eop"/>
                <w:rFonts w:ascii="Arial" w:hAnsi="Arial" w:cs="Arial"/>
                <w:sz w:val="22"/>
                <w:szCs w:val="22"/>
              </w:rPr>
              <w:t> </w:t>
            </w:r>
          </w:p>
          <w:p w14:paraId="34A6C823" w14:textId="77777777" w:rsidR="00CE5ABB" w:rsidRDefault="00CE5ABB" w:rsidP="000A1EAF">
            <w:pPr>
              <w:pStyle w:val="paragraph"/>
              <w:numPr>
                <w:ilvl w:val="0"/>
                <w:numId w:val="6"/>
              </w:numPr>
              <w:spacing w:before="0" w:beforeAutospacing="0" w:after="0" w:afterAutospacing="0"/>
              <w:textAlignment w:val="baseline"/>
              <w:rPr>
                <w:rStyle w:val="eop"/>
                <w:rFonts w:ascii="Arial" w:hAnsi="Arial" w:cs="Arial"/>
                <w:sz w:val="22"/>
                <w:szCs w:val="22"/>
              </w:rPr>
            </w:pPr>
            <w:r w:rsidRPr="00CE5ABB">
              <w:rPr>
                <w:rStyle w:val="normaltextrun"/>
                <w:rFonts w:ascii="Arial" w:hAnsi="Arial" w:cs="Arial"/>
                <w:b/>
                <w:bCs/>
                <w:sz w:val="22"/>
                <w:szCs w:val="22"/>
              </w:rPr>
              <w:t xml:space="preserve">Operational Evaluation and Management Implications: </w:t>
            </w:r>
            <w:r w:rsidRPr="00CE5ABB">
              <w:rPr>
                <w:rStyle w:val="normaltextrun"/>
                <w:rFonts w:ascii="Arial" w:hAnsi="Arial" w:cs="Arial"/>
                <w:sz w:val="22"/>
                <w:szCs w:val="22"/>
              </w:rPr>
              <w:t>Using the developed metapopulation model, we will have the foundation to undertake detailed scenario analyses addressing critical management decisions, specifically exploring the effectiveness of continuing versus discontinuing control efforts in high-density COTS outbreak scenarios (the "stopping rule")). The development of this capability will bridge to future projects and allow us to simulate various management scenarios at the cluster scale, generating recommendations and strategic insights directly applicable to currently unresolved operational management concerns. </w:t>
            </w:r>
            <w:r w:rsidRPr="00CE5ABB">
              <w:rPr>
                <w:rStyle w:val="eop"/>
                <w:rFonts w:ascii="Arial" w:hAnsi="Arial" w:cs="Arial"/>
                <w:sz w:val="22"/>
                <w:szCs w:val="22"/>
              </w:rPr>
              <w:t> </w:t>
            </w:r>
          </w:p>
          <w:p w14:paraId="01F3DD41" w14:textId="77777777" w:rsidR="00CE5ABB" w:rsidRDefault="00CE5ABB" w:rsidP="000A1EAF">
            <w:pPr>
              <w:pStyle w:val="paragraph"/>
              <w:numPr>
                <w:ilvl w:val="0"/>
                <w:numId w:val="6"/>
              </w:numPr>
              <w:spacing w:before="0" w:beforeAutospacing="0" w:after="0" w:afterAutospacing="0"/>
              <w:textAlignment w:val="baseline"/>
              <w:rPr>
                <w:rStyle w:val="eop"/>
                <w:rFonts w:ascii="Arial" w:hAnsi="Arial" w:cs="Arial"/>
                <w:sz w:val="22"/>
                <w:szCs w:val="22"/>
              </w:rPr>
            </w:pPr>
            <w:r w:rsidRPr="00CE5ABB">
              <w:rPr>
                <w:rStyle w:val="normaltextrun"/>
                <w:rFonts w:ascii="Arial" w:hAnsi="Arial" w:cs="Arial"/>
                <w:b/>
                <w:bCs/>
                <w:sz w:val="22"/>
                <w:szCs w:val="22"/>
              </w:rPr>
              <w:t xml:space="preserve">Stakeholder Engagement and Feedback: </w:t>
            </w:r>
            <w:r w:rsidRPr="00CE5ABB">
              <w:rPr>
                <w:rStyle w:val="normaltextrun"/>
                <w:rFonts w:ascii="Arial" w:hAnsi="Arial" w:cs="Arial"/>
                <w:sz w:val="22"/>
                <w:szCs w:val="22"/>
              </w:rPr>
              <w:t>We will ensure the operational relevance and uptake of modelling outputs through structured stakeholder engagement. Operational workshops involving reef managers, control teams, and Traditional Owners will be held during GBRMPA’s established November Pre-Spawning and April Prioritisation workshops. Additionally, the project's habitat suitability and connectivity outputs can be integrated into GBRMPA’s ESRI Field Maps app, enabling continuous feedback and engagement. This approach will also facilitate meaningful comparison with Traditional Owner knowledge (through engagement with TO owned and operated COTS control vessels) and practical operational insights.</w:t>
            </w:r>
            <w:r w:rsidRPr="00CE5ABB">
              <w:rPr>
                <w:rStyle w:val="eop"/>
                <w:rFonts w:ascii="Arial" w:hAnsi="Arial" w:cs="Arial"/>
                <w:sz w:val="22"/>
                <w:szCs w:val="22"/>
              </w:rPr>
              <w:t> </w:t>
            </w:r>
          </w:p>
          <w:p w14:paraId="5D2831E4" w14:textId="77777777" w:rsidR="00AB0D7F" w:rsidRDefault="00CE5ABB" w:rsidP="000A1EAF">
            <w:pPr>
              <w:pStyle w:val="paragraph"/>
              <w:numPr>
                <w:ilvl w:val="0"/>
                <w:numId w:val="6"/>
              </w:numPr>
              <w:spacing w:before="0" w:beforeAutospacing="0" w:after="0" w:afterAutospacing="0"/>
              <w:textAlignment w:val="baseline"/>
              <w:rPr>
                <w:rStyle w:val="eop"/>
                <w:rFonts w:ascii="Arial" w:hAnsi="Arial" w:cs="Arial"/>
                <w:sz w:val="22"/>
                <w:szCs w:val="22"/>
              </w:rPr>
            </w:pPr>
            <w:r w:rsidRPr="00CE5ABB">
              <w:rPr>
                <w:rStyle w:val="normaltextrun"/>
                <w:rFonts w:ascii="Arial" w:hAnsi="Arial" w:cs="Arial"/>
                <w:b/>
                <w:bCs/>
                <w:sz w:val="22"/>
                <w:szCs w:val="22"/>
              </w:rPr>
              <w:t xml:space="preserve">Novelty and Innovation: </w:t>
            </w:r>
            <w:r w:rsidRPr="00CE5ABB">
              <w:rPr>
                <w:rStyle w:val="normaltextrun"/>
                <w:rFonts w:ascii="Arial" w:hAnsi="Arial" w:cs="Arial"/>
                <w:sz w:val="22"/>
                <w:szCs w:val="22"/>
              </w:rPr>
              <w:t>This project offers significant methodological innovations by integrating multiple cutting-edge tools and models into an operational context. The explicit inclusion of fine-scale hydrodynamic connectivity tailored specifically to COTS biology is novel and addresses a critical management gap. Additionally, translating complex ecological models into practical, decision-ready tools and interactive spatial layers (fine scale habitat suitability) ensures direct applicability and adoption by management teams. Collectively, this project represents a substantial advancement in developing more targeted and effective COTS management on the GBR.</w:t>
            </w:r>
            <w:r w:rsidRPr="00CE5ABB">
              <w:rPr>
                <w:rStyle w:val="eop"/>
                <w:rFonts w:ascii="Arial" w:hAnsi="Arial" w:cs="Arial"/>
                <w:sz w:val="22"/>
                <w:szCs w:val="22"/>
              </w:rPr>
              <w:t> </w:t>
            </w:r>
          </w:p>
          <w:p w14:paraId="5B43E344" w14:textId="77777777" w:rsidR="000A1EAF" w:rsidRDefault="000A1EAF" w:rsidP="000A1EAF">
            <w:pPr>
              <w:pStyle w:val="paragraph"/>
              <w:spacing w:before="0" w:beforeAutospacing="0" w:after="0" w:afterAutospacing="0"/>
              <w:ind w:left="720"/>
              <w:textAlignment w:val="baseline"/>
              <w:rPr>
                <w:rFonts w:ascii="Arial" w:hAnsi="Arial" w:cs="Arial"/>
                <w:sz w:val="22"/>
                <w:szCs w:val="22"/>
              </w:rPr>
            </w:pPr>
          </w:p>
          <w:p w14:paraId="37E36144" w14:textId="015D6766" w:rsidR="00E325EF" w:rsidRPr="000A1EAF" w:rsidRDefault="00E325EF" w:rsidP="000A1EAF">
            <w:pPr>
              <w:pStyle w:val="paragraph"/>
              <w:spacing w:before="0" w:beforeAutospacing="0" w:after="0" w:afterAutospacing="0"/>
              <w:ind w:left="720"/>
              <w:textAlignment w:val="baseline"/>
              <w:rPr>
                <w:rFonts w:ascii="Arial" w:hAnsi="Arial" w:cs="Arial"/>
                <w:sz w:val="22"/>
                <w:szCs w:val="22"/>
              </w:rPr>
            </w:pPr>
          </w:p>
        </w:tc>
      </w:tr>
    </w:tbl>
    <w:p w14:paraId="79FBC681" w14:textId="079710C0" w:rsidR="000E24D5" w:rsidRDefault="000E24D5" w:rsidP="000E24D5">
      <w:pPr>
        <w:spacing w:after="160" w:line="259" w:lineRule="auto"/>
        <w:rPr>
          <w:rStyle w:val="eop"/>
          <w:rFonts w:cs="Arial"/>
        </w:rPr>
      </w:pPr>
    </w:p>
    <w:p w14:paraId="24937190" w14:textId="40D309FD" w:rsidR="000E24D5" w:rsidRPr="00D23DB2" w:rsidRDefault="009E2262" w:rsidP="00F406C7">
      <w:pPr>
        <w:pStyle w:val="Style1"/>
      </w:pPr>
      <w:r>
        <w:t>3</w:t>
      </w:r>
      <w:r w:rsidR="000E24D5">
        <w:t xml:space="preserve"> </w:t>
      </w:r>
      <w:r w:rsidR="000E24D5" w:rsidRPr="00630E6A">
        <w:tab/>
      </w:r>
      <w:r w:rsidR="000E24D5">
        <w:t xml:space="preserve">Outputs and </w:t>
      </w:r>
      <w:r w:rsidR="00633A3A">
        <w:t>Impact Pathway</w:t>
      </w:r>
    </w:p>
    <w:p w14:paraId="4F8BBF21" w14:textId="77777777" w:rsidR="00910D89" w:rsidRPr="00082185" w:rsidRDefault="009E2262" w:rsidP="00F944B9">
      <w:pPr>
        <w:pStyle w:val="Heading3"/>
        <w:rPr>
          <w:caps/>
        </w:rPr>
      </w:pPr>
      <w:r w:rsidRPr="00082185">
        <w:t>3</w:t>
      </w:r>
      <w:r w:rsidR="00526904" w:rsidRPr="00082185">
        <w:t xml:space="preserve">.1     </w:t>
      </w:r>
      <w:r w:rsidR="00910D89" w:rsidRPr="00082185">
        <w:t xml:space="preserve">Outputs  </w:t>
      </w:r>
    </w:p>
    <w:p w14:paraId="17FE00C9" w14:textId="016D6D52" w:rsidR="00B27700" w:rsidRPr="00082185" w:rsidRDefault="00910D89" w:rsidP="00910D89">
      <w:pPr>
        <w:rPr>
          <w:rFonts w:cs="Arial"/>
          <w:i/>
          <w:iCs/>
        </w:rPr>
      </w:pPr>
      <w:r w:rsidRPr="00082185">
        <w:rPr>
          <w:rFonts w:cs="Arial"/>
          <w:i/>
          <w:iCs/>
        </w:rPr>
        <w:t>Provide</w:t>
      </w:r>
      <w:r w:rsidR="0086143D" w:rsidRPr="00082185">
        <w:rPr>
          <w:rFonts w:cs="Arial"/>
          <w:i/>
          <w:iCs/>
        </w:rPr>
        <w:t xml:space="preserve"> a</w:t>
      </w:r>
      <w:r w:rsidRPr="00082185">
        <w:rPr>
          <w:rFonts w:cs="Arial"/>
          <w:i/>
          <w:iCs/>
        </w:rPr>
        <w:t xml:space="preserve"> list of outputs </w:t>
      </w:r>
      <w:r w:rsidR="001001D7" w:rsidRPr="00082185">
        <w:rPr>
          <w:rFonts w:cs="Arial"/>
          <w:i/>
          <w:iCs/>
        </w:rPr>
        <w:t>which will be delivered</w:t>
      </w:r>
      <w:r w:rsidR="00350AF1" w:rsidRPr="00082185">
        <w:rPr>
          <w:rFonts w:cs="Arial"/>
          <w:i/>
          <w:iCs/>
        </w:rPr>
        <w:t xml:space="preserve"> </w:t>
      </w:r>
      <w:proofErr w:type="gramStart"/>
      <w:r w:rsidR="00350AF1" w:rsidRPr="00082185">
        <w:rPr>
          <w:rFonts w:cs="Arial"/>
          <w:i/>
          <w:iCs/>
        </w:rPr>
        <w:t>as a result of</w:t>
      </w:r>
      <w:proofErr w:type="gramEnd"/>
      <w:r w:rsidR="001001D7" w:rsidRPr="00082185">
        <w:rPr>
          <w:rFonts w:cs="Arial"/>
          <w:i/>
          <w:iCs/>
        </w:rPr>
        <w:t xml:space="preserve"> the </w:t>
      </w:r>
      <w:r w:rsidRPr="00082185">
        <w:rPr>
          <w:rFonts w:cs="Arial"/>
          <w:i/>
          <w:iCs/>
        </w:rPr>
        <w:t xml:space="preserve">project </w:t>
      </w:r>
      <w:r w:rsidR="001001D7" w:rsidRPr="00082185">
        <w:rPr>
          <w:rFonts w:cs="Arial"/>
          <w:i/>
          <w:iCs/>
        </w:rPr>
        <w:t>(</w:t>
      </w:r>
      <w:r w:rsidRPr="00082185">
        <w:rPr>
          <w:rFonts w:cs="Arial"/>
          <w:i/>
          <w:iCs/>
        </w:rPr>
        <w:t>excluding the</w:t>
      </w:r>
      <w:r w:rsidR="0086143D" w:rsidRPr="00082185">
        <w:rPr>
          <w:rFonts w:cs="Arial"/>
          <w:i/>
          <w:iCs/>
        </w:rPr>
        <w:t xml:space="preserve"> internal </w:t>
      </w:r>
      <w:r w:rsidRPr="00082185">
        <w:rPr>
          <w:rFonts w:cs="Arial"/>
          <w:i/>
          <w:iCs/>
        </w:rPr>
        <w:t>reports and financial acquittal</w:t>
      </w:r>
      <w:r w:rsidR="001001D7" w:rsidRPr="00082185">
        <w:rPr>
          <w:rFonts w:cs="Arial"/>
          <w:i/>
          <w:iCs/>
        </w:rPr>
        <w:t>)</w:t>
      </w:r>
      <w:r w:rsidR="00CA339E" w:rsidRPr="00082185">
        <w:rPr>
          <w:rFonts w:cs="Arial"/>
          <w:i/>
          <w:iCs/>
        </w:rPr>
        <w:t>.</w:t>
      </w:r>
      <w:r w:rsidR="00CD148D">
        <w:rPr>
          <w:rFonts w:cs="Arial"/>
          <w:i/>
          <w:iCs/>
        </w:rPr>
        <w:t xml:space="preserve"> These </w:t>
      </w:r>
      <w:r w:rsidR="00CA162E">
        <w:rPr>
          <w:rFonts w:cs="Arial"/>
          <w:i/>
          <w:iCs/>
        </w:rPr>
        <w:t xml:space="preserve">outputs could be new knowledge, tools, </w:t>
      </w:r>
      <w:r w:rsidR="00115980">
        <w:rPr>
          <w:rFonts w:cs="Arial"/>
          <w:i/>
          <w:iCs/>
        </w:rPr>
        <w:t xml:space="preserve">technologies, </w:t>
      </w:r>
      <w:r w:rsidR="004B46FA">
        <w:rPr>
          <w:rFonts w:cs="Arial"/>
          <w:i/>
          <w:iCs/>
        </w:rPr>
        <w:t xml:space="preserve">data, </w:t>
      </w:r>
      <w:r w:rsidR="007A5CC3">
        <w:rPr>
          <w:rFonts w:cs="Arial"/>
          <w:i/>
          <w:iCs/>
        </w:rPr>
        <w:t>documents (e.g. SOPs, plans), publications</w:t>
      </w:r>
      <w:r w:rsidR="00115980">
        <w:rPr>
          <w:rFonts w:cs="Arial"/>
          <w:i/>
          <w:iCs/>
        </w:rPr>
        <w:t>.</w:t>
      </w:r>
      <w:r w:rsidR="00CA339E" w:rsidRPr="00082185">
        <w:rPr>
          <w:rFonts w:cs="Arial"/>
          <w:i/>
          <w:iCs/>
        </w:rPr>
        <w:t xml:space="preserve"> Add rows as required. </w:t>
      </w:r>
    </w:p>
    <w:tbl>
      <w:tblPr>
        <w:tblStyle w:val="TableGrid"/>
        <w:tblW w:w="0" w:type="auto"/>
        <w:tblLook w:val="04A0" w:firstRow="1" w:lastRow="0" w:firstColumn="1" w:lastColumn="0" w:noHBand="0" w:noVBand="1"/>
      </w:tblPr>
      <w:tblGrid>
        <w:gridCol w:w="988"/>
        <w:gridCol w:w="7512"/>
        <w:gridCol w:w="1128"/>
      </w:tblGrid>
      <w:tr w:rsidR="00910D89" w:rsidRPr="00082185" w14:paraId="0953CD39" w14:textId="77777777" w:rsidTr="007E1730">
        <w:tc>
          <w:tcPr>
            <w:tcW w:w="988" w:type="dxa"/>
            <w:shd w:val="clear" w:color="auto" w:fill="D9EFF8" w:themeFill="text2" w:themeFillTint="33"/>
          </w:tcPr>
          <w:p w14:paraId="054AE6BB" w14:textId="77777777" w:rsidR="00910D89" w:rsidRPr="008B3DA9" w:rsidRDefault="00910D89">
            <w:pPr>
              <w:pStyle w:val="Bulletpoints"/>
              <w:rPr>
                <w:rStyle w:val="normaltextrun"/>
                <w:rFonts w:ascii="Arial" w:eastAsiaTheme="majorEastAsia" w:hAnsi="Arial" w:cs="Arial"/>
                <w:b/>
                <w:bCs/>
                <w:sz w:val="20"/>
                <w:szCs w:val="20"/>
                <w:lang w:eastAsia="ja-JP"/>
              </w:rPr>
            </w:pPr>
            <w:r w:rsidRPr="008B3DA9">
              <w:rPr>
                <w:rStyle w:val="normaltextrun"/>
                <w:rFonts w:ascii="Arial" w:eastAsiaTheme="majorEastAsia" w:hAnsi="Arial" w:cs="Arial"/>
                <w:b/>
                <w:bCs/>
                <w:sz w:val="20"/>
                <w:szCs w:val="20"/>
                <w:lang w:eastAsia="ja-JP"/>
              </w:rPr>
              <w:t>I</w:t>
            </w:r>
            <w:r w:rsidRPr="008B3DA9">
              <w:rPr>
                <w:rStyle w:val="normaltextrun"/>
                <w:rFonts w:ascii="Arial" w:hAnsi="Arial" w:cs="Arial"/>
                <w:bCs/>
                <w:sz w:val="20"/>
                <w:szCs w:val="20"/>
                <w:lang w:eastAsia="ja-JP"/>
              </w:rPr>
              <w:t>D</w:t>
            </w:r>
            <w:r w:rsidRPr="008B3DA9">
              <w:rPr>
                <w:rStyle w:val="normaltextrun"/>
                <w:rFonts w:ascii="Arial" w:eastAsiaTheme="majorEastAsia" w:hAnsi="Arial" w:cs="Arial"/>
                <w:b/>
                <w:bCs/>
                <w:sz w:val="20"/>
                <w:szCs w:val="20"/>
                <w:lang w:eastAsia="ja-JP"/>
              </w:rPr>
              <w:t xml:space="preserve"> </w:t>
            </w:r>
          </w:p>
        </w:tc>
        <w:tc>
          <w:tcPr>
            <w:tcW w:w="7512" w:type="dxa"/>
            <w:shd w:val="clear" w:color="auto" w:fill="D9EFF8" w:themeFill="text2" w:themeFillTint="33"/>
          </w:tcPr>
          <w:p w14:paraId="2582435D" w14:textId="77777777" w:rsidR="00910D89" w:rsidRPr="008B3DA9" w:rsidRDefault="00910D89">
            <w:pPr>
              <w:pStyle w:val="Bulletpoints"/>
              <w:rPr>
                <w:rStyle w:val="normaltextrun"/>
                <w:rFonts w:ascii="Arial" w:eastAsiaTheme="majorEastAsia" w:hAnsi="Arial" w:cs="Arial"/>
                <w:b/>
                <w:bCs/>
                <w:sz w:val="20"/>
                <w:szCs w:val="20"/>
                <w:lang w:eastAsia="ja-JP"/>
              </w:rPr>
            </w:pPr>
            <w:r w:rsidRPr="008B3DA9">
              <w:rPr>
                <w:rStyle w:val="normaltextrun"/>
                <w:rFonts w:ascii="Arial" w:eastAsiaTheme="majorEastAsia" w:hAnsi="Arial" w:cs="Arial"/>
                <w:b/>
                <w:bCs/>
                <w:sz w:val="20"/>
                <w:szCs w:val="20"/>
                <w:lang w:eastAsia="ja-JP"/>
              </w:rPr>
              <w:t xml:space="preserve">Outputs </w:t>
            </w:r>
          </w:p>
        </w:tc>
        <w:tc>
          <w:tcPr>
            <w:tcW w:w="1128" w:type="dxa"/>
            <w:shd w:val="clear" w:color="auto" w:fill="D9EFF8" w:themeFill="text2" w:themeFillTint="33"/>
          </w:tcPr>
          <w:p w14:paraId="115F1FCE" w14:textId="77777777" w:rsidR="00910D89" w:rsidRPr="008B3DA9" w:rsidRDefault="00910D89">
            <w:pPr>
              <w:pStyle w:val="Bulletpoints"/>
              <w:rPr>
                <w:rStyle w:val="normaltextrun"/>
                <w:rFonts w:ascii="Arial" w:eastAsiaTheme="majorEastAsia" w:hAnsi="Arial" w:cs="Arial"/>
                <w:b/>
                <w:bCs/>
                <w:sz w:val="20"/>
                <w:szCs w:val="20"/>
                <w:lang w:eastAsia="ja-JP"/>
              </w:rPr>
            </w:pPr>
            <w:r w:rsidRPr="008B3DA9">
              <w:rPr>
                <w:rStyle w:val="normaltextrun"/>
                <w:rFonts w:ascii="Arial" w:eastAsiaTheme="majorEastAsia" w:hAnsi="Arial" w:cs="Arial"/>
                <w:b/>
                <w:bCs/>
                <w:sz w:val="20"/>
                <w:szCs w:val="20"/>
                <w:lang w:eastAsia="ja-JP"/>
              </w:rPr>
              <w:t xml:space="preserve">Due date </w:t>
            </w:r>
          </w:p>
        </w:tc>
      </w:tr>
      <w:tr w:rsidR="007510CC" w:rsidRPr="00082185" w14:paraId="7EC0A907" w14:textId="77777777">
        <w:tc>
          <w:tcPr>
            <w:tcW w:w="988" w:type="dxa"/>
          </w:tcPr>
          <w:p w14:paraId="6EF4BDB3" w14:textId="77777777" w:rsidR="007510CC" w:rsidRPr="008B3DA9" w:rsidRDefault="007510CC" w:rsidP="007510CC">
            <w:pPr>
              <w:pStyle w:val="Bulletpoints"/>
              <w:rPr>
                <w:rStyle w:val="normaltextrun"/>
                <w:rFonts w:ascii="Arial" w:eastAsiaTheme="majorEastAsia" w:hAnsi="Arial" w:cs="Arial"/>
                <w:sz w:val="20"/>
                <w:szCs w:val="20"/>
                <w:lang w:eastAsia="ja-JP"/>
              </w:rPr>
            </w:pPr>
            <w:r w:rsidRPr="008B3DA9">
              <w:rPr>
                <w:rStyle w:val="normaltextrun"/>
                <w:rFonts w:ascii="Arial" w:eastAsiaTheme="majorEastAsia" w:hAnsi="Arial" w:cs="Arial"/>
                <w:sz w:val="20"/>
                <w:szCs w:val="20"/>
                <w:lang w:eastAsia="ja-JP"/>
              </w:rPr>
              <w:lastRenderedPageBreak/>
              <w:t>A</w:t>
            </w:r>
          </w:p>
        </w:tc>
        <w:tc>
          <w:tcPr>
            <w:tcW w:w="7512" w:type="dxa"/>
          </w:tcPr>
          <w:p w14:paraId="3E1E6C7F" w14:textId="41D13D97" w:rsidR="007510CC" w:rsidRPr="007C3972" w:rsidRDefault="007510CC" w:rsidP="007510CC">
            <w:pPr>
              <w:pStyle w:val="Bulletpoints"/>
              <w:rPr>
                <w:rStyle w:val="normaltextrun"/>
                <w:rFonts w:ascii="Arial" w:eastAsiaTheme="majorEastAsia" w:hAnsi="Arial" w:cs="Arial"/>
                <w:color w:val="auto"/>
                <w:sz w:val="20"/>
                <w:szCs w:val="20"/>
                <w:lang w:eastAsia="ja-JP"/>
              </w:rPr>
            </w:pPr>
            <w:r w:rsidRPr="007C3972">
              <w:rPr>
                <w:rFonts w:ascii="Arial" w:hAnsi="Arial" w:cs="Arial"/>
                <w:color w:val="auto"/>
                <w:sz w:val="20"/>
                <w:szCs w:val="20"/>
              </w:rPr>
              <w:t xml:space="preserve">Traditional Owner </w:t>
            </w:r>
            <w:r w:rsidR="009474FB" w:rsidRPr="007C3972">
              <w:rPr>
                <w:rFonts w:ascii="Arial" w:hAnsi="Arial" w:cs="Arial"/>
                <w:color w:val="auto"/>
                <w:sz w:val="20"/>
                <w:szCs w:val="20"/>
              </w:rPr>
              <w:t>information package</w:t>
            </w:r>
            <w:r w:rsidR="00561DAB" w:rsidRPr="007C3972">
              <w:rPr>
                <w:rFonts w:ascii="Arial" w:hAnsi="Arial" w:cs="Arial"/>
                <w:color w:val="auto"/>
                <w:sz w:val="20"/>
                <w:szCs w:val="20"/>
              </w:rPr>
              <w:t xml:space="preserve"> and documentation for TO operators</w:t>
            </w:r>
            <w:r w:rsidRPr="007C3972">
              <w:rPr>
                <w:rFonts w:ascii="Arial" w:hAnsi="Arial" w:cs="Arial"/>
                <w:color w:val="auto"/>
                <w:sz w:val="20"/>
                <w:szCs w:val="20"/>
              </w:rPr>
              <w:t> </w:t>
            </w:r>
            <w:r w:rsidRPr="007C3972">
              <w:rPr>
                <w:rStyle w:val="normaltextrun"/>
                <w:rFonts w:ascii="Arial" w:hAnsi="Arial" w:cs="Arial"/>
                <w:color w:val="auto"/>
                <w:sz w:val="20"/>
                <w:szCs w:val="20"/>
              </w:rPr>
              <w:t xml:space="preserve"> </w:t>
            </w:r>
          </w:p>
        </w:tc>
        <w:tc>
          <w:tcPr>
            <w:tcW w:w="1128" w:type="dxa"/>
          </w:tcPr>
          <w:p w14:paraId="30351057" w14:textId="1334A918" w:rsidR="007510CC" w:rsidRPr="007C3972" w:rsidRDefault="007510CC" w:rsidP="007510CC">
            <w:pPr>
              <w:pStyle w:val="Bulletpoints"/>
              <w:rPr>
                <w:rStyle w:val="normaltextrun"/>
                <w:rFonts w:ascii="Arial" w:eastAsiaTheme="majorEastAsia" w:hAnsi="Arial" w:cs="Arial"/>
                <w:sz w:val="20"/>
                <w:szCs w:val="20"/>
                <w:lang w:eastAsia="ja-JP"/>
              </w:rPr>
            </w:pPr>
            <w:r w:rsidRPr="007C3972">
              <w:rPr>
                <w:rFonts w:cs="Arial"/>
                <w:sz w:val="20"/>
              </w:rPr>
              <w:t xml:space="preserve">15 </w:t>
            </w:r>
            <w:r w:rsidR="00561DAB" w:rsidRPr="007C3972">
              <w:rPr>
                <w:rFonts w:cs="Arial"/>
                <w:sz w:val="20"/>
              </w:rPr>
              <w:t xml:space="preserve">April </w:t>
            </w:r>
            <w:r w:rsidRPr="007C3972">
              <w:rPr>
                <w:rFonts w:cs="Arial"/>
                <w:sz w:val="20"/>
              </w:rPr>
              <w:t>2025</w:t>
            </w:r>
          </w:p>
        </w:tc>
      </w:tr>
      <w:tr w:rsidR="007510CC" w:rsidRPr="00082185" w14:paraId="3DFC80DC" w14:textId="77777777">
        <w:tc>
          <w:tcPr>
            <w:tcW w:w="988" w:type="dxa"/>
          </w:tcPr>
          <w:p w14:paraId="66E45A39" w14:textId="6BFCBFBE" w:rsidR="007510CC" w:rsidRPr="008B3DA9" w:rsidRDefault="007510CC" w:rsidP="007510CC">
            <w:pPr>
              <w:pStyle w:val="Bulletpoints"/>
              <w:rPr>
                <w:rStyle w:val="normaltextrun"/>
                <w:rFonts w:ascii="Arial" w:eastAsiaTheme="majorEastAsia" w:hAnsi="Arial" w:cs="Arial"/>
                <w:sz w:val="20"/>
                <w:szCs w:val="20"/>
                <w:lang w:eastAsia="ja-JP"/>
              </w:rPr>
            </w:pPr>
            <w:r>
              <w:rPr>
                <w:rStyle w:val="normaltextrun"/>
                <w:rFonts w:ascii="Arial" w:eastAsiaTheme="majorEastAsia" w:hAnsi="Arial" w:cs="Arial"/>
                <w:sz w:val="20"/>
                <w:szCs w:val="20"/>
                <w:lang w:eastAsia="ja-JP"/>
              </w:rPr>
              <w:t>E</w:t>
            </w:r>
          </w:p>
        </w:tc>
        <w:tc>
          <w:tcPr>
            <w:tcW w:w="7512" w:type="dxa"/>
          </w:tcPr>
          <w:p w14:paraId="6166193E" w14:textId="38B8ED48" w:rsidR="007510CC" w:rsidRPr="007C3972" w:rsidRDefault="007510CC" w:rsidP="007510CC">
            <w:pPr>
              <w:pStyle w:val="Bulletpoints"/>
              <w:rPr>
                <w:rStyle w:val="normaltextrun"/>
                <w:rFonts w:ascii="Arial" w:eastAsiaTheme="majorEastAsia" w:hAnsi="Arial" w:cs="Arial"/>
                <w:sz w:val="20"/>
                <w:szCs w:val="20"/>
                <w:lang w:eastAsia="ja-JP"/>
              </w:rPr>
            </w:pPr>
            <w:r w:rsidRPr="007C3972">
              <w:rPr>
                <w:rFonts w:ascii="Arial" w:eastAsiaTheme="majorEastAsia" w:hAnsi="Arial" w:cs="Arial"/>
                <w:sz w:val="20"/>
                <w:szCs w:val="20"/>
                <w:lang w:eastAsia="ja-JP"/>
              </w:rPr>
              <w:t xml:space="preserve">Finalised </w:t>
            </w:r>
            <w:r w:rsidR="004C575B">
              <w:rPr>
                <w:rFonts w:ascii="Arial" w:eastAsiaTheme="majorEastAsia" w:hAnsi="Arial" w:cs="Arial"/>
                <w:sz w:val="20"/>
                <w:szCs w:val="20"/>
                <w:lang w:eastAsia="ja-JP"/>
              </w:rPr>
              <w:t xml:space="preserve">GBR-wide </w:t>
            </w:r>
            <w:r w:rsidRPr="007C3972">
              <w:rPr>
                <w:rFonts w:ascii="Arial" w:eastAsiaTheme="majorEastAsia" w:hAnsi="Arial" w:cs="Arial"/>
                <w:sz w:val="20"/>
                <w:szCs w:val="20"/>
                <w:lang w:eastAsia="ja-JP"/>
              </w:rPr>
              <w:t>Habitat Suitability Model and surveillance paths </w:t>
            </w:r>
          </w:p>
        </w:tc>
        <w:tc>
          <w:tcPr>
            <w:tcW w:w="1128" w:type="dxa"/>
          </w:tcPr>
          <w:p w14:paraId="24E345E1" w14:textId="63D89ACA" w:rsidR="007510CC" w:rsidRPr="007C3972" w:rsidRDefault="00FD4DB3" w:rsidP="007510CC">
            <w:pPr>
              <w:pStyle w:val="Bulletpoints"/>
              <w:rPr>
                <w:rStyle w:val="normaltextrun"/>
                <w:rFonts w:ascii="Arial" w:eastAsiaTheme="majorEastAsia" w:hAnsi="Arial" w:cs="Arial"/>
                <w:sz w:val="20"/>
                <w:szCs w:val="20"/>
                <w:lang w:eastAsia="ja-JP"/>
              </w:rPr>
            </w:pPr>
            <w:r w:rsidRPr="007C3972">
              <w:rPr>
                <w:rFonts w:cs="Arial"/>
                <w:sz w:val="20"/>
              </w:rPr>
              <w:t>30 June</w:t>
            </w:r>
            <w:r w:rsidR="006B3BA8" w:rsidRPr="007C3972">
              <w:rPr>
                <w:rFonts w:cs="Arial"/>
                <w:sz w:val="20"/>
              </w:rPr>
              <w:t xml:space="preserve"> 2026</w:t>
            </w:r>
          </w:p>
        </w:tc>
      </w:tr>
      <w:tr w:rsidR="007510CC" w:rsidRPr="00082185" w14:paraId="6FD18123" w14:textId="77777777">
        <w:tc>
          <w:tcPr>
            <w:tcW w:w="988" w:type="dxa"/>
          </w:tcPr>
          <w:p w14:paraId="7C347B00" w14:textId="25A676F7" w:rsidR="007510CC" w:rsidRDefault="007510CC" w:rsidP="007510CC">
            <w:pPr>
              <w:pStyle w:val="Bulletpoints"/>
              <w:rPr>
                <w:rStyle w:val="normaltextrun"/>
                <w:rFonts w:ascii="Arial" w:eastAsiaTheme="majorEastAsia" w:hAnsi="Arial" w:cs="Arial"/>
                <w:sz w:val="20"/>
                <w:szCs w:val="20"/>
                <w:lang w:eastAsia="ja-JP"/>
              </w:rPr>
            </w:pPr>
            <w:r>
              <w:rPr>
                <w:rStyle w:val="normaltextrun"/>
                <w:rFonts w:ascii="Arial" w:eastAsiaTheme="majorEastAsia" w:hAnsi="Arial" w:cs="Arial"/>
                <w:sz w:val="20"/>
                <w:szCs w:val="20"/>
                <w:lang w:eastAsia="ja-JP"/>
              </w:rPr>
              <w:t>F</w:t>
            </w:r>
          </w:p>
        </w:tc>
        <w:tc>
          <w:tcPr>
            <w:tcW w:w="7512" w:type="dxa"/>
          </w:tcPr>
          <w:p w14:paraId="045FB44D" w14:textId="36160819" w:rsidR="007510CC" w:rsidRPr="007C3972" w:rsidRDefault="007510CC" w:rsidP="007510CC">
            <w:pPr>
              <w:pStyle w:val="Bulletpoints"/>
              <w:rPr>
                <w:rFonts w:ascii="Arial" w:eastAsiaTheme="majorEastAsia" w:hAnsi="Arial" w:cs="Arial"/>
                <w:sz w:val="20"/>
                <w:szCs w:val="20"/>
                <w:lang w:eastAsia="ja-JP"/>
              </w:rPr>
            </w:pPr>
            <w:r w:rsidRPr="007C3972">
              <w:rPr>
                <w:rFonts w:ascii="Arial" w:eastAsiaTheme="majorEastAsia" w:hAnsi="Arial" w:cs="Arial"/>
                <w:sz w:val="20"/>
                <w:szCs w:val="20"/>
                <w:lang w:eastAsia="ja-JP"/>
              </w:rPr>
              <w:t>Finalised and validated fine scale connectivity network </w:t>
            </w:r>
            <w:r w:rsidR="00D722F6">
              <w:rPr>
                <w:rFonts w:ascii="Arial" w:eastAsiaTheme="majorEastAsia" w:hAnsi="Arial" w:cs="Arial"/>
                <w:sz w:val="20"/>
                <w:szCs w:val="20"/>
                <w:lang w:eastAsia="ja-JP"/>
              </w:rPr>
              <w:t>at four reef clusters</w:t>
            </w:r>
          </w:p>
        </w:tc>
        <w:tc>
          <w:tcPr>
            <w:tcW w:w="1128" w:type="dxa"/>
          </w:tcPr>
          <w:p w14:paraId="6694A6D7" w14:textId="74D87DBE" w:rsidR="007510CC" w:rsidRPr="007C3972" w:rsidRDefault="001F0669" w:rsidP="007510CC">
            <w:pPr>
              <w:pStyle w:val="Bulletpoints"/>
              <w:rPr>
                <w:rStyle w:val="normaltextrun"/>
                <w:rFonts w:ascii="Arial" w:eastAsiaTheme="majorEastAsia" w:hAnsi="Arial" w:cs="Arial"/>
                <w:sz w:val="20"/>
                <w:szCs w:val="22"/>
                <w:lang w:eastAsia="ja-JP"/>
              </w:rPr>
            </w:pPr>
            <w:r w:rsidRPr="007C3972">
              <w:rPr>
                <w:sz w:val="20"/>
                <w:szCs w:val="22"/>
              </w:rPr>
              <w:t>30 June 20206</w:t>
            </w:r>
          </w:p>
        </w:tc>
      </w:tr>
      <w:tr w:rsidR="00FD4DB3" w:rsidRPr="00082185" w14:paraId="6A58F155" w14:textId="77777777">
        <w:tc>
          <w:tcPr>
            <w:tcW w:w="988" w:type="dxa"/>
          </w:tcPr>
          <w:p w14:paraId="307797AD" w14:textId="1CD07D18" w:rsidR="00FD4DB3" w:rsidRDefault="00FD4DB3" w:rsidP="00FD4DB3">
            <w:pPr>
              <w:pStyle w:val="Bulletpoints"/>
              <w:rPr>
                <w:rStyle w:val="normaltextrun"/>
                <w:rFonts w:ascii="Arial" w:eastAsiaTheme="majorEastAsia" w:hAnsi="Arial" w:cs="Arial"/>
                <w:sz w:val="20"/>
                <w:szCs w:val="20"/>
                <w:lang w:eastAsia="ja-JP"/>
              </w:rPr>
            </w:pPr>
            <w:r>
              <w:rPr>
                <w:rStyle w:val="normaltextrun"/>
                <w:rFonts w:ascii="Arial" w:eastAsiaTheme="majorEastAsia" w:hAnsi="Arial" w:cs="Arial"/>
                <w:sz w:val="20"/>
                <w:szCs w:val="20"/>
                <w:lang w:eastAsia="ja-JP"/>
              </w:rPr>
              <w:t>G</w:t>
            </w:r>
          </w:p>
        </w:tc>
        <w:tc>
          <w:tcPr>
            <w:tcW w:w="7512" w:type="dxa"/>
          </w:tcPr>
          <w:p w14:paraId="77029745" w14:textId="472E9394" w:rsidR="00FD4DB3" w:rsidRPr="007C3972" w:rsidRDefault="00D722F6" w:rsidP="00FD4DB3">
            <w:pPr>
              <w:pStyle w:val="Bulletpoints"/>
              <w:rPr>
                <w:rFonts w:eastAsiaTheme="majorEastAsia" w:cs="Arial"/>
                <w:sz w:val="20"/>
                <w:szCs w:val="20"/>
                <w:lang w:eastAsia="ja-JP"/>
              </w:rPr>
            </w:pPr>
            <w:r>
              <w:rPr>
                <w:rFonts w:ascii="Arial" w:eastAsiaTheme="majorEastAsia" w:hAnsi="Arial" w:cs="Arial"/>
                <w:sz w:val="20"/>
                <w:szCs w:val="20"/>
                <w:lang w:eastAsia="ja-JP"/>
              </w:rPr>
              <w:t>P</w:t>
            </w:r>
            <w:r w:rsidR="0085113A">
              <w:rPr>
                <w:rFonts w:ascii="Arial" w:eastAsiaTheme="majorEastAsia" w:hAnsi="Arial" w:cs="Arial"/>
                <w:sz w:val="20"/>
                <w:szCs w:val="20"/>
                <w:lang w:eastAsia="ja-JP"/>
              </w:rPr>
              <w:t>rototype of</w:t>
            </w:r>
            <w:r w:rsidR="0083308C">
              <w:rPr>
                <w:rFonts w:ascii="Arial" w:eastAsiaTheme="majorEastAsia" w:hAnsi="Arial" w:cs="Arial"/>
                <w:sz w:val="20"/>
                <w:szCs w:val="20"/>
                <w:lang w:eastAsia="ja-JP"/>
              </w:rPr>
              <w:t xml:space="preserve"> a</w:t>
            </w:r>
            <w:r w:rsidR="00FD4DB3" w:rsidRPr="007C3972">
              <w:rPr>
                <w:rFonts w:ascii="Arial" w:eastAsiaTheme="majorEastAsia" w:hAnsi="Arial" w:cs="Arial"/>
                <w:sz w:val="20"/>
                <w:szCs w:val="20"/>
                <w:lang w:eastAsia="ja-JP"/>
              </w:rPr>
              <w:t xml:space="preserve"> </w:t>
            </w:r>
            <w:proofErr w:type="gramStart"/>
            <w:r w:rsidR="00FD4DB3" w:rsidRPr="007C3972">
              <w:rPr>
                <w:rFonts w:ascii="Arial" w:eastAsiaTheme="majorEastAsia" w:hAnsi="Arial" w:cs="Arial"/>
                <w:sz w:val="20"/>
                <w:szCs w:val="20"/>
                <w:lang w:eastAsia="ja-JP"/>
              </w:rPr>
              <w:t>fine-scale</w:t>
            </w:r>
            <w:proofErr w:type="gramEnd"/>
            <w:r w:rsidR="00FD4DB3" w:rsidRPr="007C3972">
              <w:rPr>
                <w:rFonts w:ascii="Arial" w:eastAsiaTheme="majorEastAsia" w:hAnsi="Arial" w:cs="Arial"/>
                <w:sz w:val="20"/>
                <w:szCs w:val="20"/>
                <w:lang w:eastAsia="ja-JP"/>
              </w:rPr>
              <w:t xml:space="preserve"> metacommunity model</w:t>
            </w:r>
            <w:r>
              <w:rPr>
                <w:rFonts w:ascii="Arial" w:eastAsiaTheme="majorEastAsia" w:hAnsi="Arial" w:cs="Arial"/>
                <w:sz w:val="20"/>
                <w:szCs w:val="20"/>
                <w:lang w:eastAsia="ja-JP"/>
              </w:rPr>
              <w:t xml:space="preserve"> calibrated and validated at one reef cluster</w:t>
            </w:r>
            <w:r w:rsidR="00FD4DB3" w:rsidRPr="007C3972">
              <w:rPr>
                <w:rFonts w:ascii="Arial" w:eastAsiaTheme="majorEastAsia" w:hAnsi="Arial" w:cs="Arial"/>
                <w:sz w:val="20"/>
                <w:szCs w:val="20"/>
                <w:lang w:eastAsia="ja-JP"/>
              </w:rPr>
              <w:t>, including sensitivity analysis and preliminary scenario testing for a single reef cluster </w:t>
            </w:r>
          </w:p>
        </w:tc>
        <w:tc>
          <w:tcPr>
            <w:tcW w:w="1128" w:type="dxa"/>
          </w:tcPr>
          <w:p w14:paraId="39722096" w14:textId="712F37B9" w:rsidR="00FD4DB3" w:rsidRPr="007C3972" w:rsidRDefault="00FD4DB3" w:rsidP="00FD4DB3">
            <w:pPr>
              <w:pStyle w:val="Bulletpoints"/>
              <w:rPr>
                <w:rFonts w:cs="Arial"/>
                <w:sz w:val="20"/>
              </w:rPr>
            </w:pPr>
            <w:r w:rsidRPr="007C3972">
              <w:rPr>
                <w:rFonts w:cs="Arial"/>
                <w:sz w:val="20"/>
              </w:rPr>
              <w:t>31 August 2026</w:t>
            </w:r>
          </w:p>
        </w:tc>
      </w:tr>
      <w:tr w:rsidR="00FD4DB3" w:rsidRPr="00082185" w14:paraId="149380E1" w14:textId="77777777">
        <w:tc>
          <w:tcPr>
            <w:tcW w:w="988" w:type="dxa"/>
          </w:tcPr>
          <w:p w14:paraId="6A368954" w14:textId="7B478CE8" w:rsidR="00FD4DB3" w:rsidRDefault="00762BC6" w:rsidP="00FD4DB3">
            <w:pPr>
              <w:pStyle w:val="Bulletpoints"/>
              <w:rPr>
                <w:rStyle w:val="normaltextrun"/>
                <w:rFonts w:ascii="Arial" w:eastAsiaTheme="majorEastAsia" w:hAnsi="Arial" w:cs="Arial"/>
                <w:sz w:val="20"/>
                <w:szCs w:val="20"/>
                <w:lang w:eastAsia="ja-JP"/>
              </w:rPr>
            </w:pPr>
            <w:r>
              <w:rPr>
                <w:rStyle w:val="normaltextrun"/>
                <w:rFonts w:ascii="Arial" w:eastAsiaTheme="majorEastAsia" w:hAnsi="Arial" w:cs="Arial"/>
                <w:sz w:val="20"/>
                <w:szCs w:val="20"/>
                <w:lang w:eastAsia="ja-JP"/>
              </w:rPr>
              <w:t>H</w:t>
            </w:r>
          </w:p>
        </w:tc>
        <w:tc>
          <w:tcPr>
            <w:tcW w:w="7512" w:type="dxa"/>
          </w:tcPr>
          <w:p w14:paraId="493F3E92" w14:textId="11205052" w:rsidR="00FD4DB3" w:rsidRPr="007C3972" w:rsidRDefault="00FD4DB3" w:rsidP="00FD4DB3">
            <w:pPr>
              <w:pStyle w:val="Bulletpoints"/>
              <w:rPr>
                <w:rFonts w:eastAsiaTheme="majorEastAsia" w:cs="Arial"/>
                <w:sz w:val="20"/>
                <w:szCs w:val="20"/>
                <w:lang w:eastAsia="ja-JP"/>
              </w:rPr>
            </w:pPr>
            <w:r w:rsidRPr="007C3972">
              <w:rPr>
                <w:rFonts w:eastAsiaTheme="majorEastAsia" w:cs="Arial"/>
                <w:sz w:val="20"/>
                <w:szCs w:val="20"/>
                <w:lang w:eastAsia="ja-JP"/>
              </w:rPr>
              <w:t>Final project data sets</w:t>
            </w:r>
            <w:r w:rsidR="009270DD" w:rsidRPr="007C3972">
              <w:rPr>
                <w:rFonts w:eastAsiaTheme="majorEastAsia" w:cs="Arial"/>
                <w:sz w:val="20"/>
                <w:szCs w:val="20"/>
                <w:lang w:eastAsia="ja-JP"/>
              </w:rPr>
              <w:t xml:space="preserve"> and final report</w:t>
            </w:r>
            <w:r w:rsidRPr="007C3972">
              <w:rPr>
                <w:rFonts w:eastAsiaTheme="majorEastAsia" w:cs="Arial"/>
                <w:sz w:val="20"/>
                <w:szCs w:val="20"/>
                <w:lang w:eastAsia="ja-JP"/>
              </w:rPr>
              <w:t xml:space="preserve"> are made publicly available, meeting FAIR data standards. </w:t>
            </w:r>
          </w:p>
        </w:tc>
        <w:tc>
          <w:tcPr>
            <w:tcW w:w="1128" w:type="dxa"/>
          </w:tcPr>
          <w:p w14:paraId="1A5045D3" w14:textId="79C3E751" w:rsidR="00FD4DB3" w:rsidRPr="007C3972" w:rsidRDefault="00FD4DB3" w:rsidP="00FD4DB3">
            <w:pPr>
              <w:pStyle w:val="Bulletpoints"/>
              <w:rPr>
                <w:rFonts w:cs="Arial"/>
                <w:sz w:val="20"/>
              </w:rPr>
            </w:pPr>
            <w:r w:rsidRPr="007C3972">
              <w:rPr>
                <w:rFonts w:cs="Arial"/>
                <w:sz w:val="20"/>
              </w:rPr>
              <w:t>6 November 2026</w:t>
            </w:r>
          </w:p>
        </w:tc>
      </w:tr>
      <w:tr w:rsidR="00272824" w:rsidRPr="00082185" w14:paraId="7CAC52FE" w14:textId="77777777">
        <w:tc>
          <w:tcPr>
            <w:tcW w:w="988" w:type="dxa"/>
          </w:tcPr>
          <w:p w14:paraId="34468F3B" w14:textId="4FD8E6C1" w:rsidR="00272824" w:rsidRDefault="00272824" w:rsidP="00FD4DB3">
            <w:pPr>
              <w:pStyle w:val="Bulletpoints"/>
              <w:rPr>
                <w:rStyle w:val="normaltextrun"/>
                <w:rFonts w:ascii="Arial" w:eastAsiaTheme="majorEastAsia" w:hAnsi="Arial" w:cs="Arial"/>
                <w:sz w:val="20"/>
                <w:szCs w:val="20"/>
                <w:lang w:eastAsia="ja-JP"/>
              </w:rPr>
            </w:pPr>
            <w:r>
              <w:rPr>
                <w:rStyle w:val="normaltextrun"/>
                <w:rFonts w:ascii="Arial" w:eastAsiaTheme="majorEastAsia" w:hAnsi="Arial" w:cs="Arial"/>
                <w:sz w:val="20"/>
                <w:szCs w:val="20"/>
                <w:lang w:eastAsia="ja-JP"/>
              </w:rPr>
              <w:t>I</w:t>
            </w:r>
          </w:p>
        </w:tc>
        <w:tc>
          <w:tcPr>
            <w:tcW w:w="7512" w:type="dxa"/>
          </w:tcPr>
          <w:p w14:paraId="11F18EEC" w14:textId="7D46C0CA" w:rsidR="00272824" w:rsidRPr="007C3972" w:rsidRDefault="00272824" w:rsidP="00FD4DB3">
            <w:pPr>
              <w:pStyle w:val="Bulletpoints"/>
              <w:rPr>
                <w:rFonts w:eastAsiaTheme="majorEastAsia" w:cs="Arial"/>
                <w:sz w:val="20"/>
                <w:szCs w:val="20"/>
                <w:lang w:eastAsia="ja-JP"/>
              </w:rPr>
            </w:pPr>
            <w:r>
              <w:rPr>
                <w:rFonts w:eastAsiaTheme="majorEastAsia" w:cs="Arial"/>
                <w:sz w:val="20"/>
                <w:szCs w:val="20"/>
                <w:lang w:eastAsia="ja-JP"/>
              </w:rPr>
              <w:t>Peer review publications of Fine Scale Suitability Model</w:t>
            </w:r>
          </w:p>
        </w:tc>
        <w:tc>
          <w:tcPr>
            <w:tcW w:w="1128" w:type="dxa"/>
          </w:tcPr>
          <w:p w14:paraId="7B04A7F5" w14:textId="77777777" w:rsidR="00272824" w:rsidRPr="007C3972" w:rsidRDefault="00272824" w:rsidP="00FD4DB3">
            <w:pPr>
              <w:pStyle w:val="Bulletpoints"/>
              <w:rPr>
                <w:rFonts w:cs="Arial"/>
                <w:sz w:val="20"/>
              </w:rPr>
            </w:pPr>
          </w:p>
        </w:tc>
      </w:tr>
    </w:tbl>
    <w:p w14:paraId="6D571481" w14:textId="77777777" w:rsidR="004C6E66" w:rsidRPr="004C6E66" w:rsidRDefault="004C6E66" w:rsidP="004C6E66"/>
    <w:p w14:paraId="10B59130" w14:textId="2EA25689" w:rsidR="00910D89" w:rsidRPr="008B3DA9" w:rsidRDefault="00910D89" w:rsidP="00F944B9">
      <w:pPr>
        <w:pStyle w:val="Heading3"/>
        <w:rPr>
          <w:caps/>
        </w:rPr>
      </w:pPr>
      <w:r w:rsidRPr="008B3DA9">
        <w:t>3.</w:t>
      </w:r>
      <w:r w:rsidR="005B2B27">
        <w:rPr>
          <w:caps/>
        </w:rPr>
        <w:t>2</w:t>
      </w:r>
      <w:r w:rsidRPr="008B3DA9">
        <w:tab/>
        <w:t xml:space="preserve">Outcomes and impact </w:t>
      </w:r>
      <w:r w:rsidR="00633A3A" w:rsidRPr="008B3DA9">
        <w:t>pathway</w:t>
      </w:r>
    </w:p>
    <w:p w14:paraId="56DC3552" w14:textId="5B303664" w:rsidR="00AC0B68" w:rsidRPr="00082185" w:rsidRDefault="00AC0B68" w:rsidP="00910D89">
      <w:pPr>
        <w:rPr>
          <w:rFonts w:cs="Arial"/>
          <w:i/>
          <w:iCs/>
        </w:rPr>
      </w:pPr>
      <w:r w:rsidRPr="00082185">
        <w:rPr>
          <w:rFonts w:cs="Arial"/>
          <w:i/>
          <w:iCs/>
        </w:rPr>
        <w:t xml:space="preserve">Tick </w:t>
      </w:r>
      <w:r w:rsidR="00554FBD" w:rsidRPr="00082185">
        <w:rPr>
          <w:rFonts w:cs="Arial"/>
          <w:i/>
          <w:iCs/>
        </w:rPr>
        <w:t xml:space="preserve">the outcome(s) the project </w:t>
      </w:r>
      <w:r w:rsidR="00C95257" w:rsidRPr="00082185">
        <w:rPr>
          <w:rFonts w:cs="Arial"/>
          <w:i/>
          <w:iCs/>
        </w:rPr>
        <w:t>will del</w:t>
      </w:r>
      <w:r w:rsidR="0037502D" w:rsidRPr="00082185">
        <w:rPr>
          <w:rFonts w:cs="Arial"/>
          <w:i/>
          <w:iCs/>
        </w:rPr>
        <w:t>iver on</w:t>
      </w:r>
      <w:r w:rsidR="006F55BC" w:rsidRPr="00082185">
        <w:rPr>
          <w:rFonts w:cs="Arial"/>
          <w:i/>
          <w:iCs/>
        </w:rPr>
        <w:t xml:space="preserve"> in support of the </w:t>
      </w:r>
      <w:r w:rsidR="003651FB">
        <w:rPr>
          <w:rFonts w:cs="Arial"/>
          <w:i/>
          <w:iCs/>
        </w:rPr>
        <w:t>CCIP</w:t>
      </w:r>
      <w:r w:rsidR="003651FB" w:rsidRPr="00082185">
        <w:rPr>
          <w:rFonts w:cs="Arial"/>
          <w:i/>
          <w:iCs/>
        </w:rPr>
        <w:t xml:space="preserve"> </w:t>
      </w:r>
      <w:r w:rsidR="006F55BC" w:rsidRPr="00082185">
        <w:rPr>
          <w:rFonts w:cs="Arial"/>
          <w:i/>
          <w:iCs/>
        </w:rPr>
        <w:t>vision</w:t>
      </w:r>
      <w:r w:rsidR="00171849" w:rsidRPr="00082185">
        <w:rPr>
          <w:rFonts w:cs="Arial"/>
          <w:i/>
          <w:iCs/>
        </w:rPr>
        <w:t xml:space="preserve"> that</w:t>
      </w:r>
      <w:r w:rsidR="006F55BC" w:rsidRPr="00082185">
        <w:rPr>
          <w:rFonts w:cs="Arial"/>
        </w:rPr>
        <w:t xml:space="preserve"> </w:t>
      </w:r>
      <w:r w:rsidR="00CA339E" w:rsidRPr="00082185">
        <w:rPr>
          <w:rFonts w:cs="Arial"/>
        </w:rPr>
        <w:t>“</w:t>
      </w:r>
      <w:r w:rsidR="006F55BC" w:rsidRPr="00082185">
        <w:rPr>
          <w:rFonts w:cs="Arial"/>
          <w:i/>
          <w:iCs/>
        </w:rPr>
        <w:t>the health and resilience of the Great Barrier Reef and its connected people and industries are protected from the impacts of COTS outbreaks</w:t>
      </w:r>
      <w:r w:rsidR="00CA339E" w:rsidRPr="00082185">
        <w:rPr>
          <w:rFonts w:cs="Arial"/>
          <w:i/>
          <w:iCs/>
        </w:rPr>
        <w:t>’’</w:t>
      </w:r>
      <w:r w:rsidR="00B77F25" w:rsidRPr="00082185">
        <w:rPr>
          <w:rFonts w:cs="Arial"/>
          <w:i/>
          <w:iCs/>
        </w:rPr>
        <w:t>.</w:t>
      </w:r>
    </w:p>
    <w:tbl>
      <w:tblPr>
        <w:tblStyle w:val="TableGrid"/>
        <w:tblW w:w="0" w:type="auto"/>
        <w:tblLook w:val="04A0" w:firstRow="1" w:lastRow="0" w:firstColumn="1" w:lastColumn="0" w:noHBand="0" w:noVBand="1"/>
      </w:tblPr>
      <w:tblGrid>
        <w:gridCol w:w="988"/>
        <w:gridCol w:w="1275"/>
        <w:gridCol w:w="7204"/>
      </w:tblGrid>
      <w:tr w:rsidR="00C448A8" w:rsidRPr="00082185" w14:paraId="1D8F98BA" w14:textId="77777777" w:rsidTr="007E1730">
        <w:trPr>
          <w:trHeight w:val="576"/>
        </w:trPr>
        <w:tc>
          <w:tcPr>
            <w:tcW w:w="988" w:type="dxa"/>
            <w:shd w:val="clear" w:color="auto" w:fill="D9EFF8" w:themeFill="text2" w:themeFillTint="33"/>
          </w:tcPr>
          <w:p w14:paraId="3EA6F223" w14:textId="77777777" w:rsidR="00C448A8" w:rsidRPr="008B3DA9" w:rsidRDefault="00C448A8">
            <w:pPr>
              <w:pStyle w:val="Bulletpoints"/>
              <w:rPr>
                <w:rStyle w:val="normaltextrun"/>
                <w:rFonts w:ascii="Arial" w:eastAsiaTheme="majorEastAsia" w:hAnsi="Arial" w:cs="Arial"/>
                <w:b/>
                <w:bCs/>
                <w:sz w:val="20"/>
                <w:szCs w:val="20"/>
                <w:lang w:eastAsia="ja-JP"/>
              </w:rPr>
            </w:pPr>
            <w:r w:rsidRPr="008B3DA9">
              <w:rPr>
                <w:rStyle w:val="normaltextrun"/>
                <w:rFonts w:ascii="Arial" w:eastAsiaTheme="majorEastAsia" w:hAnsi="Arial" w:cs="Arial"/>
                <w:b/>
                <w:bCs/>
                <w:sz w:val="20"/>
                <w:szCs w:val="20"/>
                <w:lang w:eastAsia="ja-JP"/>
              </w:rPr>
              <w:t>Tick if applies</w:t>
            </w:r>
          </w:p>
        </w:tc>
        <w:tc>
          <w:tcPr>
            <w:tcW w:w="8479" w:type="dxa"/>
            <w:gridSpan w:val="2"/>
            <w:shd w:val="clear" w:color="auto" w:fill="D9EFF8" w:themeFill="text2" w:themeFillTint="33"/>
          </w:tcPr>
          <w:p w14:paraId="202DF152" w14:textId="1231914A" w:rsidR="00C448A8" w:rsidRPr="008B3DA9" w:rsidRDefault="00C448A8">
            <w:pPr>
              <w:pStyle w:val="Bulletpoints"/>
              <w:rPr>
                <w:rStyle w:val="normaltextrun"/>
                <w:rFonts w:ascii="Arial" w:eastAsiaTheme="majorEastAsia" w:hAnsi="Arial" w:cs="Arial"/>
                <w:b/>
                <w:bCs/>
                <w:sz w:val="20"/>
                <w:szCs w:val="20"/>
                <w:lang w:eastAsia="ja-JP"/>
              </w:rPr>
            </w:pPr>
            <w:r w:rsidRPr="008B3DA9">
              <w:rPr>
                <w:rStyle w:val="normaltextrun"/>
                <w:rFonts w:ascii="Arial" w:eastAsiaTheme="majorEastAsia" w:hAnsi="Arial" w:cs="Arial"/>
                <w:b/>
                <w:bCs/>
                <w:sz w:val="20"/>
                <w:szCs w:val="20"/>
                <w:lang w:eastAsia="ja-JP"/>
              </w:rPr>
              <w:t xml:space="preserve">Outcome </w:t>
            </w:r>
            <w:r w:rsidR="00AD20BE">
              <w:rPr>
                <w:rStyle w:val="normaltextrun"/>
                <w:rFonts w:ascii="Arial" w:eastAsiaTheme="majorEastAsia" w:hAnsi="Arial" w:cs="Arial"/>
                <w:b/>
                <w:bCs/>
                <w:sz w:val="20"/>
                <w:szCs w:val="20"/>
                <w:lang w:eastAsia="ja-JP"/>
              </w:rPr>
              <w:t>for COTS Management</w:t>
            </w:r>
          </w:p>
        </w:tc>
      </w:tr>
      <w:tr w:rsidR="00F316D7" w:rsidRPr="00082185" w14:paraId="7F27A6B1" w14:textId="77777777" w:rsidTr="00810379">
        <w:trPr>
          <w:trHeight w:val="561"/>
        </w:trPr>
        <w:sdt>
          <w:sdtPr>
            <w:rPr>
              <w:rStyle w:val="normaltextrun"/>
              <w:rFonts w:ascii="Arial" w:eastAsiaTheme="majorEastAsia" w:hAnsi="Arial" w:cs="Arial"/>
              <w:sz w:val="32"/>
              <w:szCs w:val="32"/>
              <w:lang w:eastAsia="ja-JP"/>
            </w:rPr>
            <w:id w:val="1127272071"/>
            <w14:checkbox>
              <w14:checked w14:val="0"/>
              <w14:checkedState w14:val="0052" w14:font="New Grotesk Square SIX"/>
              <w14:uncheckedState w14:val="2610" w14:font="MS Gothic"/>
            </w14:checkbox>
          </w:sdtPr>
          <w:sdtContent>
            <w:tc>
              <w:tcPr>
                <w:tcW w:w="988" w:type="dxa"/>
              </w:tcPr>
              <w:p w14:paraId="28E2EB6B" w14:textId="2D146640" w:rsidR="00F316D7" w:rsidRPr="00FA61B0" w:rsidRDefault="00810379" w:rsidP="00810379">
                <w:pPr>
                  <w:pStyle w:val="Bulletpoints"/>
                  <w:jc w:val="center"/>
                  <w:rPr>
                    <w:rStyle w:val="normaltextrun"/>
                    <w:rFonts w:ascii="Arial" w:eastAsiaTheme="majorEastAsia" w:hAnsi="Arial" w:cs="Arial"/>
                    <w:sz w:val="32"/>
                    <w:szCs w:val="32"/>
                    <w:lang w:eastAsia="ja-JP"/>
                  </w:rPr>
                </w:pPr>
                <w:r w:rsidRPr="00FA61B0">
                  <w:rPr>
                    <w:rStyle w:val="normaltextrun"/>
                    <w:rFonts w:ascii="Segoe UI Symbol" w:eastAsia="MS Gothic" w:hAnsi="Segoe UI Symbol" w:cs="Segoe UI Symbol"/>
                    <w:sz w:val="32"/>
                    <w:szCs w:val="32"/>
                    <w:lang w:eastAsia="ja-JP"/>
                  </w:rPr>
                  <w:t>☐</w:t>
                </w:r>
              </w:p>
            </w:tc>
          </w:sdtContent>
        </w:sdt>
        <w:tc>
          <w:tcPr>
            <w:tcW w:w="1275" w:type="dxa"/>
          </w:tcPr>
          <w:p w14:paraId="246E252A" w14:textId="67788EDC" w:rsidR="00F316D7" w:rsidRPr="008B3DA9" w:rsidRDefault="00F316D7" w:rsidP="00C448A8">
            <w:pPr>
              <w:pStyle w:val="Bulletpoints"/>
              <w:jc w:val="center"/>
              <w:rPr>
                <w:rStyle w:val="normaltextrun"/>
                <w:rFonts w:ascii="Arial" w:eastAsiaTheme="majorEastAsia" w:hAnsi="Arial" w:cs="Arial"/>
                <w:sz w:val="20"/>
                <w:szCs w:val="20"/>
                <w:lang w:eastAsia="ja-JP"/>
              </w:rPr>
            </w:pPr>
            <w:r w:rsidRPr="008B3DA9">
              <w:rPr>
                <w:rStyle w:val="normaltextrun"/>
                <w:rFonts w:ascii="Arial" w:eastAsiaTheme="majorEastAsia" w:hAnsi="Arial" w:cs="Arial"/>
                <w:sz w:val="20"/>
                <w:szCs w:val="20"/>
                <w:lang w:eastAsia="ja-JP"/>
              </w:rPr>
              <w:t>1</w:t>
            </w:r>
          </w:p>
        </w:tc>
        <w:tc>
          <w:tcPr>
            <w:tcW w:w="7204" w:type="dxa"/>
          </w:tcPr>
          <w:p w14:paraId="781956E6" w14:textId="4255CBD5" w:rsidR="00F316D7" w:rsidRPr="008B3DA9" w:rsidRDefault="00F316D7">
            <w:pPr>
              <w:pStyle w:val="Bulletpoints"/>
              <w:rPr>
                <w:rStyle w:val="normaltextrun"/>
                <w:rFonts w:ascii="Arial" w:eastAsiaTheme="majorEastAsia" w:hAnsi="Arial" w:cs="Arial"/>
                <w:b/>
                <w:bCs/>
                <w:sz w:val="20"/>
                <w:szCs w:val="20"/>
                <w:lang w:eastAsia="ja-JP"/>
              </w:rPr>
            </w:pPr>
            <w:r w:rsidRPr="008B3DA9">
              <w:rPr>
                <w:rStyle w:val="normaltextrun"/>
                <w:rFonts w:ascii="Arial" w:eastAsiaTheme="majorEastAsia" w:hAnsi="Arial" w:cs="Arial"/>
                <w:sz w:val="20"/>
                <w:szCs w:val="20"/>
                <w:lang w:eastAsia="ja-JP"/>
              </w:rPr>
              <w:t>A step-change in detection and monitoring supports</w:t>
            </w:r>
            <w:r w:rsidR="003A7593">
              <w:rPr>
                <w:rStyle w:val="normaltextrun"/>
                <w:rFonts w:ascii="Arial" w:eastAsiaTheme="majorEastAsia" w:hAnsi="Arial" w:cs="Arial"/>
                <w:sz w:val="20"/>
                <w:szCs w:val="20"/>
                <w:lang w:eastAsia="ja-JP"/>
              </w:rPr>
              <w:t xml:space="preserve"> </w:t>
            </w:r>
            <w:r w:rsidR="003A7593">
              <w:rPr>
                <w:rStyle w:val="normaltextrun"/>
                <w:rFonts w:ascii="Arial" w:eastAsiaTheme="majorEastAsia" w:hAnsi="Arial"/>
                <w:sz w:val="20"/>
                <w:szCs w:val="20"/>
                <w:lang w:eastAsia="ja-JP"/>
              </w:rPr>
              <w:t>COTS management</w:t>
            </w:r>
            <w:r w:rsidRPr="008B3DA9">
              <w:rPr>
                <w:rStyle w:val="normaltextrun"/>
                <w:rFonts w:ascii="Arial" w:eastAsiaTheme="majorEastAsia" w:hAnsi="Arial" w:cs="Arial"/>
                <w:sz w:val="20"/>
                <w:szCs w:val="20"/>
                <w:lang w:eastAsia="ja-JP"/>
              </w:rPr>
              <w:t xml:space="preserve"> planning, operations and evaluations</w:t>
            </w:r>
          </w:p>
        </w:tc>
      </w:tr>
      <w:tr w:rsidR="00F316D7" w:rsidRPr="00082185" w14:paraId="544DE653" w14:textId="77777777" w:rsidTr="00810379">
        <w:trPr>
          <w:trHeight w:val="576"/>
        </w:trPr>
        <w:tc>
          <w:tcPr>
            <w:tcW w:w="988" w:type="dxa"/>
          </w:tcPr>
          <w:p w14:paraId="2F32DF4B" w14:textId="6A8E70CB" w:rsidR="00F316D7" w:rsidRPr="00FA61B0" w:rsidRDefault="00CE5ABB" w:rsidP="00810379">
            <w:pPr>
              <w:pStyle w:val="Bulletpoints"/>
              <w:jc w:val="center"/>
              <w:rPr>
                <w:rStyle w:val="normaltextrun"/>
                <w:rFonts w:ascii="Arial" w:eastAsiaTheme="majorEastAsia" w:hAnsi="Arial" w:cs="Arial"/>
                <w:sz w:val="32"/>
                <w:szCs w:val="32"/>
                <w:lang w:eastAsia="ja-JP"/>
              </w:rPr>
            </w:pPr>
            <w:r>
              <w:rPr>
                <w:rStyle w:val="normaltextrun"/>
                <w:rFonts w:ascii="Arial" w:eastAsiaTheme="majorEastAsia" w:hAnsi="Arial" w:cs="Arial"/>
                <w:sz w:val="32"/>
                <w:szCs w:val="32"/>
                <w:lang w:eastAsia="ja-JP"/>
              </w:rPr>
              <w:sym w:font="Wingdings" w:char="F0FE"/>
            </w:r>
          </w:p>
        </w:tc>
        <w:tc>
          <w:tcPr>
            <w:tcW w:w="1275" w:type="dxa"/>
          </w:tcPr>
          <w:p w14:paraId="4DAD17FD" w14:textId="6875692B" w:rsidR="00F316D7" w:rsidRPr="008B3DA9" w:rsidRDefault="00F316D7" w:rsidP="00C448A8">
            <w:pPr>
              <w:pStyle w:val="Bulletpoints"/>
              <w:jc w:val="center"/>
              <w:rPr>
                <w:rStyle w:val="normaltextrun"/>
                <w:rFonts w:ascii="Arial" w:eastAsiaTheme="majorEastAsia" w:hAnsi="Arial" w:cs="Arial"/>
                <w:sz w:val="20"/>
                <w:szCs w:val="20"/>
                <w:lang w:eastAsia="ja-JP"/>
              </w:rPr>
            </w:pPr>
            <w:r w:rsidRPr="008B3DA9">
              <w:rPr>
                <w:rStyle w:val="normaltextrun"/>
                <w:rFonts w:ascii="Arial" w:eastAsiaTheme="majorEastAsia" w:hAnsi="Arial" w:cs="Arial"/>
                <w:sz w:val="20"/>
                <w:szCs w:val="20"/>
                <w:lang w:eastAsia="ja-JP"/>
              </w:rPr>
              <w:t>2</w:t>
            </w:r>
          </w:p>
        </w:tc>
        <w:tc>
          <w:tcPr>
            <w:tcW w:w="7204" w:type="dxa"/>
          </w:tcPr>
          <w:p w14:paraId="42B9285A" w14:textId="27819ABE" w:rsidR="00F316D7" w:rsidRPr="008B3DA9" w:rsidRDefault="00F316D7">
            <w:pPr>
              <w:pStyle w:val="Bulletpoints"/>
              <w:rPr>
                <w:rStyle w:val="normaltextrun"/>
                <w:rFonts w:ascii="Arial" w:eastAsiaTheme="majorEastAsia" w:hAnsi="Arial" w:cs="Arial"/>
                <w:b/>
                <w:bCs/>
                <w:sz w:val="20"/>
                <w:szCs w:val="20"/>
                <w:lang w:eastAsia="ja-JP"/>
              </w:rPr>
            </w:pPr>
            <w:r w:rsidRPr="008B3DA9">
              <w:rPr>
                <w:rStyle w:val="normaltextrun"/>
                <w:rFonts w:ascii="Arial" w:eastAsiaTheme="majorEastAsia" w:hAnsi="Arial" w:cs="Arial"/>
                <w:sz w:val="20"/>
                <w:szCs w:val="20"/>
                <w:lang w:eastAsia="ja-JP"/>
              </w:rPr>
              <w:t>Response</w:t>
            </w:r>
            <w:r w:rsidR="007B2070">
              <w:rPr>
                <w:rStyle w:val="normaltextrun"/>
                <w:rFonts w:ascii="Arial" w:eastAsiaTheme="majorEastAsia" w:hAnsi="Arial" w:cs="Arial"/>
                <w:sz w:val="20"/>
                <w:szCs w:val="20"/>
                <w:lang w:eastAsia="ja-JP"/>
              </w:rPr>
              <w:t xml:space="preserve"> to </w:t>
            </w:r>
            <w:r w:rsidR="00637447">
              <w:rPr>
                <w:rStyle w:val="normaltextrun"/>
                <w:rFonts w:ascii="Arial" w:eastAsiaTheme="majorEastAsia" w:hAnsi="Arial" w:cs="Arial"/>
                <w:sz w:val="20"/>
                <w:szCs w:val="20"/>
                <w:lang w:eastAsia="ja-JP"/>
              </w:rPr>
              <w:t xml:space="preserve">COTS </w:t>
            </w:r>
            <w:r w:rsidR="007B2070">
              <w:rPr>
                <w:rStyle w:val="normaltextrun"/>
                <w:rFonts w:ascii="Arial" w:eastAsiaTheme="majorEastAsia" w:hAnsi="Arial" w:cs="Arial"/>
                <w:sz w:val="20"/>
                <w:szCs w:val="20"/>
                <w:lang w:eastAsia="ja-JP"/>
              </w:rPr>
              <w:t>outbreaks</w:t>
            </w:r>
            <w:r w:rsidRPr="008B3DA9">
              <w:rPr>
                <w:rStyle w:val="normaltextrun"/>
                <w:rFonts w:ascii="Arial" w:eastAsiaTheme="majorEastAsia" w:hAnsi="Arial" w:cs="Arial"/>
                <w:sz w:val="20"/>
                <w:szCs w:val="20"/>
                <w:lang w:eastAsia="ja-JP"/>
              </w:rPr>
              <w:t xml:space="preserve"> is highly effective, efficient, scalable and innovative to keep pace with climate change</w:t>
            </w:r>
          </w:p>
        </w:tc>
      </w:tr>
      <w:tr w:rsidR="00F316D7" w:rsidRPr="00082185" w14:paraId="10441B66" w14:textId="77777777" w:rsidTr="00810379">
        <w:trPr>
          <w:trHeight w:val="576"/>
        </w:trPr>
        <w:sdt>
          <w:sdtPr>
            <w:rPr>
              <w:rStyle w:val="normaltextrun"/>
              <w:rFonts w:ascii="Arial" w:eastAsiaTheme="majorEastAsia" w:hAnsi="Arial" w:cs="Arial"/>
              <w:sz w:val="32"/>
              <w:szCs w:val="32"/>
              <w:lang w:eastAsia="ja-JP"/>
            </w:rPr>
            <w:id w:val="-714188790"/>
            <w14:checkbox>
              <w14:checked w14:val="0"/>
              <w14:checkedState w14:val="0052" w14:font="New Grotesk Square SIX"/>
              <w14:uncheckedState w14:val="2610" w14:font="MS Gothic"/>
            </w14:checkbox>
          </w:sdtPr>
          <w:sdtContent>
            <w:tc>
              <w:tcPr>
                <w:tcW w:w="988" w:type="dxa"/>
              </w:tcPr>
              <w:p w14:paraId="75DB038E" w14:textId="364D64F0" w:rsidR="00F316D7" w:rsidRPr="00FA61B0" w:rsidRDefault="00810379" w:rsidP="00810379">
                <w:pPr>
                  <w:pStyle w:val="Bulletpoints"/>
                  <w:jc w:val="center"/>
                  <w:rPr>
                    <w:rStyle w:val="normaltextrun"/>
                    <w:rFonts w:ascii="Arial" w:eastAsiaTheme="majorEastAsia" w:hAnsi="Arial" w:cs="Arial"/>
                    <w:sz w:val="32"/>
                    <w:szCs w:val="32"/>
                    <w:lang w:eastAsia="ja-JP"/>
                  </w:rPr>
                </w:pPr>
                <w:r w:rsidRPr="00FA61B0">
                  <w:rPr>
                    <w:rStyle w:val="normaltextrun"/>
                    <w:rFonts w:ascii="Segoe UI Symbol" w:eastAsia="MS Gothic" w:hAnsi="Segoe UI Symbol" w:cs="Segoe UI Symbol"/>
                    <w:sz w:val="32"/>
                    <w:szCs w:val="32"/>
                    <w:lang w:eastAsia="ja-JP"/>
                  </w:rPr>
                  <w:t>☐</w:t>
                </w:r>
              </w:p>
            </w:tc>
          </w:sdtContent>
        </w:sdt>
        <w:tc>
          <w:tcPr>
            <w:tcW w:w="1275" w:type="dxa"/>
          </w:tcPr>
          <w:p w14:paraId="6E245F89" w14:textId="77777777" w:rsidR="00F316D7" w:rsidRPr="008B3DA9" w:rsidRDefault="00F316D7" w:rsidP="00C448A8">
            <w:pPr>
              <w:pStyle w:val="Bulletpoints"/>
              <w:jc w:val="center"/>
              <w:rPr>
                <w:rStyle w:val="normaltextrun"/>
                <w:rFonts w:ascii="Arial" w:eastAsiaTheme="majorEastAsia" w:hAnsi="Arial" w:cs="Arial"/>
                <w:sz w:val="20"/>
                <w:szCs w:val="20"/>
                <w:lang w:eastAsia="ja-JP"/>
              </w:rPr>
            </w:pPr>
            <w:r w:rsidRPr="008B3DA9">
              <w:rPr>
                <w:rStyle w:val="normaltextrun"/>
                <w:rFonts w:ascii="Arial" w:eastAsiaTheme="majorEastAsia" w:hAnsi="Arial" w:cs="Arial"/>
                <w:sz w:val="20"/>
                <w:szCs w:val="20"/>
                <w:lang w:eastAsia="ja-JP"/>
              </w:rPr>
              <w:t>3</w:t>
            </w:r>
          </w:p>
        </w:tc>
        <w:tc>
          <w:tcPr>
            <w:tcW w:w="7204" w:type="dxa"/>
          </w:tcPr>
          <w:p w14:paraId="0EB35156" w14:textId="77777777" w:rsidR="00F316D7" w:rsidRPr="008B3DA9" w:rsidRDefault="00F316D7">
            <w:pPr>
              <w:pStyle w:val="Bulletpoints"/>
              <w:rPr>
                <w:rStyle w:val="normaltextrun"/>
                <w:rFonts w:ascii="Arial" w:eastAsiaTheme="majorEastAsia" w:hAnsi="Arial" w:cs="Arial"/>
                <w:b/>
                <w:bCs/>
                <w:sz w:val="20"/>
                <w:szCs w:val="20"/>
                <w:lang w:eastAsia="ja-JP"/>
              </w:rPr>
            </w:pPr>
            <w:r w:rsidRPr="008B3DA9">
              <w:rPr>
                <w:rStyle w:val="normaltextrun"/>
                <w:rFonts w:ascii="Arial" w:eastAsiaTheme="majorEastAsia" w:hAnsi="Arial" w:cs="Arial"/>
                <w:sz w:val="20"/>
                <w:szCs w:val="20"/>
                <w:lang w:eastAsia="ja-JP"/>
              </w:rPr>
              <w:t>Traditional Owners, industry and community are integrated into COTS research and management</w:t>
            </w:r>
          </w:p>
        </w:tc>
      </w:tr>
      <w:tr w:rsidR="00F316D7" w:rsidRPr="00082185" w14:paraId="01B21607" w14:textId="77777777" w:rsidTr="00810379">
        <w:trPr>
          <w:trHeight w:val="561"/>
        </w:trPr>
        <w:tc>
          <w:tcPr>
            <w:tcW w:w="988" w:type="dxa"/>
          </w:tcPr>
          <w:p w14:paraId="1FDBD2A7" w14:textId="4EB9EE56" w:rsidR="00F316D7" w:rsidRPr="00FA61B0" w:rsidRDefault="00CE5ABB" w:rsidP="00810379">
            <w:pPr>
              <w:pStyle w:val="Bulletpoints"/>
              <w:jc w:val="center"/>
              <w:rPr>
                <w:rStyle w:val="normaltextrun"/>
                <w:rFonts w:ascii="Arial" w:eastAsiaTheme="majorEastAsia" w:hAnsi="Arial" w:cs="Arial"/>
                <w:sz w:val="32"/>
                <w:szCs w:val="32"/>
                <w:lang w:eastAsia="ja-JP"/>
              </w:rPr>
            </w:pPr>
            <w:r>
              <w:rPr>
                <w:rStyle w:val="normaltextrun"/>
                <w:rFonts w:ascii="Arial" w:eastAsiaTheme="majorEastAsia" w:hAnsi="Arial" w:cs="Arial"/>
                <w:sz w:val="32"/>
                <w:szCs w:val="32"/>
                <w:lang w:eastAsia="ja-JP"/>
              </w:rPr>
              <w:sym w:font="Wingdings" w:char="F0FE"/>
            </w:r>
          </w:p>
        </w:tc>
        <w:tc>
          <w:tcPr>
            <w:tcW w:w="1275" w:type="dxa"/>
          </w:tcPr>
          <w:p w14:paraId="4F2D05CB" w14:textId="77777777" w:rsidR="00F316D7" w:rsidRPr="008B3DA9" w:rsidRDefault="00F316D7" w:rsidP="00C448A8">
            <w:pPr>
              <w:pStyle w:val="Bulletpoints"/>
              <w:jc w:val="center"/>
              <w:rPr>
                <w:rStyle w:val="normaltextrun"/>
                <w:rFonts w:ascii="Arial" w:eastAsiaTheme="majorEastAsia" w:hAnsi="Arial" w:cs="Arial"/>
                <w:sz w:val="20"/>
                <w:szCs w:val="20"/>
                <w:lang w:eastAsia="ja-JP"/>
              </w:rPr>
            </w:pPr>
            <w:r w:rsidRPr="008B3DA9">
              <w:rPr>
                <w:rStyle w:val="normaltextrun"/>
                <w:rFonts w:ascii="Arial" w:eastAsiaTheme="majorEastAsia" w:hAnsi="Arial" w:cs="Arial"/>
                <w:sz w:val="20"/>
                <w:szCs w:val="20"/>
                <w:lang w:eastAsia="ja-JP"/>
              </w:rPr>
              <w:t>4</w:t>
            </w:r>
          </w:p>
        </w:tc>
        <w:tc>
          <w:tcPr>
            <w:tcW w:w="7204" w:type="dxa"/>
          </w:tcPr>
          <w:p w14:paraId="7C591CC8" w14:textId="74ABB25D" w:rsidR="00F316D7" w:rsidRPr="008B3DA9" w:rsidRDefault="00C26367">
            <w:pPr>
              <w:pStyle w:val="Bulletpoints"/>
              <w:rPr>
                <w:rStyle w:val="normaltextrun"/>
                <w:rFonts w:ascii="Arial" w:eastAsiaTheme="majorEastAsia" w:hAnsi="Arial" w:cs="Arial"/>
                <w:b/>
                <w:bCs/>
                <w:sz w:val="20"/>
                <w:szCs w:val="20"/>
                <w:lang w:eastAsia="ja-JP"/>
              </w:rPr>
            </w:pPr>
            <w:r>
              <w:rPr>
                <w:rStyle w:val="normaltextrun"/>
                <w:rFonts w:ascii="Arial" w:eastAsiaTheme="majorEastAsia" w:hAnsi="Arial" w:cs="Arial"/>
                <w:sz w:val="20"/>
                <w:szCs w:val="20"/>
                <w:lang w:eastAsia="ja-JP"/>
              </w:rPr>
              <w:t>COTS management d</w:t>
            </w:r>
            <w:r w:rsidRPr="008B3DA9">
              <w:rPr>
                <w:rStyle w:val="normaltextrun"/>
                <w:rFonts w:ascii="Arial" w:eastAsiaTheme="majorEastAsia" w:hAnsi="Arial" w:cs="Arial"/>
                <w:sz w:val="20"/>
                <w:szCs w:val="20"/>
                <w:lang w:eastAsia="ja-JP"/>
              </w:rPr>
              <w:t>ecision</w:t>
            </w:r>
            <w:r w:rsidR="00F316D7" w:rsidRPr="008B3DA9">
              <w:rPr>
                <w:rStyle w:val="normaltextrun"/>
                <w:rFonts w:ascii="Arial" w:eastAsiaTheme="majorEastAsia" w:hAnsi="Arial" w:cs="Arial"/>
                <w:sz w:val="20"/>
                <w:szCs w:val="20"/>
                <w:lang w:eastAsia="ja-JP"/>
              </w:rPr>
              <w:t>-making is informed by cutting-edge biophysical, social and predictive knowledge</w:t>
            </w:r>
          </w:p>
        </w:tc>
      </w:tr>
    </w:tbl>
    <w:p w14:paraId="2803B747" w14:textId="77777777" w:rsidR="00910D89" w:rsidRDefault="00910D89" w:rsidP="00910D89">
      <w:pPr>
        <w:rPr>
          <w:rFonts w:cs="Arial"/>
          <w:i/>
          <w:iCs/>
        </w:rPr>
      </w:pPr>
    </w:p>
    <w:p w14:paraId="1FD4BC5B" w14:textId="5980358C" w:rsidR="00910D89" w:rsidRPr="006B1EEF" w:rsidRDefault="006B1EEF" w:rsidP="006B1EEF">
      <w:pPr>
        <w:rPr>
          <w:i/>
          <w:iCs/>
        </w:rPr>
      </w:pPr>
      <w:r w:rsidRPr="006B1EEF">
        <w:rPr>
          <w:i/>
          <w:iCs/>
        </w:rPr>
        <w:t>Describe the outcomes and benefits that w</w:t>
      </w:r>
      <w:r w:rsidR="00CA339E">
        <w:rPr>
          <w:i/>
          <w:iCs/>
        </w:rPr>
        <w:t xml:space="preserve">ill </w:t>
      </w:r>
      <w:r w:rsidRPr="006B1EEF">
        <w:rPr>
          <w:i/>
          <w:iCs/>
        </w:rPr>
        <w:t xml:space="preserve">be generated through this </w:t>
      </w:r>
      <w:r w:rsidR="00701566">
        <w:rPr>
          <w:i/>
          <w:iCs/>
        </w:rPr>
        <w:t>project</w:t>
      </w:r>
      <w:r w:rsidRPr="006B1EEF">
        <w:rPr>
          <w:i/>
          <w:iCs/>
        </w:rPr>
        <w:t xml:space="preserve">. What </w:t>
      </w:r>
      <w:r w:rsidR="00534552">
        <w:rPr>
          <w:i/>
          <w:iCs/>
        </w:rPr>
        <w:t>will</w:t>
      </w:r>
      <w:r w:rsidRPr="006B1EEF">
        <w:rPr>
          <w:i/>
          <w:iCs/>
        </w:rPr>
        <w:t xml:space="preserve"> change because of the project? What is its pathway to achieving impact? (300 words maximum)</w:t>
      </w:r>
    </w:p>
    <w:tbl>
      <w:tblPr>
        <w:tblStyle w:val="TableGrid"/>
        <w:tblW w:w="0" w:type="auto"/>
        <w:tblLook w:val="04A0" w:firstRow="1" w:lastRow="0" w:firstColumn="1" w:lastColumn="0" w:noHBand="0" w:noVBand="1"/>
      </w:tblPr>
      <w:tblGrid>
        <w:gridCol w:w="9628"/>
      </w:tblGrid>
      <w:tr w:rsidR="00C85F42" w14:paraId="7FD29032" w14:textId="77777777" w:rsidTr="00C85F42">
        <w:tc>
          <w:tcPr>
            <w:tcW w:w="9628" w:type="dxa"/>
          </w:tcPr>
          <w:p w14:paraId="1E8AA3E5" w14:textId="3373B442" w:rsidR="00CE5ABB" w:rsidRPr="00CE5ABB" w:rsidRDefault="00CE5ABB" w:rsidP="00CE5ABB">
            <w:r w:rsidRPr="00CE5ABB">
              <w:t xml:space="preserve">This project delivers critical advances across multiple dimensions of Crown-of-Thorns Starfish (COTS) management. By integrating high-resolution SALAD data, </w:t>
            </w:r>
            <w:proofErr w:type="spellStart"/>
            <w:r w:rsidRPr="00CE5ABB">
              <w:t>ReefScan</w:t>
            </w:r>
            <w:proofErr w:type="spellEnd"/>
            <w:r w:rsidRPr="00CE5ABB">
              <w:t xml:space="preserve"> Deep imagery, and fine-scale connectivity models, it will significantly enhance surveillance efficiency, precision, and standardisation. This </w:t>
            </w:r>
            <w:r w:rsidR="004C575B">
              <w:t xml:space="preserve">GBR-wide </w:t>
            </w:r>
            <w:r w:rsidRPr="00CE5ABB">
              <w:t>predictive habitat suitability approach will reduce the time and resources spent surveying low-probability areas, enabling earlier detection and faster, targeted intervention. </w:t>
            </w:r>
          </w:p>
          <w:p w14:paraId="47BE4110" w14:textId="299AAA4D" w:rsidR="00CE5ABB" w:rsidRPr="00CE5ABB" w:rsidRDefault="00CE5ABB" w:rsidP="00CE5ABB">
            <w:r w:rsidRPr="00CE5ABB">
              <w:t>Fine-scale connectivity networks</w:t>
            </w:r>
            <w:r w:rsidR="00C260D0">
              <w:t xml:space="preserve"> </w:t>
            </w:r>
            <w:r w:rsidRPr="00CE5ABB">
              <w:t>will be explicitly adapted to COTS biology, offering essential insight into larval dispersal at previously unresolved spatial scales for key clusters on the GBR. These outputs will inform habitat and metapopulation models, enabling targeted control at localised source and sink locations within reef clusters, improving outbreak suppression. If built upon in CCIP 2.0, this could markedly improve program effectiveness. </w:t>
            </w:r>
          </w:p>
          <w:p w14:paraId="68D2D77B" w14:textId="77777777" w:rsidR="00CE5ABB" w:rsidRPr="00CE5ABB" w:rsidRDefault="00CE5ABB" w:rsidP="00CE5ABB">
            <w:r w:rsidRPr="00CE5ABB">
              <w:t xml:space="preserve">The proposed fine-scale metapopulation model represents a major step forward, enabling the evaluation of complex and unresolved management trade-offs—such as when to cease (“stopping rules”) or initiate (“starting rules”) control efforts on heavily affected reefs. This capability will improve both tactical decisions and longer-term strategies such as primary outbreak suppression. Successful prototype development will inform future application in established models such as C-scape, </w:t>
            </w:r>
            <w:proofErr w:type="spellStart"/>
            <w:r w:rsidRPr="00CE5ABB">
              <w:t>CoralBlox</w:t>
            </w:r>
            <w:proofErr w:type="spellEnd"/>
            <w:r w:rsidRPr="00CE5ABB">
              <w:t>, and ADRIA. </w:t>
            </w:r>
          </w:p>
          <w:p w14:paraId="7BA16D43" w14:textId="77777777" w:rsidR="00CE5ABB" w:rsidRDefault="00CE5ABB" w:rsidP="00CE5ABB">
            <w:r w:rsidRPr="00CE5ABB">
              <w:rPr>
                <w:b/>
                <w:bCs/>
              </w:rPr>
              <w:t>Impact Pathway:</w:t>
            </w:r>
            <w:r w:rsidRPr="00CE5ABB">
              <w:t> </w:t>
            </w:r>
            <w:r w:rsidRPr="00CE5ABB">
              <w:br/>
              <w:t xml:space="preserve">Immediate impacts include operational gains for GBRMPA and contractors, with direct cost savings and improved coral protection. Medium-term benefits stem from integration into </w:t>
            </w:r>
            <w:r w:rsidRPr="00CE5ABB">
              <w:lastRenderedPageBreak/>
              <w:t>prioritisation process and the Integrated Pest Management (IPM) frameworks—for instance, by incorporating suitable habitat area metrics (combined with workability) and reducing survey footprints to maintain reef closure status. </w:t>
            </w:r>
          </w:p>
          <w:p w14:paraId="7AE98C89" w14:textId="77777777" w:rsidR="00CE5ABB" w:rsidRPr="00CE5ABB" w:rsidRDefault="00CE5ABB" w:rsidP="00CE5ABB">
            <w:r w:rsidRPr="00CE5ABB">
              <w:t>Longer-term, the combination of fine-scale habitat, connectivity, and metapopulation modelling has the potential to transform how we prioritise and deploy control by focusing on the most influential sub-reef habitats. Strong existing partnerships, delivery experience, and stakeholder engagement via workshops and operational platforms will maximise uptake and real-world impact. </w:t>
            </w:r>
          </w:p>
          <w:p w14:paraId="6486BE1B" w14:textId="5E96D184" w:rsidR="00B37E6A" w:rsidRPr="00CE5ABB" w:rsidRDefault="00D474AE" w:rsidP="00B37E6A">
            <w:r w:rsidRPr="00D474AE">
              <w:rPr>
                <w:b/>
                <w:bCs/>
              </w:rPr>
              <w:t xml:space="preserve">Feasibility of scale-up (incl. data-poor locations). </w:t>
            </w:r>
            <w:r w:rsidR="004C575B" w:rsidRPr="004C575B">
              <w:t xml:space="preserve">While the predictive habitat maps are GBR wide, </w:t>
            </w:r>
            <w:r w:rsidR="004C575B">
              <w:t>t</w:t>
            </w:r>
            <w:r w:rsidRPr="00D474AE">
              <w:t xml:space="preserve">he </w:t>
            </w:r>
            <w:r w:rsidR="004C575B">
              <w:t xml:space="preserve">metapopulation model </w:t>
            </w:r>
            <w:r w:rsidRPr="00D474AE">
              <w:t xml:space="preserve">is designed to test management scenarios across a representative sample of data-rich clusters, generating simple, transferable rules that can guide control in less well-studied areas. Future extensions could apply the framework to </w:t>
            </w:r>
            <w:r w:rsidR="004C575B">
              <w:t>more</w:t>
            </w:r>
            <w:r w:rsidR="004C575B" w:rsidRPr="00D474AE">
              <w:t xml:space="preserve"> </w:t>
            </w:r>
            <w:r w:rsidRPr="00D474AE">
              <w:t>reef cluster with basic connectivity data and minimal survey inputs</w:t>
            </w:r>
            <w:r w:rsidRPr="00D474AE">
              <w:rPr>
                <w:b/>
                <w:bCs/>
              </w:rPr>
              <w:t>.</w:t>
            </w:r>
          </w:p>
          <w:p w14:paraId="6FA74A19" w14:textId="77777777" w:rsidR="006B1EEF" w:rsidRDefault="006B1EEF" w:rsidP="000A1EAF"/>
        </w:tc>
      </w:tr>
    </w:tbl>
    <w:p w14:paraId="4E19B133" w14:textId="77777777" w:rsidR="00C85F42" w:rsidRDefault="00C85F42" w:rsidP="00C85F42"/>
    <w:p w14:paraId="33E6BC89" w14:textId="1E9E9F56" w:rsidR="0046324E" w:rsidRPr="00B96A5C" w:rsidRDefault="0090388F" w:rsidP="00C85F42">
      <w:pPr>
        <w:rPr>
          <w:i/>
          <w:iCs/>
        </w:rPr>
      </w:pPr>
      <w:r>
        <w:rPr>
          <w:i/>
          <w:iCs/>
        </w:rPr>
        <w:t xml:space="preserve">Describe any </w:t>
      </w:r>
      <w:r w:rsidRPr="0046324E">
        <w:rPr>
          <w:i/>
          <w:iCs/>
        </w:rPr>
        <w:t>complementarity or overlap</w:t>
      </w:r>
      <w:r>
        <w:rPr>
          <w:i/>
          <w:iCs/>
        </w:rPr>
        <w:t xml:space="preserve"> between this and other</w:t>
      </w:r>
      <w:r w:rsidR="00B96A5C">
        <w:rPr>
          <w:i/>
          <w:iCs/>
        </w:rPr>
        <w:t xml:space="preserve"> projects</w:t>
      </w:r>
      <w:r w:rsidR="008727BE">
        <w:rPr>
          <w:i/>
          <w:iCs/>
        </w:rPr>
        <w:t xml:space="preserve">/ </w:t>
      </w:r>
      <w:r w:rsidR="00B96A5C">
        <w:rPr>
          <w:i/>
          <w:iCs/>
        </w:rPr>
        <w:t xml:space="preserve">research </w:t>
      </w:r>
      <w:r w:rsidR="0046324E" w:rsidRPr="0046324E">
        <w:rPr>
          <w:i/>
          <w:iCs/>
        </w:rPr>
        <w:t>funded through</w:t>
      </w:r>
      <w:r w:rsidR="002454E9">
        <w:rPr>
          <w:i/>
          <w:iCs/>
        </w:rPr>
        <w:t xml:space="preserve"> CCIP or</w:t>
      </w:r>
      <w:r w:rsidR="0046324E" w:rsidRPr="0046324E">
        <w:rPr>
          <w:i/>
          <w:iCs/>
        </w:rPr>
        <w:t xml:space="preserve"> other programs, especially the Reef Restoration and Adaptation Program (RRAP) or the National Environmental Science Program (NESP)</w:t>
      </w:r>
      <w:r w:rsidR="00D370A8">
        <w:rPr>
          <w:i/>
          <w:iCs/>
        </w:rPr>
        <w:t xml:space="preserve">. </w:t>
      </w:r>
      <w:r w:rsidR="008727BE">
        <w:rPr>
          <w:i/>
          <w:iCs/>
        </w:rPr>
        <w:t>Where relevant, d</w:t>
      </w:r>
      <w:r w:rsidR="00D370A8">
        <w:rPr>
          <w:i/>
          <w:iCs/>
        </w:rPr>
        <w:t xml:space="preserve">escribe </w:t>
      </w:r>
      <w:r w:rsidR="00CE70DB">
        <w:rPr>
          <w:i/>
          <w:iCs/>
        </w:rPr>
        <w:t>how this project will</w:t>
      </w:r>
      <w:r w:rsidR="0046324E" w:rsidRPr="0046324E">
        <w:rPr>
          <w:i/>
          <w:iCs/>
        </w:rPr>
        <w:t xml:space="preserve"> be managed to promote greater cross-program coordination. (200 words maximum</w:t>
      </w:r>
      <w:r w:rsidR="0046324E" w:rsidRPr="0046324E">
        <w:t>)</w:t>
      </w:r>
    </w:p>
    <w:tbl>
      <w:tblPr>
        <w:tblStyle w:val="TableGrid"/>
        <w:tblW w:w="0" w:type="auto"/>
        <w:tblLook w:val="04A0" w:firstRow="1" w:lastRow="0" w:firstColumn="1" w:lastColumn="0" w:noHBand="0" w:noVBand="1"/>
      </w:tblPr>
      <w:tblGrid>
        <w:gridCol w:w="9628"/>
      </w:tblGrid>
      <w:tr w:rsidR="0046324E" w14:paraId="0F97A2A8" w14:textId="77777777">
        <w:tc>
          <w:tcPr>
            <w:tcW w:w="9628" w:type="dxa"/>
          </w:tcPr>
          <w:p w14:paraId="25DEFDFF" w14:textId="77777777" w:rsidR="0046324E" w:rsidRDefault="0046324E" w:rsidP="00C85F42"/>
          <w:p w14:paraId="424A94DC" w14:textId="77777777" w:rsidR="000A1EAF" w:rsidRPr="000A1EAF" w:rsidRDefault="000A1EAF" w:rsidP="000A1EAF">
            <w:r w:rsidRPr="000A1EAF">
              <w:t>This project strongly complements, and strategically leverages, ongoing research funded by the National Environmental Science Program (NESP) and the Reef Restoration and Adaptation Program (RRAP). Specifically, fine-scale coral habitat data collected under NESP’s SALAD project forms an essential foundation for our predictive habitat suitability modelling component. Additionally, our connectivity and metapopulation modelling significantly benefit from RRAP-funded fine-scale connectivity research, allowing efficient adaptation and extension to Crown-of-Thorns Starfish biology without duplicating existing efforts. </w:t>
            </w:r>
          </w:p>
          <w:p w14:paraId="59FBFF60" w14:textId="1D9F7780" w:rsidR="0046324E" w:rsidRDefault="000A1EAF" w:rsidP="00C85F42">
            <w:r w:rsidRPr="000A1EAF">
              <w:t xml:space="preserve">To maximise coordination and avoid overlap, regular communication has already been established with SALAD principal investigators (Prof. Morgan Pratchett), RRAP connectivity modellers, and the broader </w:t>
            </w:r>
            <w:proofErr w:type="spellStart"/>
            <w:r w:rsidRPr="000A1EAF">
              <w:t>ReefScan</w:t>
            </w:r>
            <w:proofErr w:type="spellEnd"/>
            <w:r w:rsidRPr="000A1EAF">
              <w:t xml:space="preserve"> team. Ongoing coordination will be facilitated through joint workshops and structured meetings within GBRMPA’s existing management forums, enabling clear delineation of research outputs, data sharing, and model integration pathways. Additionally, we will coordinate closely with GBRF as funders and GBRMPA as end-users, ensuring alignment with broader program</w:t>
            </w:r>
            <w:r w:rsidR="002C0E56">
              <w:t xml:space="preserve"> </w:t>
            </w:r>
            <w:r w:rsidRPr="000A1EAF">
              <w:t>objectives and management strategies. This approach not only prevents redundancy but actively promotes synergistic outcomes, enhanced resource utilisation, and broader integration of innovative methodologies across key reef management initiatives. </w:t>
            </w:r>
          </w:p>
          <w:p w14:paraId="35FEEB5A" w14:textId="77777777" w:rsidR="0046324E" w:rsidRDefault="0046324E" w:rsidP="00C85F42"/>
        </w:tc>
      </w:tr>
    </w:tbl>
    <w:p w14:paraId="43DA36CC" w14:textId="77777777" w:rsidR="0046324E" w:rsidRDefault="0046324E" w:rsidP="00C85F42"/>
    <w:p w14:paraId="18657D40" w14:textId="77777777" w:rsidR="004C6E66" w:rsidRPr="00C85F42" w:rsidRDefault="004C6E66" w:rsidP="00C85F42"/>
    <w:p w14:paraId="0085BE68" w14:textId="69CD3922" w:rsidR="00A8677C" w:rsidRPr="00630E6A" w:rsidRDefault="009E2262" w:rsidP="00F406C7">
      <w:pPr>
        <w:pStyle w:val="Style1"/>
        <w:rPr>
          <w:b/>
        </w:rPr>
      </w:pPr>
      <w:r>
        <w:t>4</w:t>
      </w:r>
      <w:r w:rsidR="00566066" w:rsidRPr="00630E6A">
        <w:tab/>
      </w:r>
      <w:r w:rsidR="00A0644D">
        <w:t xml:space="preserve">Project </w:t>
      </w:r>
      <w:r w:rsidR="00C36764">
        <w:t>Management</w:t>
      </w:r>
    </w:p>
    <w:p w14:paraId="7C47BFD5" w14:textId="77777777" w:rsidR="004E59AD" w:rsidRDefault="004E59AD" w:rsidP="006511EF">
      <w:pPr>
        <w:pStyle w:val="Bulletpoints"/>
        <w:rPr>
          <w:rStyle w:val="normaltextrun"/>
          <w:rFonts w:ascii="Arial" w:eastAsiaTheme="majorEastAsia" w:hAnsi="Arial" w:cs="Arial"/>
          <w:i/>
          <w:iCs/>
          <w:szCs w:val="22"/>
          <w:lang w:eastAsia="ja-JP"/>
        </w:rPr>
      </w:pPr>
    </w:p>
    <w:p w14:paraId="34E83628" w14:textId="41C54E90" w:rsidR="00A27B78" w:rsidRPr="008B3DA9" w:rsidRDefault="009E2262" w:rsidP="00F944B9">
      <w:pPr>
        <w:pStyle w:val="Heading3"/>
      </w:pPr>
      <w:r w:rsidRPr="008B3DA9">
        <w:t>4</w:t>
      </w:r>
      <w:r w:rsidR="00804329" w:rsidRPr="008B3DA9">
        <w:t>.1</w:t>
      </w:r>
      <w:r w:rsidR="00401CEF" w:rsidRPr="008B3DA9">
        <w:t xml:space="preserve"> Stakeholder Engagement </w:t>
      </w:r>
    </w:p>
    <w:p w14:paraId="67BCA677" w14:textId="1DB33D2B" w:rsidR="00A27B78" w:rsidRDefault="00A27B78" w:rsidP="00804329">
      <w:pPr>
        <w:pStyle w:val="paragraph"/>
        <w:spacing w:before="160" w:beforeAutospacing="0" w:after="160" w:afterAutospacing="0"/>
        <w:textAlignment w:val="baseline"/>
        <w:rPr>
          <w:rFonts w:ascii="Arial" w:hAnsi="Arial" w:cs="Arial"/>
          <w:i/>
          <w:iCs/>
          <w:color w:val="000000"/>
          <w:sz w:val="22"/>
          <w:szCs w:val="22"/>
        </w:rPr>
      </w:pPr>
      <w:r w:rsidRPr="00A27B78">
        <w:rPr>
          <w:rFonts w:ascii="Arial" w:hAnsi="Arial" w:cs="Arial"/>
          <w:i/>
          <w:iCs/>
          <w:color w:val="000000"/>
          <w:sz w:val="22"/>
          <w:szCs w:val="22"/>
        </w:rPr>
        <w:t>Who will benefit from the project’s outcomes and how will they be engaged</w:t>
      </w:r>
      <w:r w:rsidR="009613EA">
        <w:rPr>
          <w:rFonts w:ascii="Arial" w:hAnsi="Arial" w:cs="Arial"/>
          <w:i/>
          <w:iCs/>
          <w:color w:val="000000"/>
          <w:sz w:val="22"/>
          <w:szCs w:val="22"/>
        </w:rPr>
        <w:t xml:space="preserve"> during the project</w:t>
      </w:r>
      <w:r w:rsidRPr="00A27B78">
        <w:rPr>
          <w:rFonts w:ascii="Arial" w:hAnsi="Arial" w:cs="Arial"/>
          <w:i/>
          <w:iCs/>
          <w:color w:val="000000"/>
          <w:sz w:val="22"/>
          <w:szCs w:val="22"/>
        </w:rPr>
        <w:t xml:space="preserve">? These stakeholders could be other researchers, reef managers, control crews, tourism operators, etc. </w:t>
      </w:r>
    </w:p>
    <w:tbl>
      <w:tblPr>
        <w:tblStyle w:val="TableGrid"/>
        <w:tblW w:w="0" w:type="auto"/>
        <w:tblLook w:val="04A0" w:firstRow="1" w:lastRow="0" w:firstColumn="1" w:lastColumn="0" w:noHBand="0" w:noVBand="1"/>
      </w:tblPr>
      <w:tblGrid>
        <w:gridCol w:w="9628"/>
      </w:tblGrid>
      <w:tr w:rsidR="00A27B78" w14:paraId="1883C588" w14:textId="77777777" w:rsidTr="00A27B78">
        <w:tc>
          <w:tcPr>
            <w:tcW w:w="9628" w:type="dxa"/>
          </w:tcPr>
          <w:p w14:paraId="2864AF5B" w14:textId="77777777" w:rsidR="000A1EAF" w:rsidRDefault="000A1EAF" w:rsidP="000A1EAF">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 xml:space="preserve">Primary beneficiaries of this project include reef managers, operational COTS control teams, Traditional Owners, and researchers. Reef managers and GBRMPA operational teams will directly benefit from improved efficiency, reduced operational costs, and clearer strategic guidance enabled by the predictive habitat suitability models, connectivity networks, and </w:t>
            </w:r>
            <w:r>
              <w:rPr>
                <w:rStyle w:val="normaltextrun"/>
                <w:rFonts w:ascii="Arial" w:eastAsiaTheme="majorEastAsia" w:hAnsi="Arial" w:cs="Arial"/>
                <w:sz w:val="22"/>
                <w:szCs w:val="22"/>
              </w:rPr>
              <w:lastRenderedPageBreak/>
              <w:t xml:space="preserve">metapopulation scenario analyses. Operational control crews, including Traditional Owner-operated businesses Malu Ventures and </w:t>
            </w:r>
            <w:proofErr w:type="spellStart"/>
            <w:r>
              <w:rPr>
                <w:rStyle w:val="normaltextrun"/>
                <w:rFonts w:ascii="Arial" w:eastAsiaTheme="majorEastAsia" w:hAnsi="Arial" w:cs="Arial"/>
                <w:sz w:val="22"/>
                <w:szCs w:val="22"/>
              </w:rPr>
              <w:t>Jabalbina</w:t>
            </w:r>
            <w:proofErr w:type="spellEnd"/>
            <w:r>
              <w:rPr>
                <w:rStyle w:val="normaltextrun"/>
                <w:rFonts w:ascii="Arial" w:eastAsiaTheme="majorEastAsia" w:hAnsi="Arial" w:cs="Arial"/>
                <w:sz w:val="22"/>
                <w:szCs w:val="22"/>
              </w:rPr>
              <w:t>, will benefit through enhanced targeting and reduced surveillance effort, significantly improving day-to-day field operations.</w:t>
            </w:r>
            <w:r>
              <w:rPr>
                <w:rStyle w:val="eop"/>
                <w:rFonts w:ascii="Arial" w:hAnsi="Arial" w:cs="Arial"/>
                <w:sz w:val="22"/>
                <w:szCs w:val="22"/>
              </w:rPr>
              <w:t> </w:t>
            </w:r>
          </w:p>
          <w:p w14:paraId="42554BA3" w14:textId="113A6F9E" w:rsidR="009613EA" w:rsidRPr="000A1EAF" w:rsidRDefault="000A1EAF" w:rsidP="000A1EAF">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 xml:space="preserve">Extensive consultation has shaped this proposal. Detailed discussions were held with senior managers and quality assurance officers at GBRMPA to ensure operational relevance and utility. Alignment with funding priorities and broader strategic objectives was confirmed through engagement with the Great Barrier Reef Foundation (GBRF). Further, consultations with leading researchers in the COTS management space, including Prof. Morgan Pratchett (SALAD), Sven Uthicke (eDNA monitoring), and the </w:t>
            </w:r>
            <w:proofErr w:type="spellStart"/>
            <w:r>
              <w:rPr>
                <w:rStyle w:val="normaltextrun"/>
                <w:rFonts w:ascii="Arial" w:eastAsiaTheme="majorEastAsia" w:hAnsi="Arial" w:cs="Arial"/>
                <w:sz w:val="22"/>
                <w:szCs w:val="22"/>
              </w:rPr>
              <w:t>ReefScan</w:t>
            </w:r>
            <w:proofErr w:type="spellEnd"/>
            <w:r>
              <w:rPr>
                <w:rStyle w:val="normaltextrun"/>
                <w:rFonts w:ascii="Arial" w:eastAsiaTheme="majorEastAsia" w:hAnsi="Arial" w:cs="Arial"/>
                <w:sz w:val="22"/>
                <w:szCs w:val="22"/>
              </w:rPr>
              <w:t xml:space="preserve"> Deep team, ensured methodological alignment and complementarity across related research initiatives. Discussions with RRAP connectivity modellers also verified the value and feasibility of integrating their existing fine-scale connectivity efforts with this project's objectives. This extensive stakeholder engagement ensures broad support, alignment, and maximised impact of project outcomes.</w:t>
            </w:r>
            <w:r>
              <w:rPr>
                <w:rStyle w:val="eop"/>
                <w:rFonts w:ascii="Arial" w:hAnsi="Arial" w:cs="Arial"/>
                <w:sz w:val="22"/>
                <w:szCs w:val="22"/>
              </w:rPr>
              <w:t> </w:t>
            </w:r>
          </w:p>
          <w:p w14:paraId="6919A960" w14:textId="77777777" w:rsidR="009613EA" w:rsidRDefault="009613EA" w:rsidP="00804329">
            <w:pPr>
              <w:pStyle w:val="paragraph"/>
              <w:spacing w:before="160" w:beforeAutospacing="0" w:after="160" w:afterAutospacing="0"/>
              <w:textAlignment w:val="baseline"/>
              <w:rPr>
                <w:rFonts w:ascii="Arial" w:eastAsiaTheme="majorEastAsia" w:hAnsi="Arial" w:cs="Arial"/>
                <w:i/>
                <w:iCs/>
                <w:caps/>
                <w:sz w:val="22"/>
                <w:szCs w:val="22"/>
              </w:rPr>
            </w:pPr>
          </w:p>
        </w:tc>
      </w:tr>
    </w:tbl>
    <w:p w14:paraId="0E483842" w14:textId="77777777" w:rsidR="00A27B78" w:rsidRPr="00A27B78" w:rsidRDefault="00A27B78" w:rsidP="00804329">
      <w:pPr>
        <w:pStyle w:val="paragraph"/>
        <w:spacing w:before="160" w:beforeAutospacing="0" w:after="160" w:afterAutospacing="0"/>
        <w:textAlignment w:val="baseline"/>
        <w:rPr>
          <w:rFonts w:ascii="Arial" w:eastAsiaTheme="majorEastAsia" w:hAnsi="Arial" w:cs="Arial"/>
          <w:i/>
          <w:iCs/>
          <w:caps/>
          <w:sz w:val="22"/>
          <w:szCs w:val="22"/>
        </w:rPr>
      </w:pPr>
    </w:p>
    <w:p w14:paraId="14E1B6D7" w14:textId="692EE7F6" w:rsidR="00804329" w:rsidRPr="00F944B9" w:rsidRDefault="00A27B78" w:rsidP="00F944B9">
      <w:pPr>
        <w:pStyle w:val="Heading3"/>
      </w:pPr>
      <w:r w:rsidRPr="00F944B9">
        <w:rPr>
          <w:rStyle w:val="normaltextrun"/>
        </w:rPr>
        <w:t xml:space="preserve">4.2 </w:t>
      </w:r>
      <w:r w:rsidR="00F37CFD" w:rsidRPr="00F944B9">
        <w:rPr>
          <w:rStyle w:val="normaltextrun"/>
        </w:rPr>
        <w:t xml:space="preserve">Traditional Owner Opportunities </w:t>
      </w:r>
      <w:r w:rsidR="00804329" w:rsidRPr="00F944B9">
        <w:rPr>
          <w:rStyle w:val="normaltextrun"/>
        </w:rPr>
        <w:t> </w:t>
      </w:r>
    </w:p>
    <w:p w14:paraId="21738D45" w14:textId="2554F0DD" w:rsidR="002D2F90" w:rsidRPr="00B728F9" w:rsidRDefault="005D1F1A" w:rsidP="00B728F9">
      <w:pPr>
        <w:rPr>
          <w:rStyle w:val="eop"/>
          <w:i/>
          <w:iCs/>
        </w:rPr>
      </w:pPr>
      <w:r w:rsidRPr="0037193E">
        <w:rPr>
          <w:i/>
          <w:iCs/>
        </w:rPr>
        <w:t>Provide a description of Traditional Owner</w:t>
      </w:r>
      <w:r w:rsidR="00A555B8">
        <w:rPr>
          <w:i/>
          <w:iCs/>
        </w:rPr>
        <w:t xml:space="preserve"> and First Nations Peoples</w:t>
      </w:r>
      <w:r w:rsidRPr="0037193E">
        <w:rPr>
          <w:i/>
          <w:iCs/>
        </w:rPr>
        <w:t xml:space="preserve"> engagement</w:t>
      </w:r>
      <w:r w:rsidR="00AA1B67">
        <w:rPr>
          <w:i/>
          <w:iCs/>
        </w:rPr>
        <w:t xml:space="preserve"> and </w:t>
      </w:r>
      <w:r w:rsidR="00500265">
        <w:rPr>
          <w:i/>
          <w:iCs/>
        </w:rPr>
        <w:t xml:space="preserve">opportunities </w:t>
      </w:r>
      <w:r w:rsidR="00E50587">
        <w:rPr>
          <w:i/>
          <w:iCs/>
        </w:rPr>
        <w:t>that will form part of this project</w:t>
      </w:r>
      <w:r w:rsidR="00F71D1F">
        <w:rPr>
          <w:i/>
          <w:iCs/>
        </w:rPr>
        <w:t>. Include</w:t>
      </w:r>
      <w:r w:rsidR="00590B78">
        <w:rPr>
          <w:i/>
          <w:iCs/>
        </w:rPr>
        <w:t xml:space="preserve"> </w:t>
      </w:r>
      <w:r w:rsidR="00B93747">
        <w:rPr>
          <w:i/>
          <w:iCs/>
        </w:rPr>
        <w:t xml:space="preserve">how the project team will engage with </w:t>
      </w:r>
      <w:r w:rsidR="00AA1B67">
        <w:rPr>
          <w:i/>
          <w:iCs/>
        </w:rPr>
        <w:t>Traditional</w:t>
      </w:r>
      <w:r w:rsidR="00B93747">
        <w:rPr>
          <w:i/>
          <w:iCs/>
        </w:rPr>
        <w:t xml:space="preserve"> Owners </w:t>
      </w:r>
      <w:r w:rsidR="008E3985">
        <w:rPr>
          <w:i/>
          <w:iCs/>
        </w:rPr>
        <w:t>including what communications</w:t>
      </w:r>
      <w:r w:rsidR="00F72FED">
        <w:rPr>
          <w:i/>
          <w:iCs/>
        </w:rPr>
        <w:t xml:space="preserve">/ deliverables </w:t>
      </w:r>
      <w:r w:rsidR="00381BC9">
        <w:rPr>
          <w:i/>
          <w:iCs/>
        </w:rPr>
        <w:t>are appropriate and how these will be resourced</w:t>
      </w:r>
      <w:r w:rsidR="008A54E3">
        <w:rPr>
          <w:i/>
          <w:iCs/>
        </w:rPr>
        <w:t>.</w:t>
      </w:r>
    </w:p>
    <w:tbl>
      <w:tblPr>
        <w:tblStyle w:val="TableGrid"/>
        <w:tblW w:w="0" w:type="auto"/>
        <w:tblLook w:val="04A0" w:firstRow="1" w:lastRow="0" w:firstColumn="1" w:lastColumn="0" w:noHBand="0" w:noVBand="1"/>
      </w:tblPr>
      <w:tblGrid>
        <w:gridCol w:w="9628"/>
      </w:tblGrid>
      <w:tr w:rsidR="004557F6" w14:paraId="176B5F1E" w14:textId="77777777" w:rsidTr="004557F6">
        <w:tc>
          <w:tcPr>
            <w:tcW w:w="9628" w:type="dxa"/>
          </w:tcPr>
          <w:p w14:paraId="649024BD" w14:textId="77777777" w:rsidR="004557F6" w:rsidRDefault="004557F6" w:rsidP="002D2F90">
            <w:pPr>
              <w:pStyle w:val="paragraph"/>
              <w:spacing w:before="0" w:beforeAutospacing="0" w:after="0" w:afterAutospacing="0"/>
              <w:textAlignment w:val="baseline"/>
              <w:rPr>
                <w:rStyle w:val="eop"/>
                <w:rFonts w:ascii="Arial" w:hAnsi="Arial" w:cs="Arial"/>
                <w:sz w:val="22"/>
                <w:szCs w:val="22"/>
              </w:rPr>
            </w:pPr>
          </w:p>
          <w:p w14:paraId="51D03AFF" w14:textId="3D2475B6" w:rsidR="004557F6" w:rsidRPr="000A1EAF" w:rsidRDefault="000A1EAF" w:rsidP="002D2F90">
            <w:pPr>
              <w:pStyle w:val="paragraph"/>
              <w:spacing w:before="0" w:beforeAutospacing="0" w:after="0" w:afterAutospacing="0"/>
              <w:textAlignment w:val="baseline"/>
              <w:rPr>
                <w:rFonts w:ascii="Arial" w:hAnsi="Arial" w:cs="Arial"/>
                <w:sz w:val="22"/>
                <w:szCs w:val="22"/>
              </w:rPr>
            </w:pPr>
            <w:r w:rsidRPr="000A1EAF">
              <w:rPr>
                <w:rFonts w:ascii="Arial" w:hAnsi="Arial" w:cs="Arial"/>
                <w:sz w:val="22"/>
                <w:szCs w:val="22"/>
              </w:rPr>
              <w:t xml:space="preserve">This project will not involve new fieldwork or collection of samples from Sea Country. Instead, it leverages extensive existing datasets, including data collected under previous projects and operational COTS management programs. The project team has established relationships with key Traditional Owner groups involved in COTS control, specifically Malu Ventures (Torres Strait) and </w:t>
            </w:r>
            <w:proofErr w:type="spellStart"/>
            <w:r w:rsidRPr="000A1EAF">
              <w:rPr>
                <w:rFonts w:ascii="Arial" w:hAnsi="Arial" w:cs="Arial"/>
                <w:sz w:val="22"/>
                <w:szCs w:val="22"/>
              </w:rPr>
              <w:t>Jabalbina</w:t>
            </w:r>
            <w:proofErr w:type="spellEnd"/>
            <w:r w:rsidRPr="000A1EAF">
              <w:rPr>
                <w:rFonts w:ascii="Arial" w:hAnsi="Arial" w:cs="Arial"/>
                <w:sz w:val="22"/>
                <w:szCs w:val="22"/>
              </w:rPr>
              <w:t xml:space="preserve"> (Eastern Kuku </w:t>
            </w:r>
            <w:proofErr w:type="spellStart"/>
            <w:r w:rsidRPr="000A1EAF">
              <w:rPr>
                <w:rFonts w:ascii="Arial" w:hAnsi="Arial" w:cs="Arial"/>
                <w:sz w:val="22"/>
                <w:szCs w:val="22"/>
              </w:rPr>
              <w:t>Yalanjiwarra</w:t>
            </w:r>
            <w:proofErr w:type="spellEnd"/>
            <w:r w:rsidRPr="000A1EAF">
              <w:rPr>
                <w:rFonts w:ascii="Arial" w:hAnsi="Arial" w:cs="Arial"/>
                <w:sz w:val="22"/>
                <w:szCs w:val="22"/>
              </w:rPr>
              <w:t xml:space="preserve"> Country). Prior engagement has occurred through regular participation in GBRMPA-led management workshops and ongoing discussions around enhancing operational efficiency, aligning scientific research outputs with Traditional Owner priorities and practical management needs. </w:t>
            </w:r>
          </w:p>
          <w:p w14:paraId="24B6BD75" w14:textId="77777777" w:rsidR="000A1EAF" w:rsidRDefault="000A1EAF" w:rsidP="002D2F90">
            <w:pPr>
              <w:pStyle w:val="paragraph"/>
              <w:spacing w:before="0" w:beforeAutospacing="0" w:after="0" w:afterAutospacing="0"/>
              <w:textAlignment w:val="baseline"/>
              <w:rPr>
                <w:rStyle w:val="eop"/>
                <w:rFonts w:ascii="Arial" w:hAnsi="Arial" w:cs="Arial"/>
              </w:rPr>
            </w:pPr>
          </w:p>
          <w:p w14:paraId="6BB1C806" w14:textId="77777777" w:rsidR="000A1EAF" w:rsidRDefault="000A1EAF" w:rsidP="000A1EAF">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There are clear opportunities for Traditional Owners to benefit directly from this research through targeted communication, knowledge exchange, and operational collaboration. Given the nature of this research—producing fine-scale habitat suitability maps, connectivity hotspots, and metapopulation modelling outcomes—there is significant potential to support Traditional Owner-led COTS management and broader Sea Country management objectives.</w:t>
            </w:r>
            <w:r>
              <w:rPr>
                <w:rStyle w:val="eop"/>
                <w:rFonts w:ascii="Arial" w:hAnsi="Arial" w:cs="Arial"/>
                <w:sz w:val="22"/>
                <w:szCs w:val="22"/>
              </w:rPr>
              <w:t> </w:t>
            </w:r>
          </w:p>
          <w:p w14:paraId="1E536DDE" w14:textId="77777777" w:rsidR="000A1EAF" w:rsidRDefault="000A1EAF" w:rsidP="000A1EAF">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Appropriate engagement activities will include:</w:t>
            </w:r>
            <w:r>
              <w:rPr>
                <w:rStyle w:val="eop"/>
                <w:rFonts w:ascii="Arial" w:hAnsi="Arial" w:cs="Arial"/>
                <w:sz w:val="22"/>
                <w:szCs w:val="22"/>
              </w:rPr>
              <w:t> </w:t>
            </w:r>
          </w:p>
          <w:p w14:paraId="01AA8F7B" w14:textId="77777777" w:rsidR="000A1EAF" w:rsidRDefault="000A1EAF" w:rsidP="000A1EAF">
            <w:pPr>
              <w:pStyle w:val="paragraph"/>
              <w:numPr>
                <w:ilvl w:val="0"/>
                <w:numId w:val="7"/>
              </w:numPr>
              <w:spacing w:before="0" w:beforeAutospacing="0" w:after="0" w:afterAutospacing="0"/>
              <w:ind w:left="1080" w:firstLine="0"/>
              <w:textAlignment w:val="baseline"/>
              <w:rPr>
                <w:rFonts w:ascii="Arial" w:hAnsi="Arial" w:cs="Arial"/>
                <w:sz w:val="22"/>
                <w:szCs w:val="22"/>
              </w:rPr>
            </w:pPr>
            <w:r>
              <w:rPr>
                <w:rStyle w:val="normaltextrun"/>
                <w:rFonts w:ascii="Arial" w:eastAsiaTheme="majorEastAsia" w:hAnsi="Arial" w:cs="Arial"/>
                <w:sz w:val="22"/>
                <w:szCs w:val="22"/>
              </w:rPr>
              <w:t xml:space="preserve">On-Country visits with Malu Ventures and </w:t>
            </w:r>
            <w:proofErr w:type="spellStart"/>
            <w:r>
              <w:rPr>
                <w:rStyle w:val="normaltextrun"/>
                <w:rFonts w:ascii="Arial" w:eastAsiaTheme="majorEastAsia" w:hAnsi="Arial" w:cs="Arial"/>
                <w:sz w:val="22"/>
                <w:szCs w:val="22"/>
              </w:rPr>
              <w:t>Jabalbina</w:t>
            </w:r>
            <w:proofErr w:type="spellEnd"/>
            <w:r>
              <w:rPr>
                <w:rStyle w:val="normaltextrun"/>
                <w:rFonts w:ascii="Arial" w:eastAsiaTheme="majorEastAsia" w:hAnsi="Arial" w:cs="Arial"/>
                <w:sz w:val="22"/>
                <w:szCs w:val="22"/>
              </w:rPr>
              <w:t xml:space="preserve"> to discuss and interpret model outputs, specifically habitat suitability maps and connectivity hotspots, ensuring alignment with Traditional Owner knowledge and practices.</w:t>
            </w:r>
            <w:r>
              <w:rPr>
                <w:rStyle w:val="eop"/>
                <w:rFonts w:ascii="Arial" w:hAnsi="Arial" w:cs="Arial"/>
                <w:sz w:val="22"/>
                <w:szCs w:val="22"/>
              </w:rPr>
              <w:t> </w:t>
            </w:r>
          </w:p>
          <w:p w14:paraId="074F0D25" w14:textId="77777777" w:rsidR="000A1EAF" w:rsidRDefault="000A1EAF" w:rsidP="000A1EAF">
            <w:pPr>
              <w:pStyle w:val="paragraph"/>
              <w:numPr>
                <w:ilvl w:val="0"/>
                <w:numId w:val="8"/>
              </w:numPr>
              <w:spacing w:before="0" w:beforeAutospacing="0" w:after="0" w:afterAutospacing="0"/>
              <w:ind w:left="1080" w:firstLine="0"/>
              <w:textAlignment w:val="baseline"/>
              <w:rPr>
                <w:rFonts w:ascii="Arial" w:hAnsi="Arial" w:cs="Arial"/>
                <w:sz w:val="22"/>
                <w:szCs w:val="22"/>
              </w:rPr>
            </w:pPr>
            <w:r>
              <w:rPr>
                <w:rStyle w:val="normaltextrun"/>
                <w:rFonts w:ascii="Arial" w:eastAsiaTheme="majorEastAsia" w:hAnsi="Arial" w:cs="Arial"/>
                <w:sz w:val="22"/>
                <w:szCs w:val="22"/>
              </w:rPr>
              <w:t>Tailored information sheets and visual outputs summarizing key findings and their relevance to local management practices, enabling Traditional Owners to apply research insights directly to their operational activities.</w:t>
            </w:r>
            <w:r>
              <w:rPr>
                <w:rStyle w:val="eop"/>
                <w:rFonts w:ascii="Arial" w:hAnsi="Arial" w:cs="Arial"/>
                <w:sz w:val="22"/>
                <w:szCs w:val="22"/>
              </w:rPr>
              <w:t> </w:t>
            </w:r>
          </w:p>
          <w:p w14:paraId="7EB80567" w14:textId="77777777" w:rsidR="000A1EAF" w:rsidRDefault="000A1EAF" w:rsidP="000A1EAF">
            <w:pPr>
              <w:pStyle w:val="paragraph"/>
              <w:numPr>
                <w:ilvl w:val="0"/>
                <w:numId w:val="9"/>
              </w:numPr>
              <w:spacing w:before="0" w:beforeAutospacing="0" w:after="0" w:afterAutospacing="0"/>
              <w:ind w:left="1080" w:firstLine="0"/>
              <w:textAlignment w:val="baseline"/>
              <w:rPr>
                <w:rFonts w:ascii="Arial" w:hAnsi="Arial" w:cs="Arial"/>
                <w:sz w:val="22"/>
                <w:szCs w:val="22"/>
              </w:rPr>
            </w:pPr>
            <w:r>
              <w:rPr>
                <w:rStyle w:val="normaltextrun"/>
                <w:rFonts w:ascii="Arial" w:eastAsiaTheme="majorEastAsia" w:hAnsi="Arial" w:cs="Arial"/>
                <w:sz w:val="22"/>
                <w:szCs w:val="22"/>
              </w:rPr>
              <w:t>Presentation and interactive discussion of project results during existing GBRMPA bi-annual planning workshops (Pre-Spawning and Prioritisation workshops) and regular COTS Operations Group meetings, where Traditional Owners actively participate.</w:t>
            </w:r>
            <w:r>
              <w:rPr>
                <w:rStyle w:val="eop"/>
                <w:rFonts w:ascii="Arial" w:hAnsi="Arial" w:cs="Arial"/>
                <w:sz w:val="22"/>
                <w:szCs w:val="22"/>
              </w:rPr>
              <w:t> </w:t>
            </w:r>
          </w:p>
          <w:p w14:paraId="74B443C1" w14:textId="77777777" w:rsidR="000A1EAF" w:rsidRDefault="000A1EAF" w:rsidP="000A1EAF">
            <w:pPr>
              <w:pStyle w:val="paragraph"/>
              <w:numPr>
                <w:ilvl w:val="0"/>
                <w:numId w:val="10"/>
              </w:numPr>
              <w:spacing w:before="0" w:beforeAutospacing="0" w:after="0" w:afterAutospacing="0"/>
              <w:ind w:left="1080" w:firstLine="0"/>
              <w:textAlignment w:val="baseline"/>
              <w:rPr>
                <w:rFonts w:ascii="Arial" w:hAnsi="Arial" w:cs="Arial"/>
                <w:sz w:val="22"/>
                <w:szCs w:val="22"/>
              </w:rPr>
            </w:pPr>
            <w:r>
              <w:rPr>
                <w:rStyle w:val="normaltextrun"/>
                <w:rFonts w:ascii="Arial" w:eastAsiaTheme="majorEastAsia" w:hAnsi="Arial" w:cs="Arial"/>
                <w:sz w:val="22"/>
                <w:szCs w:val="22"/>
              </w:rPr>
              <w:t>Incorporating Traditional Owner perspectives and feedback into model refinement, ensuring outputs remain culturally relevant and operationally practical.</w:t>
            </w:r>
            <w:r>
              <w:rPr>
                <w:rStyle w:val="eop"/>
                <w:rFonts w:ascii="Arial" w:hAnsi="Arial" w:cs="Arial"/>
                <w:sz w:val="22"/>
                <w:szCs w:val="22"/>
              </w:rPr>
              <w:t> </w:t>
            </w:r>
          </w:p>
          <w:p w14:paraId="42984411" w14:textId="77777777" w:rsidR="000A1EAF" w:rsidRDefault="000A1EAF" w:rsidP="000A1EAF">
            <w:pPr>
              <w:pStyle w:val="paragraph"/>
              <w:spacing w:before="0" w:beforeAutospacing="0" w:after="0" w:afterAutospacing="0"/>
              <w:textAlignment w:val="baseline"/>
              <w:rPr>
                <w:rStyle w:val="eop"/>
                <w:rFonts w:ascii="Arial" w:hAnsi="Arial" w:cs="Arial"/>
                <w:sz w:val="22"/>
                <w:szCs w:val="22"/>
              </w:rPr>
            </w:pPr>
            <w:r>
              <w:rPr>
                <w:rStyle w:val="normaltextrun"/>
                <w:rFonts w:ascii="Arial" w:eastAsiaTheme="majorEastAsia" w:hAnsi="Arial" w:cs="Arial"/>
                <w:sz w:val="22"/>
                <w:szCs w:val="22"/>
              </w:rPr>
              <w:t>These structured engagements are an opportunity to ensure Traditional Owner groups actively participate in interpreting and applying research outcomes, thus enhancing local operational efficiencies and supporting broader capacity building within their respective COTS management teams</w:t>
            </w:r>
            <w:r>
              <w:rPr>
                <w:rStyle w:val="eop"/>
                <w:rFonts w:ascii="Arial" w:hAnsi="Arial" w:cs="Arial"/>
                <w:sz w:val="22"/>
                <w:szCs w:val="22"/>
              </w:rPr>
              <w:t> </w:t>
            </w:r>
          </w:p>
          <w:p w14:paraId="0E6E300F" w14:textId="77777777" w:rsidR="000A1EAF" w:rsidRDefault="000A1EAF" w:rsidP="000A1EAF">
            <w:pPr>
              <w:pStyle w:val="paragraph"/>
              <w:spacing w:before="0" w:beforeAutospacing="0" w:after="0" w:afterAutospacing="0"/>
              <w:textAlignment w:val="baseline"/>
              <w:rPr>
                <w:rFonts w:ascii="Segoe UI" w:hAnsi="Segoe UI" w:cs="Segoe UI"/>
                <w:sz w:val="18"/>
                <w:szCs w:val="18"/>
              </w:rPr>
            </w:pPr>
          </w:p>
          <w:p w14:paraId="1A5784C8" w14:textId="77777777" w:rsidR="000A1EAF" w:rsidRDefault="000A1EAF" w:rsidP="000A1EAF">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lastRenderedPageBreak/>
              <w:t xml:space="preserve">To support meaningful engagement, we have nominally budgeted $4,000 to facilitate a knowledge-sharing visit to either Malu Ventures (Torres Strait) or </w:t>
            </w:r>
            <w:proofErr w:type="spellStart"/>
            <w:r>
              <w:rPr>
                <w:rStyle w:val="normaltextrun"/>
                <w:rFonts w:ascii="Arial" w:eastAsiaTheme="majorEastAsia" w:hAnsi="Arial" w:cs="Arial"/>
                <w:sz w:val="22"/>
                <w:szCs w:val="22"/>
              </w:rPr>
              <w:t>Jabalbina</w:t>
            </w:r>
            <w:proofErr w:type="spellEnd"/>
            <w:r>
              <w:rPr>
                <w:rStyle w:val="normaltextrun"/>
                <w:rFonts w:ascii="Arial" w:eastAsiaTheme="majorEastAsia" w:hAnsi="Arial" w:cs="Arial"/>
                <w:sz w:val="22"/>
                <w:szCs w:val="22"/>
              </w:rPr>
              <w:t xml:space="preserve"> (Eastern Kuku </w:t>
            </w:r>
            <w:proofErr w:type="spellStart"/>
            <w:r>
              <w:rPr>
                <w:rStyle w:val="normaltextrun"/>
                <w:rFonts w:ascii="Arial" w:eastAsiaTheme="majorEastAsia" w:hAnsi="Arial" w:cs="Arial"/>
                <w:sz w:val="22"/>
                <w:szCs w:val="22"/>
              </w:rPr>
              <w:t>Yalanjiwarra</w:t>
            </w:r>
            <w:proofErr w:type="spellEnd"/>
            <w:r>
              <w:rPr>
                <w:rStyle w:val="normaltextrun"/>
                <w:rFonts w:ascii="Arial" w:eastAsiaTheme="majorEastAsia" w:hAnsi="Arial" w:cs="Arial"/>
                <w:sz w:val="22"/>
                <w:szCs w:val="22"/>
              </w:rPr>
              <w:t xml:space="preserve"> Country), depending on logistical feasibility and interest. This funding will cover travel, accommodation, and workshop materials to enable on-Country discussions of model outputs (e.g. habitat suitability and connectivity maps) and their alignment with Traditional Owner priorities.</w:t>
            </w:r>
            <w:r>
              <w:rPr>
                <w:rStyle w:val="eop"/>
                <w:rFonts w:ascii="Arial" w:hAnsi="Arial" w:cs="Arial"/>
                <w:sz w:val="22"/>
                <w:szCs w:val="22"/>
              </w:rPr>
              <w:t> </w:t>
            </w:r>
          </w:p>
          <w:p w14:paraId="2A8DB184" w14:textId="77777777" w:rsidR="000A1EAF" w:rsidRDefault="000A1EAF" w:rsidP="000A1EAF">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In addition, we will leverage existing GBRMPA-led engagement platforms, including the bi-annual Pre-Spawning and Prioritisation workshops and COTS Operations Group meetings, where Traditional Owner representatives are routinely brought together. Participation in these forums allows efficient communication of project outcomes, collection of feedback, and integration of Traditional Owner perspectives without incurring significant additional costs.</w:t>
            </w:r>
            <w:r>
              <w:rPr>
                <w:rStyle w:val="eop"/>
                <w:rFonts w:ascii="Arial" w:hAnsi="Arial" w:cs="Arial"/>
                <w:sz w:val="22"/>
                <w:szCs w:val="22"/>
              </w:rPr>
              <w:t> </w:t>
            </w:r>
          </w:p>
          <w:p w14:paraId="18DFEC06" w14:textId="77777777" w:rsidR="000A1EAF" w:rsidRDefault="000A1EAF" w:rsidP="000A1EAF">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These resourcing approaches ensure Traditional Owner involvement is feasible, cost-effective, and integrated into existing coordination mechanisms, maximising opportunities for two-way knowledge exchange and operational impact.</w:t>
            </w:r>
            <w:r>
              <w:rPr>
                <w:rStyle w:val="eop"/>
                <w:rFonts w:ascii="Arial" w:hAnsi="Arial" w:cs="Arial"/>
                <w:sz w:val="22"/>
                <w:szCs w:val="22"/>
              </w:rPr>
              <w:t> </w:t>
            </w:r>
          </w:p>
          <w:p w14:paraId="370C4824" w14:textId="77777777" w:rsidR="000A1EAF" w:rsidRDefault="000A1EAF" w:rsidP="002D2F90">
            <w:pPr>
              <w:pStyle w:val="paragraph"/>
              <w:spacing w:before="0" w:beforeAutospacing="0" w:after="0" w:afterAutospacing="0"/>
              <w:textAlignment w:val="baseline"/>
              <w:rPr>
                <w:rStyle w:val="eop"/>
                <w:rFonts w:ascii="Arial" w:hAnsi="Arial" w:cs="Arial"/>
              </w:rPr>
            </w:pPr>
          </w:p>
          <w:p w14:paraId="3B431437" w14:textId="77777777" w:rsidR="004557F6" w:rsidRDefault="004557F6" w:rsidP="000A1EAF">
            <w:pPr>
              <w:pStyle w:val="paragraph"/>
              <w:spacing w:before="0" w:beforeAutospacing="0" w:after="0" w:afterAutospacing="0"/>
              <w:textAlignment w:val="baseline"/>
              <w:rPr>
                <w:rStyle w:val="eop"/>
                <w:rFonts w:ascii="Arial" w:hAnsi="Arial" w:cs="Arial"/>
                <w:sz w:val="22"/>
                <w:szCs w:val="22"/>
              </w:rPr>
            </w:pPr>
          </w:p>
        </w:tc>
      </w:tr>
    </w:tbl>
    <w:p w14:paraId="7180F7F6" w14:textId="22C76834" w:rsidR="00991DFF" w:rsidRPr="00D74E92" w:rsidRDefault="00991DFF" w:rsidP="006B2A1B">
      <w:pPr>
        <w:pStyle w:val="paragraph"/>
        <w:spacing w:before="160" w:beforeAutospacing="0" w:after="160" w:afterAutospacing="0"/>
        <w:textAlignment w:val="baseline"/>
      </w:pPr>
    </w:p>
    <w:p w14:paraId="1EB9FF3C" w14:textId="17C54777" w:rsidR="00D777CA" w:rsidRPr="008B3DA9" w:rsidRDefault="009E2262" w:rsidP="00F944B9">
      <w:pPr>
        <w:pStyle w:val="Heading3"/>
        <w:rPr>
          <w:caps/>
        </w:rPr>
      </w:pPr>
      <w:r w:rsidRPr="008B3DA9">
        <w:t>4</w:t>
      </w:r>
      <w:r w:rsidR="00986DB9" w:rsidRPr="008B3DA9">
        <w:t>.</w:t>
      </w:r>
      <w:r w:rsidR="00D74E92" w:rsidRPr="008B3DA9">
        <w:t>3</w:t>
      </w:r>
      <w:r w:rsidR="00D777CA" w:rsidRPr="008B3DA9">
        <w:tab/>
      </w:r>
      <w:r w:rsidR="00334E26" w:rsidRPr="008B3DA9">
        <w:t>Risk</w:t>
      </w:r>
      <w:r w:rsidR="00202142" w:rsidRPr="008B3DA9">
        <w:t xml:space="preserve"> identification and</w:t>
      </w:r>
      <w:r w:rsidR="00E8108F" w:rsidRPr="008B3DA9">
        <w:t xml:space="preserve"> management</w:t>
      </w:r>
    </w:p>
    <w:p w14:paraId="717A1DEF" w14:textId="184F5C7D" w:rsidR="00881AC3" w:rsidRDefault="00881AC3" w:rsidP="00881AC3">
      <w:pPr>
        <w:rPr>
          <w:rFonts w:cs="Arial"/>
          <w:i/>
        </w:rPr>
      </w:pPr>
      <w:r>
        <w:rPr>
          <w:rStyle w:val="normaltextrun"/>
          <w:rFonts w:eastAsiaTheme="majorEastAsia" w:cs="Arial"/>
          <w:i/>
          <w:iCs/>
          <w:lang w:eastAsia="ja-JP"/>
        </w:rPr>
        <w:t>Identify the key risks that could impact the ability of the project to achieve its objectives and deliver its intended outcomes. How will the project team manage these risks?</w:t>
      </w:r>
      <w:r w:rsidR="00010E00">
        <w:rPr>
          <w:rStyle w:val="normaltextrun"/>
          <w:rFonts w:eastAsiaTheme="majorEastAsia" w:cs="Arial"/>
          <w:i/>
          <w:iCs/>
          <w:lang w:eastAsia="ja-JP"/>
        </w:rPr>
        <w:t xml:space="preserve"> </w:t>
      </w:r>
      <w:r w:rsidR="005D1E42">
        <w:rPr>
          <w:rStyle w:val="normaltextrun"/>
          <w:rFonts w:eastAsiaTheme="majorEastAsia" w:cs="Arial"/>
          <w:i/>
          <w:iCs/>
          <w:lang w:eastAsia="ja-JP"/>
        </w:rPr>
        <w:t>Review and update the pre</w:t>
      </w:r>
      <w:r w:rsidR="00755A12">
        <w:rPr>
          <w:rStyle w:val="normaltextrun"/>
          <w:rFonts w:eastAsiaTheme="majorEastAsia" w:cs="Arial"/>
          <w:i/>
          <w:iCs/>
          <w:lang w:eastAsia="ja-JP"/>
        </w:rPr>
        <w:t>-tabulated</w:t>
      </w:r>
      <w:r w:rsidR="005D1E42">
        <w:rPr>
          <w:rStyle w:val="normaltextrun"/>
          <w:rFonts w:eastAsiaTheme="majorEastAsia" w:cs="Arial"/>
          <w:i/>
          <w:iCs/>
          <w:lang w:eastAsia="ja-JP"/>
        </w:rPr>
        <w:t xml:space="preserve"> risks</w:t>
      </w:r>
      <w:r w:rsidR="00994A9B">
        <w:rPr>
          <w:rStyle w:val="normaltextrun"/>
          <w:rFonts w:eastAsiaTheme="majorEastAsia" w:cs="Arial"/>
          <w:i/>
          <w:iCs/>
          <w:lang w:eastAsia="ja-JP"/>
        </w:rPr>
        <w:t xml:space="preserve"> to make them project specific.</w:t>
      </w:r>
      <w:r w:rsidR="005D1E42">
        <w:rPr>
          <w:rStyle w:val="normaltextrun"/>
          <w:rFonts w:eastAsiaTheme="majorEastAsia" w:cs="Arial"/>
          <w:i/>
          <w:iCs/>
          <w:lang w:eastAsia="ja-JP"/>
        </w:rPr>
        <w:t xml:space="preserve"> </w:t>
      </w:r>
      <w:r w:rsidRPr="00732185">
        <w:rPr>
          <w:rFonts w:cs="Arial"/>
          <w:i/>
        </w:rPr>
        <w:t xml:space="preserve">Add </w:t>
      </w:r>
      <w:r w:rsidR="00994A9B">
        <w:rPr>
          <w:rFonts w:cs="Arial"/>
          <w:i/>
        </w:rPr>
        <w:t xml:space="preserve">risks/ rows </w:t>
      </w:r>
      <w:r w:rsidRPr="00732185">
        <w:rPr>
          <w:rFonts w:cs="Arial"/>
          <w:i/>
        </w:rPr>
        <w:t>as needed.</w:t>
      </w:r>
    </w:p>
    <w:tbl>
      <w:tblPr>
        <w:tblStyle w:val="TableGrid3"/>
        <w:tblW w:w="9634" w:type="dxa"/>
        <w:tblLook w:val="04A0" w:firstRow="1" w:lastRow="0" w:firstColumn="1" w:lastColumn="0" w:noHBand="0" w:noVBand="1"/>
      </w:tblPr>
      <w:tblGrid>
        <w:gridCol w:w="1696"/>
        <w:gridCol w:w="3119"/>
        <w:gridCol w:w="3260"/>
        <w:gridCol w:w="1559"/>
      </w:tblGrid>
      <w:tr w:rsidR="003C6ACC" w:rsidRPr="00E8565C" w14:paraId="2EFE2A07" w14:textId="77777777" w:rsidTr="008109E8">
        <w:trPr>
          <w:trHeight w:val="397"/>
        </w:trPr>
        <w:tc>
          <w:tcPr>
            <w:tcW w:w="1696" w:type="dxa"/>
            <w:shd w:val="clear" w:color="auto" w:fill="BDD6EE"/>
          </w:tcPr>
          <w:p w14:paraId="7E80E110" w14:textId="77777777" w:rsidR="003C6ACC" w:rsidRPr="00651535" w:rsidRDefault="003C6ACC" w:rsidP="008109E8">
            <w:pPr>
              <w:spacing w:before="160" w:after="160"/>
              <w:rPr>
                <w:rFonts w:cs="Arial"/>
                <w:b/>
                <w:bCs/>
                <w:color w:val="000000"/>
                <w:sz w:val="20"/>
                <w:lang w:eastAsia="ja-JP"/>
              </w:rPr>
            </w:pPr>
            <w:r w:rsidRPr="00651535">
              <w:rPr>
                <w:rFonts w:cs="Arial"/>
                <w:b/>
                <w:bCs/>
                <w:color w:val="000000"/>
                <w:sz w:val="20"/>
                <w:lang w:eastAsia="ja-JP"/>
              </w:rPr>
              <w:t xml:space="preserve">Risk </w:t>
            </w:r>
            <w:r>
              <w:rPr>
                <w:rFonts w:cs="Arial"/>
                <w:b/>
                <w:bCs/>
                <w:color w:val="000000"/>
                <w:sz w:val="20"/>
                <w:lang w:eastAsia="ja-JP"/>
              </w:rPr>
              <w:t>type</w:t>
            </w:r>
          </w:p>
        </w:tc>
        <w:tc>
          <w:tcPr>
            <w:tcW w:w="3119" w:type="dxa"/>
            <w:shd w:val="clear" w:color="auto" w:fill="BDD6EE"/>
          </w:tcPr>
          <w:p w14:paraId="31471F1F" w14:textId="77777777" w:rsidR="003C6ACC" w:rsidRPr="00651535" w:rsidRDefault="003C6ACC" w:rsidP="008109E8">
            <w:pPr>
              <w:spacing w:before="160" w:after="160"/>
              <w:rPr>
                <w:rFonts w:cs="Arial"/>
                <w:b/>
                <w:bCs/>
                <w:color w:val="000000"/>
                <w:sz w:val="20"/>
                <w:lang w:eastAsia="ja-JP"/>
              </w:rPr>
            </w:pPr>
            <w:r w:rsidRPr="00651535">
              <w:rPr>
                <w:rFonts w:cs="Arial"/>
                <w:b/>
                <w:bCs/>
                <w:color w:val="000000"/>
                <w:sz w:val="20"/>
                <w:lang w:eastAsia="ja-JP"/>
              </w:rPr>
              <w:t>Risk description</w:t>
            </w:r>
          </w:p>
        </w:tc>
        <w:tc>
          <w:tcPr>
            <w:tcW w:w="3260" w:type="dxa"/>
            <w:shd w:val="clear" w:color="auto" w:fill="BDD6EE"/>
          </w:tcPr>
          <w:p w14:paraId="1081A8EE" w14:textId="77777777" w:rsidR="003C6ACC" w:rsidRPr="00651535" w:rsidRDefault="003C6ACC" w:rsidP="008109E8">
            <w:pPr>
              <w:spacing w:before="160" w:after="160"/>
              <w:rPr>
                <w:rFonts w:cs="Arial"/>
                <w:b/>
                <w:bCs/>
                <w:color w:val="000000"/>
                <w:sz w:val="20"/>
                <w:lang w:eastAsia="ja-JP"/>
              </w:rPr>
            </w:pPr>
            <w:r w:rsidRPr="00651535">
              <w:rPr>
                <w:rFonts w:cs="Arial"/>
                <w:b/>
                <w:bCs/>
                <w:color w:val="000000"/>
                <w:sz w:val="20"/>
                <w:lang w:eastAsia="ja-JP"/>
              </w:rPr>
              <w:t>Mitigation strategy</w:t>
            </w:r>
          </w:p>
        </w:tc>
        <w:tc>
          <w:tcPr>
            <w:tcW w:w="1559" w:type="dxa"/>
            <w:shd w:val="clear" w:color="auto" w:fill="BDD6EE"/>
          </w:tcPr>
          <w:p w14:paraId="593A5C92" w14:textId="77777777" w:rsidR="003C6ACC" w:rsidRPr="00651535" w:rsidRDefault="003C6ACC" w:rsidP="008109E8">
            <w:pPr>
              <w:spacing w:before="160" w:after="160"/>
              <w:rPr>
                <w:rFonts w:cs="Arial"/>
                <w:b/>
                <w:bCs/>
                <w:color w:val="000000"/>
                <w:sz w:val="20"/>
                <w:lang w:eastAsia="ja-JP"/>
              </w:rPr>
            </w:pPr>
            <w:r w:rsidRPr="00651535">
              <w:rPr>
                <w:rFonts w:cs="Arial"/>
                <w:b/>
                <w:bCs/>
                <w:color w:val="000000"/>
                <w:sz w:val="20"/>
                <w:lang w:eastAsia="ja-JP"/>
              </w:rPr>
              <w:t>Risk owner</w:t>
            </w:r>
          </w:p>
        </w:tc>
      </w:tr>
      <w:tr w:rsidR="003C6ACC" w:rsidRPr="00E8565C" w14:paraId="71E82973" w14:textId="77777777" w:rsidTr="008109E8">
        <w:trPr>
          <w:trHeight w:val="397"/>
        </w:trPr>
        <w:tc>
          <w:tcPr>
            <w:tcW w:w="1696" w:type="dxa"/>
            <w:vAlign w:val="center"/>
          </w:tcPr>
          <w:p w14:paraId="679F11FA" w14:textId="77777777" w:rsidR="003C6ACC" w:rsidRPr="00472525" w:rsidRDefault="003C6ACC" w:rsidP="008109E8">
            <w:pPr>
              <w:spacing w:after="160" w:line="259" w:lineRule="auto"/>
              <w:rPr>
                <w:rFonts w:eastAsia="Calibri" w:cs="Arial"/>
                <w:color w:val="29978F" w:themeColor="background2" w:themeShade="E6"/>
                <w:sz w:val="20"/>
              </w:rPr>
            </w:pPr>
            <w:r w:rsidRPr="00DF3B8D">
              <w:rPr>
                <w:rFonts w:cs="Arial"/>
                <w:iCs/>
                <w:sz w:val="20"/>
                <w:szCs w:val="18"/>
              </w:rPr>
              <w:t>Technical Risk</w:t>
            </w:r>
          </w:p>
        </w:tc>
        <w:tc>
          <w:tcPr>
            <w:tcW w:w="3119" w:type="dxa"/>
            <w:vAlign w:val="center"/>
          </w:tcPr>
          <w:p w14:paraId="5C818FF1" w14:textId="77777777" w:rsidR="003C6ACC" w:rsidRPr="00472525" w:rsidRDefault="003C6ACC" w:rsidP="008109E8">
            <w:pPr>
              <w:spacing w:before="240" w:after="160"/>
              <w:rPr>
                <w:rFonts w:eastAsia="Calibri" w:cs="Arial"/>
                <w:color w:val="29978F" w:themeColor="background2" w:themeShade="E6"/>
                <w:sz w:val="20"/>
              </w:rPr>
            </w:pPr>
            <w:r w:rsidRPr="00DF3B8D">
              <w:rPr>
                <w:rFonts w:cs="Arial"/>
                <w:iCs/>
                <w:sz w:val="20"/>
                <w:szCs w:val="18"/>
              </w:rPr>
              <w:t>Delays in delivery of fine-scale connectivity outputs from linked RRAP projects</w:t>
            </w:r>
          </w:p>
        </w:tc>
        <w:tc>
          <w:tcPr>
            <w:tcW w:w="3260" w:type="dxa"/>
            <w:vAlign w:val="center"/>
          </w:tcPr>
          <w:p w14:paraId="717BEE82" w14:textId="77777777" w:rsidR="003C6ACC" w:rsidRPr="00651535" w:rsidRDefault="003C6ACC" w:rsidP="008109E8">
            <w:pPr>
              <w:spacing w:before="240" w:after="160"/>
              <w:rPr>
                <w:rFonts w:eastAsia="Calibri" w:cs="Arial"/>
                <w:color w:val="29978F" w:themeColor="background2" w:themeShade="E6"/>
                <w:sz w:val="20"/>
              </w:rPr>
            </w:pPr>
            <w:r w:rsidRPr="00DF3B8D">
              <w:rPr>
                <w:rFonts w:cs="Arial"/>
                <w:iCs/>
                <w:sz w:val="20"/>
                <w:szCs w:val="18"/>
              </w:rPr>
              <w:t>Maintain close coordination with JCU</w:t>
            </w:r>
            <w:r>
              <w:rPr>
                <w:rFonts w:cs="Arial"/>
                <w:iCs/>
                <w:sz w:val="20"/>
                <w:szCs w:val="18"/>
              </w:rPr>
              <w:t xml:space="preserve">/CSIRO </w:t>
            </w:r>
            <w:r w:rsidRPr="00DF3B8D">
              <w:rPr>
                <w:rFonts w:cs="Arial"/>
                <w:iCs/>
                <w:sz w:val="20"/>
                <w:szCs w:val="18"/>
              </w:rPr>
              <w:t>team; ensure contingency timelines in modelling tasks; prioritise clusters with existing data</w:t>
            </w:r>
          </w:p>
        </w:tc>
        <w:tc>
          <w:tcPr>
            <w:tcW w:w="1559" w:type="dxa"/>
            <w:vAlign w:val="center"/>
          </w:tcPr>
          <w:p w14:paraId="3A79E8E3" w14:textId="77777777" w:rsidR="003C6ACC" w:rsidRPr="00651535" w:rsidRDefault="003C6ACC" w:rsidP="008109E8">
            <w:pPr>
              <w:spacing w:before="240" w:after="160"/>
              <w:rPr>
                <w:rFonts w:eastAsia="Calibri" w:cs="Arial"/>
                <w:color w:val="29978F" w:themeColor="background2" w:themeShade="E6"/>
                <w:sz w:val="20"/>
              </w:rPr>
            </w:pPr>
            <w:r w:rsidRPr="00DF3B8D">
              <w:rPr>
                <w:rFonts w:cs="Arial"/>
                <w:iCs/>
                <w:sz w:val="20"/>
                <w:szCs w:val="18"/>
              </w:rPr>
              <w:t>Dr. Severine Choukroun</w:t>
            </w:r>
          </w:p>
        </w:tc>
      </w:tr>
      <w:tr w:rsidR="003C6ACC" w:rsidRPr="00E8565C" w14:paraId="737A172D" w14:textId="77777777" w:rsidTr="008109E8">
        <w:trPr>
          <w:trHeight w:val="1060"/>
        </w:trPr>
        <w:tc>
          <w:tcPr>
            <w:tcW w:w="1696" w:type="dxa"/>
            <w:vAlign w:val="center"/>
          </w:tcPr>
          <w:p w14:paraId="728B0A93" w14:textId="77777777" w:rsidR="003C6ACC" w:rsidRPr="00E8565C" w:rsidRDefault="003C6ACC" w:rsidP="008109E8">
            <w:pPr>
              <w:spacing w:after="160" w:line="259" w:lineRule="auto"/>
              <w:rPr>
                <w:rFonts w:eastAsia="Calibri" w:cs="Arial"/>
                <w:b/>
                <w:sz w:val="20"/>
              </w:rPr>
            </w:pPr>
            <w:r w:rsidRPr="00DF3B8D">
              <w:rPr>
                <w:rFonts w:cs="Arial"/>
                <w:iCs/>
                <w:sz w:val="20"/>
                <w:szCs w:val="18"/>
              </w:rPr>
              <w:t>Scope / Delivery Risk</w:t>
            </w:r>
          </w:p>
        </w:tc>
        <w:tc>
          <w:tcPr>
            <w:tcW w:w="3119" w:type="dxa"/>
            <w:vAlign w:val="center"/>
          </w:tcPr>
          <w:p w14:paraId="5B219586" w14:textId="77777777" w:rsidR="003C6ACC" w:rsidRPr="00F85172" w:rsidRDefault="003C6ACC" w:rsidP="008109E8">
            <w:pPr>
              <w:spacing w:before="240" w:after="160"/>
              <w:rPr>
                <w:rFonts w:eastAsia="Calibri" w:cs="Arial"/>
                <w:color w:val="A6A6A6" w:themeColor="background1" w:themeShade="A6"/>
                <w:sz w:val="20"/>
              </w:rPr>
            </w:pPr>
            <w:r w:rsidRPr="00DF3B8D">
              <w:rPr>
                <w:rFonts w:cs="Arial"/>
                <w:iCs/>
                <w:sz w:val="20"/>
                <w:szCs w:val="18"/>
              </w:rPr>
              <w:t>Scope creep or underestimation of time required to deliver multiple model components</w:t>
            </w:r>
          </w:p>
        </w:tc>
        <w:tc>
          <w:tcPr>
            <w:tcW w:w="3260" w:type="dxa"/>
            <w:vAlign w:val="center"/>
          </w:tcPr>
          <w:p w14:paraId="327213B7" w14:textId="77777777" w:rsidR="003C6ACC" w:rsidRPr="00F441E7" w:rsidRDefault="003C6ACC" w:rsidP="008109E8">
            <w:pPr>
              <w:rPr>
                <w:rFonts w:eastAsia="Calibri" w:cs="Arial"/>
                <w:sz w:val="20"/>
              </w:rPr>
            </w:pPr>
            <w:r w:rsidRPr="00DF3B8D">
              <w:rPr>
                <w:rFonts w:cs="Arial"/>
                <w:iCs/>
                <w:sz w:val="20"/>
                <w:szCs w:val="18"/>
              </w:rPr>
              <w:t>Refine deliverables to focus on prototype development for one or two key reef clusters; clearly stage future expansion in follow-up proposals</w:t>
            </w:r>
          </w:p>
        </w:tc>
        <w:tc>
          <w:tcPr>
            <w:tcW w:w="1559" w:type="dxa"/>
            <w:vAlign w:val="center"/>
          </w:tcPr>
          <w:p w14:paraId="5D6B2BBF" w14:textId="77777777" w:rsidR="003C6ACC" w:rsidRPr="00F85172" w:rsidRDefault="003C6ACC" w:rsidP="008109E8">
            <w:pPr>
              <w:spacing w:before="240" w:after="160"/>
              <w:rPr>
                <w:rFonts w:eastAsia="Calibri" w:cs="Arial"/>
                <w:color w:val="A6A6A6" w:themeColor="background1" w:themeShade="A6"/>
                <w:sz w:val="20"/>
              </w:rPr>
            </w:pPr>
            <w:r w:rsidRPr="00DF3B8D">
              <w:rPr>
                <w:rFonts w:cs="Arial"/>
                <w:iCs/>
                <w:sz w:val="20"/>
                <w:szCs w:val="18"/>
              </w:rPr>
              <w:t>Sam Matthews (Project Lead)</w:t>
            </w:r>
          </w:p>
        </w:tc>
      </w:tr>
      <w:tr w:rsidR="003C6ACC" w:rsidRPr="00E8565C" w14:paraId="2B035216" w14:textId="77777777" w:rsidTr="008109E8">
        <w:trPr>
          <w:trHeight w:val="1060"/>
        </w:trPr>
        <w:tc>
          <w:tcPr>
            <w:tcW w:w="1696" w:type="dxa"/>
            <w:vAlign w:val="center"/>
          </w:tcPr>
          <w:p w14:paraId="2DD7FC8E" w14:textId="77777777" w:rsidR="003C6ACC" w:rsidRPr="00E8565C" w:rsidRDefault="003C6ACC" w:rsidP="008109E8">
            <w:pPr>
              <w:spacing w:after="160" w:line="259" w:lineRule="auto"/>
              <w:rPr>
                <w:rFonts w:eastAsia="Calibri" w:cs="Arial"/>
                <w:b/>
                <w:sz w:val="20"/>
              </w:rPr>
            </w:pPr>
            <w:r w:rsidRPr="00DF3B8D">
              <w:rPr>
                <w:rFonts w:cs="Arial"/>
                <w:iCs/>
                <w:sz w:val="20"/>
                <w:szCs w:val="18"/>
              </w:rPr>
              <w:t>Data Dependency Risk</w:t>
            </w:r>
          </w:p>
        </w:tc>
        <w:tc>
          <w:tcPr>
            <w:tcW w:w="3119" w:type="dxa"/>
            <w:vAlign w:val="center"/>
          </w:tcPr>
          <w:p w14:paraId="520099F1" w14:textId="77777777" w:rsidR="003C6ACC" w:rsidRPr="00F85172" w:rsidRDefault="003C6ACC" w:rsidP="008109E8">
            <w:pPr>
              <w:spacing w:before="240" w:after="160"/>
              <w:rPr>
                <w:rFonts w:eastAsia="Calibri" w:cs="Arial"/>
                <w:color w:val="A6A6A6" w:themeColor="background1" w:themeShade="A6"/>
                <w:sz w:val="20"/>
              </w:rPr>
            </w:pPr>
            <w:r w:rsidRPr="00DF3B8D">
              <w:rPr>
                <w:rFonts w:cs="Arial"/>
                <w:iCs/>
                <w:sz w:val="20"/>
                <w:szCs w:val="18"/>
              </w:rPr>
              <w:t>SAL</w:t>
            </w:r>
            <w:r>
              <w:rPr>
                <w:rFonts w:cs="Arial"/>
                <w:iCs/>
                <w:sz w:val="20"/>
                <w:szCs w:val="18"/>
              </w:rPr>
              <w:t>A</w:t>
            </w:r>
            <w:r w:rsidRPr="00DF3B8D">
              <w:rPr>
                <w:rFonts w:cs="Arial"/>
                <w:iCs/>
                <w:sz w:val="20"/>
                <w:szCs w:val="18"/>
              </w:rPr>
              <w:t xml:space="preserve">D or </w:t>
            </w:r>
            <w:proofErr w:type="spellStart"/>
            <w:r w:rsidRPr="00DF3B8D">
              <w:rPr>
                <w:rFonts w:cs="Arial"/>
                <w:iCs/>
                <w:sz w:val="20"/>
                <w:szCs w:val="18"/>
              </w:rPr>
              <w:t>ReefScan</w:t>
            </w:r>
            <w:proofErr w:type="spellEnd"/>
            <w:r w:rsidRPr="00DF3B8D">
              <w:rPr>
                <w:rFonts w:cs="Arial"/>
                <w:iCs/>
                <w:sz w:val="20"/>
                <w:szCs w:val="18"/>
              </w:rPr>
              <w:t xml:space="preserve"> Deep data are incomplete, delayed or unavailable for chosen clusters</w:t>
            </w:r>
          </w:p>
        </w:tc>
        <w:tc>
          <w:tcPr>
            <w:tcW w:w="3260" w:type="dxa"/>
            <w:vAlign w:val="center"/>
          </w:tcPr>
          <w:p w14:paraId="7C1EA1E4" w14:textId="77777777" w:rsidR="003C6ACC" w:rsidRDefault="003C6ACC" w:rsidP="008109E8">
            <w:pPr>
              <w:spacing w:before="240" w:after="360"/>
              <w:rPr>
                <w:rFonts w:eastAsia="Calibri" w:cs="Arial"/>
                <w:color w:val="A6A6A6" w:themeColor="background1" w:themeShade="A6"/>
                <w:sz w:val="20"/>
              </w:rPr>
            </w:pPr>
            <w:r w:rsidRPr="00DF3B8D">
              <w:rPr>
                <w:rFonts w:cs="Arial"/>
                <w:iCs/>
                <w:sz w:val="20"/>
                <w:szCs w:val="18"/>
              </w:rPr>
              <w:t>Leverage existing high-quality sites; coordinate early with NESP/</w:t>
            </w:r>
            <w:proofErr w:type="spellStart"/>
            <w:r w:rsidRPr="00DF3B8D">
              <w:rPr>
                <w:rFonts w:cs="Arial"/>
                <w:iCs/>
                <w:sz w:val="20"/>
                <w:szCs w:val="18"/>
              </w:rPr>
              <w:t>REEFScan</w:t>
            </w:r>
            <w:proofErr w:type="spellEnd"/>
            <w:r w:rsidRPr="00DF3B8D">
              <w:rPr>
                <w:rFonts w:cs="Arial"/>
                <w:iCs/>
                <w:sz w:val="20"/>
                <w:szCs w:val="18"/>
              </w:rPr>
              <w:t xml:space="preserve"> teams to secure access and clarify intended use</w:t>
            </w:r>
          </w:p>
        </w:tc>
        <w:tc>
          <w:tcPr>
            <w:tcW w:w="1559" w:type="dxa"/>
            <w:vAlign w:val="center"/>
          </w:tcPr>
          <w:p w14:paraId="3E35A4E2" w14:textId="77777777" w:rsidR="003C6ACC" w:rsidRPr="00F85172" w:rsidRDefault="003C6ACC" w:rsidP="008109E8">
            <w:pPr>
              <w:spacing w:before="240" w:after="160"/>
              <w:rPr>
                <w:rFonts w:eastAsia="Calibri" w:cs="Arial"/>
                <w:color w:val="A6A6A6" w:themeColor="background1" w:themeShade="A6"/>
                <w:sz w:val="20"/>
              </w:rPr>
            </w:pPr>
            <w:r w:rsidRPr="00DF3B8D">
              <w:rPr>
                <w:rFonts w:cs="Arial"/>
                <w:iCs/>
                <w:sz w:val="20"/>
                <w:szCs w:val="18"/>
              </w:rPr>
              <w:t>Sam Matthews</w:t>
            </w:r>
          </w:p>
        </w:tc>
      </w:tr>
      <w:tr w:rsidR="003C6ACC" w:rsidRPr="00E8565C" w14:paraId="1ABDAD73" w14:textId="77777777" w:rsidTr="008109E8">
        <w:trPr>
          <w:trHeight w:val="1060"/>
        </w:trPr>
        <w:tc>
          <w:tcPr>
            <w:tcW w:w="1696" w:type="dxa"/>
            <w:vAlign w:val="center"/>
          </w:tcPr>
          <w:p w14:paraId="3970E39E" w14:textId="77777777" w:rsidR="003C6ACC" w:rsidRPr="00E8565C" w:rsidRDefault="003C6ACC" w:rsidP="008109E8">
            <w:pPr>
              <w:spacing w:after="160" w:line="259" w:lineRule="auto"/>
              <w:rPr>
                <w:rFonts w:eastAsia="Calibri" w:cs="Arial"/>
                <w:b/>
                <w:sz w:val="20"/>
              </w:rPr>
            </w:pPr>
            <w:r w:rsidRPr="00DF3B8D">
              <w:rPr>
                <w:rFonts w:cs="Arial"/>
                <w:iCs/>
                <w:sz w:val="20"/>
                <w:szCs w:val="18"/>
              </w:rPr>
              <w:t>Integration Risk</w:t>
            </w:r>
          </w:p>
        </w:tc>
        <w:tc>
          <w:tcPr>
            <w:tcW w:w="3119" w:type="dxa"/>
            <w:vAlign w:val="center"/>
          </w:tcPr>
          <w:p w14:paraId="3AD90522" w14:textId="77777777" w:rsidR="003C6ACC" w:rsidRPr="00F85172" w:rsidRDefault="003C6ACC" w:rsidP="008109E8">
            <w:pPr>
              <w:spacing w:before="240" w:after="160"/>
              <w:rPr>
                <w:rFonts w:eastAsia="Calibri" w:cs="Arial"/>
                <w:color w:val="A6A6A6" w:themeColor="background1" w:themeShade="A6"/>
                <w:sz w:val="20"/>
              </w:rPr>
            </w:pPr>
            <w:r w:rsidRPr="00DF3B8D">
              <w:rPr>
                <w:rFonts w:cs="Arial"/>
                <w:iCs/>
                <w:sz w:val="20"/>
                <w:szCs w:val="18"/>
              </w:rPr>
              <w:t>Difficulty integrating outputs into operational tools (e.g. GBRMPA Field Maps</w:t>
            </w:r>
            <w:r>
              <w:rPr>
                <w:rFonts w:cs="Arial"/>
                <w:iCs/>
                <w:sz w:val="20"/>
                <w:szCs w:val="18"/>
              </w:rPr>
              <w:t>, Dashboards</w:t>
            </w:r>
            <w:r w:rsidRPr="00DF3B8D">
              <w:rPr>
                <w:rFonts w:cs="Arial"/>
                <w:iCs/>
                <w:sz w:val="20"/>
                <w:szCs w:val="18"/>
              </w:rPr>
              <w:t xml:space="preserve"> or prioritisation frameworks)</w:t>
            </w:r>
          </w:p>
        </w:tc>
        <w:tc>
          <w:tcPr>
            <w:tcW w:w="3260" w:type="dxa"/>
            <w:vAlign w:val="center"/>
          </w:tcPr>
          <w:p w14:paraId="32A6AFEF" w14:textId="77777777" w:rsidR="003C6ACC" w:rsidRPr="00F85172" w:rsidRDefault="003C6ACC" w:rsidP="008109E8">
            <w:pPr>
              <w:spacing w:before="240" w:after="160"/>
              <w:rPr>
                <w:rFonts w:eastAsia="Calibri" w:cs="Arial"/>
                <w:color w:val="A6A6A6" w:themeColor="background1" w:themeShade="A6"/>
                <w:sz w:val="20"/>
              </w:rPr>
            </w:pPr>
            <w:r w:rsidRPr="00DF3B8D">
              <w:rPr>
                <w:rFonts w:cs="Arial"/>
                <w:iCs/>
                <w:sz w:val="20"/>
                <w:szCs w:val="18"/>
              </w:rPr>
              <w:t>Engage with GBRMPA dashboard and GIS leads from early stages; ensure alignment with platform requirements and regular review through workshops</w:t>
            </w:r>
          </w:p>
        </w:tc>
        <w:tc>
          <w:tcPr>
            <w:tcW w:w="1559" w:type="dxa"/>
            <w:vAlign w:val="center"/>
          </w:tcPr>
          <w:p w14:paraId="3FB841B6" w14:textId="77777777" w:rsidR="003C6ACC" w:rsidRPr="00F85172" w:rsidRDefault="003C6ACC" w:rsidP="008109E8">
            <w:pPr>
              <w:spacing w:before="240" w:after="160"/>
              <w:rPr>
                <w:rFonts w:eastAsia="Calibri" w:cs="Arial"/>
                <w:color w:val="A6A6A6" w:themeColor="background1" w:themeShade="A6"/>
                <w:sz w:val="20"/>
              </w:rPr>
            </w:pPr>
            <w:r w:rsidRPr="00DF3B8D">
              <w:rPr>
                <w:rFonts w:cs="Arial"/>
                <w:iCs/>
                <w:sz w:val="20"/>
                <w:szCs w:val="18"/>
              </w:rPr>
              <w:t>Jennifer Wilmes / Isobel Ryan</w:t>
            </w:r>
          </w:p>
        </w:tc>
      </w:tr>
      <w:tr w:rsidR="003C6ACC" w:rsidRPr="00E8565C" w14:paraId="6B2AA0F8" w14:textId="77777777" w:rsidTr="008109E8">
        <w:trPr>
          <w:trHeight w:val="1060"/>
        </w:trPr>
        <w:tc>
          <w:tcPr>
            <w:tcW w:w="1696" w:type="dxa"/>
            <w:vAlign w:val="center"/>
          </w:tcPr>
          <w:p w14:paraId="79B3CF71" w14:textId="77777777" w:rsidR="003C6ACC" w:rsidRPr="00DF3B8D" w:rsidRDefault="003C6ACC" w:rsidP="008109E8">
            <w:pPr>
              <w:spacing w:after="160" w:line="259" w:lineRule="auto"/>
              <w:rPr>
                <w:rFonts w:cs="Arial"/>
                <w:iCs/>
                <w:sz w:val="20"/>
                <w:szCs w:val="18"/>
              </w:rPr>
            </w:pPr>
            <w:r w:rsidRPr="00DF3B8D">
              <w:rPr>
                <w:rFonts w:cs="Arial"/>
                <w:iCs/>
                <w:sz w:val="20"/>
                <w:szCs w:val="18"/>
              </w:rPr>
              <w:t>Stakeholder Engagement</w:t>
            </w:r>
          </w:p>
        </w:tc>
        <w:tc>
          <w:tcPr>
            <w:tcW w:w="3119" w:type="dxa"/>
            <w:vAlign w:val="center"/>
          </w:tcPr>
          <w:p w14:paraId="022A2AE0" w14:textId="77777777" w:rsidR="003C6ACC" w:rsidRPr="00DF3B8D" w:rsidRDefault="003C6ACC" w:rsidP="008109E8">
            <w:pPr>
              <w:spacing w:before="240" w:after="160"/>
              <w:rPr>
                <w:rFonts w:cs="Arial"/>
                <w:iCs/>
                <w:sz w:val="20"/>
                <w:szCs w:val="18"/>
              </w:rPr>
            </w:pPr>
            <w:r w:rsidRPr="00DF3B8D">
              <w:rPr>
                <w:rFonts w:cs="Arial"/>
                <w:iCs/>
                <w:sz w:val="20"/>
                <w:szCs w:val="18"/>
              </w:rPr>
              <w:t>Limited feedback or engagement from Traditional Owners or contractors due to timing or operational constraints</w:t>
            </w:r>
          </w:p>
        </w:tc>
        <w:tc>
          <w:tcPr>
            <w:tcW w:w="3260" w:type="dxa"/>
            <w:vAlign w:val="center"/>
          </w:tcPr>
          <w:p w14:paraId="26BB7A90" w14:textId="77777777" w:rsidR="003C6ACC" w:rsidRPr="00DF3B8D" w:rsidRDefault="003C6ACC" w:rsidP="008109E8">
            <w:pPr>
              <w:spacing w:before="240" w:after="160"/>
              <w:rPr>
                <w:rFonts w:cs="Arial"/>
                <w:iCs/>
                <w:sz w:val="20"/>
                <w:szCs w:val="18"/>
              </w:rPr>
            </w:pPr>
            <w:r w:rsidRPr="00DF3B8D">
              <w:rPr>
                <w:rFonts w:cs="Arial"/>
                <w:iCs/>
                <w:sz w:val="20"/>
                <w:szCs w:val="18"/>
              </w:rPr>
              <w:t>Align communications with existing workshops and COTS Ops Group meetings; use established relationships for targeted, meaningful engagement</w:t>
            </w:r>
          </w:p>
        </w:tc>
        <w:tc>
          <w:tcPr>
            <w:tcW w:w="1559" w:type="dxa"/>
            <w:vAlign w:val="center"/>
          </w:tcPr>
          <w:p w14:paraId="0159C015" w14:textId="77777777" w:rsidR="003C6ACC" w:rsidRPr="00DF3B8D" w:rsidRDefault="003C6ACC" w:rsidP="008109E8">
            <w:pPr>
              <w:spacing w:before="240" w:after="160"/>
              <w:rPr>
                <w:rFonts w:cs="Arial"/>
                <w:iCs/>
                <w:sz w:val="20"/>
                <w:szCs w:val="18"/>
              </w:rPr>
            </w:pPr>
            <w:r w:rsidRPr="00DF3B8D">
              <w:rPr>
                <w:rFonts w:cs="Arial"/>
                <w:iCs/>
                <w:sz w:val="20"/>
                <w:szCs w:val="18"/>
              </w:rPr>
              <w:t>Sam Matthews</w:t>
            </w:r>
          </w:p>
        </w:tc>
      </w:tr>
      <w:tr w:rsidR="003C6ACC" w:rsidRPr="00E8565C" w14:paraId="78BB879A" w14:textId="77777777" w:rsidTr="008109E8">
        <w:trPr>
          <w:trHeight w:val="1060"/>
        </w:trPr>
        <w:tc>
          <w:tcPr>
            <w:tcW w:w="1696" w:type="dxa"/>
            <w:vAlign w:val="center"/>
          </w:tcPr>
          <w:p w14:paraId="5D6E44E7" w14:textId="77777777" w:rsidR="003C6ACC" w:rsidRPr="00DF3B8D" w:rsidRDefault="003C6ACC" w:rsidP="008109E8">
            <w:pPr>
              <w:spacing w:after="160" w:line="259" w:lineRule="auto"/>
              <w:rPr>
                <w:rFonts w:cs="Arial"/>
                <w:iCs/>
                <w:sz w:val="20"/>
                <w:szCs w:val="18"/>
              </w:rPr>
            </w:pPr>
            <w:r w:rsidRPr="00DF3B8D">
              <w:rPr>
                <w:rFonts w:cs="Arial"/>
                <w:iCs/>
                <w:sz w:val="20"/>
                <w:szCs w:val="18"/>
              </w:rPr>
              <w:lastRenderedPageBreak/>
              <w:t>Reputational Risk</w:t>
            </w:r>
          </w:p>
        </w:tc>
        <w:tc>
          <w:tcPr>
            <w:tcW w:w="3119" w:type="dxa"/>
            <w:vAlign w:val="center"/>
          </w:tcPr>
          <w:p w14:paraId="6A562C34" w14:textId="77777777" w:rsidR="003C6ACC" w:rsidRPr="00DF3B8D" w:rsidRDefault="003C6ACC" w:rsidP="008109E8">
            <w:pPr>
              <w:spacing w:before="240" w:after="160"/>
              <w:rPr>
                <w:rFonts w:cs="Arial"/>
                <w:iCs/>
                <w:sz w:val="20"/>
                <w:szCs w:val="18"/>
              </w:rPr>
            </w:pPr>
            <w:r w:rsidRPr="00DF3B8D">
              <w:rPr>
                <w:rFonts w:cs="Arial"/>
                <w:iCs/>
                <w:sz w:val="20"/>
                <w:szCs w:val="18"/>
              </w:rPr>
              <w:t>Miscommunication or misinterpretation of model outputs or limitations by stakeholders</w:t>
            </w:r>
          </w:p>
        </w:tc>
        <w:tc>
          <w:tcPr>
            <w:tcW w:w="3260" w:type="dxa"/>
            <w:vAlign w:val="center"/>
          </w:tcPr>
          <w:p w14:paraId="06EAC260" w14:textId="77777777" w:rsidR="003C6ACC" w:rsidRPr="00DF3B8D" w:rsidRDefault="003C6ACC" w:rsidP="008109E8">
            <w:pPr>
              <w:spacing w:before="240" w:after="160"/>
              <w:rPr>
                <w:rFonts w:cs="Arial"/>
                <w:iCs/>
                <w:sz w:val="20"/>
                <w:szCs w:val="18"/>
              </w:rPr>
            </w:pPr>
            <w:r w:rsidRPr="00DF3B8D">
              <w:rPr>
                <w:rFonts w:cs="Arial"/>
                <w:iCs/>
                <w:sz w:val="20"/>
                <w:szCs w:val="18"/>
              </w:rPr>
              <w:t>Provide clear documentation of model assumptions, limits and intended uses; facilitate interpretation through workshops and visual aids</w:t>
            </w:r>
          </w:p>
        </w:tc>
        <w:tc>
          <w:tcPr>
            <w:tcW w:w="1559" w:type="dxa"/>
            <w:vAlign w:val="center"/>
          </w:tcPr>
          <w:p w14:paraId="772F9D89" w14:textId="77777777" w:rsidR="003C6ACC" w:rsidRPr="00DF3B8D" w:rsidRDefault="003C6ACC" w:rsidP="008109E8">
            <w:pPr>
              <w:spacing w:before="240" w:after="160"/>
              <w:rPr>
                <w:rFonts w:cs="Arial"/>
                <w:iCs/>
                <w:sz w:val="20"/>
                <w:szCs w:val="18"/>
              </w:rPr>
            </w:pPr>
            <w:r w:rsidRPr="00DF3B8D">
              <w:rPr>
                <w:rFonts w:cs="Arial"/>
                <w:iCs/>
                <w:sz w:val="20"/>
                <w:szCs w:val="18"/>
              </w:rPr>
              <w:t>Sam Matthews</w:t>
            </w:r>
            <w:r>
              <w:rPr>
                <w:rFonts w:cs="Arial"/>
                <w:iCs/>
                <w:sz w:val="20"/>
                <w:szCs w:val="18"/>
              </w:rPr>
              <w:t xml:space="preserve"> / Takuya Iwanaga</w:t>
            </w:r>
          </w:p>
        </w:tc>
      </w:tr>
      <w:tr w:rsidR="003C6ACC" w:rsidRPr="00E8565C" w14:paraId="5A555B29" w14:textId="77777777" w:rsidTr="008109E8">
        <w:trPr>
          <w:trHeight w:val="1060"/>
        </w:trPr>
        <w:tc>
          <w:tcPr>
            <w:tcW w:w="1696" w:type="dxa"/>
            <w:vAlign w:val="center"/>
          </w:tcPr>
          <w:p w14:paraId="4D4E2272" w14:textId="77777777" w:rsidR="003C6ACC" w:rsidRPr="00DF3B8D" w:rsidRDefault="003C6ACC" w:rsidP="008109E8">
            <w:pPr>
              <w:spacing w:after="160" w:line="259" w:lineRule="auto"/>
              <w:rPr>
                <w:rFonts w:cs="Arial"/>
                <w:iCs/>
                <w:sz w:val="20"/>
                <w:szCs w:val="18"/>
              </w:rPr>
            </w:pPr>
            <w:r w:rsidRPr="00DF3B8D">
              <w:rPr>
                <w:rFonts w:cs="Arial"/>
                <w:iCs/>
                <w:sz w:val="20"/>
                <w:szCs w:val="18"/>
              </w:rPr>
              <w:t>Staff Capacity Risk</w:t>
            </w:r>
          </w:p>
        </w:tc>
        <w:tc>
          <w:tcPr>
            <w:tcW w:w="3119" w:type="dxa"/>
            <w:vAlign w:val="center"/>
          </w:tcPr>
          <w:p w14:paraId="498C40DC" w14:textId="77777777" w:rsidR="003C6ACC" w:rsidRPr="00DF3B8D" w:rsidRDefault="003C6ACC" w:rsidP="008109E8">
            <w:pPr>
              <w:spacing w:before="240" w:after="160"/>
              <w:rPr>
                <w:rFonts w:cs="Arial"/>
                <w:iCs/>
                <w:sz w:val="20"/>
                <w:szCs w:val="18"/>
              </w:rPr>
            </w:pPr>
            <w:r w:rsidRPr="00DF3B8D">
              <w:rPr>
                <w:rFonts w:cs="Arial"/>
                <w:iCs/>
                <w:sz w:val="20"/>
                <w:szCs w:val="18"/>
              </w:rPr>
              <w:t>Key personnel availability (e.g. illness, competing demands) impacts ability to deliver</w:t>
            </w:r>
          </w:p>
        </w:tc>
        <w:tc>
          <w:tcPr>
            <w:tcW w:w="3260" w:type="dxa"/>
            <w:vAlign w:val="center"/>
          </w:tcPr>
          <w:p w14:paraId="24A122C6" w14:textId="77777777" w:rsidR="003C6ACC" w:rsidRPr="00DF3B8D" w:rsidRDefault="003C6ACC" w:rsidP="008109E8">
            <w:pPr>
              <w:spacing w:before="240" w:after="160"/>
              <w:rPr>
                <w:rFonts w:cs="Arial"/>
                <w:iCs/>
                <w:sz w:val="20"/>
                <w:szCs w:val="18"/>
              </w:rPr>
            </w:pPr>
            <w:r w:rsidRPr="00DF3B8D">
              <w:rPr>
                <w:rFonts w:cs="Arial"/>
                <w:iCs/>
                <w:sz w:val="20"/>
                <w:szCs w:val="18"/>
              </w:rPr>
              <w:t>Distribute responsibilities across team; allocate sufficient time and use flexible capacity within AIMS and partner teams</w:t>
            </w:r>
          </w:p>
        </w:tc>
        <w:tc>
          <w:tcPr>
            <w:tcW w:w="1559" w:type="dxa"/>
            <w:vAlign w:val="center"/>
          </w:tcPr>
          <w:p w14:paraId="54BFBA27" w14:textId="77777777" w:rsidR="003C6ACC" w:rsidRPr="00DF3B8D" w:rsidRDefault="003C6ACC" w:rsidP="008109E8">
            <w:pPr>
              <w:spacing w:before="240" w:after="160"/>
              <w:rPr>
                <w:rFonts w:cs="Arial"/>
                <w:iCs/>
                <w:sz w:val="20"/>
                <w:szCs w:val="18"/>
              </w:rPr>
            </w:pPr>
            <w:r w:rsidRPr="00DF3B8D">
              <w:rPr>
                <w:rFonts w:cs="Arial"/>
                <w:iCs/>
                <w:sz w:val="20"/>
                <w:szCs w:val="18"/>
              </w:rPr>
              <w:t>Sam Matthews</w:t>
            </w:r>
            <w:r>
              <w:rPr>
                <w:rFonts w:cs="Arial"/>
                <w:iCs/>
                <w:sz w:val="20"/>
                <w:szCs w:val="18"/>
              </w:rPr>
              <w:t xml:space="preserve"> / Takuya Iwanaga</w:t>
            </w:r>
          </w:p>
        </w:tc>
      </w:tr>
    </w:tbl>
    <w:p w14:paraId="5498A1B8" w14:textId="77777777" w:rsidR="003C6ACC" w:rsidRPr="00732185" w:rsidRDefault="003C6ACC" w:rsidP="00881AC3">
      <w:pPr>
        <w:rPr>
          <w:rFonts w:cs="Arial"/>
          <w:i/>
        </w:rPr>
      </w:pPr>
    </w:p>
    <w:p w14:paraId="38926DDC" w14:textId="77777777" w:rsidR="00881AC3" w:rsidRPr="00982A70" w:rsidRDefault="00881AC3" w:rsidP="00881AC3"/>
    <w:p w14:paraId="065BEE96" w14:textId="637FCDC7" w:rsidR="00696C27" w:rsidRPr="00630E6A" w:rsidRDefault="00F406C7" w:rsidP="005B2B27">
      <w:pPr>
        <w:pStyle w:val="Style1"/>
        <w:rPr>
          <w:b/>
        </w:rPr>
      </w:pPr>
      <w:r>
        <w:t>5</w:t>
      </w:r>
      <w:r w:rsidR="001E4C45">
        <w:t xml:space="preserve"> </w:t>
      </w:r>
      <w:r w:rsidR="005B2B27">
        <w:t xml:space="preserve">  </w:t>
      </w:r>
      <w:r w:rsidR="001E4C45" w:rsidRPr="005B2B27">
        <w:t>Budget</w:t>
      </w:r>
      <w:r w:rsidR="001E4C45">
        <w:t xml:space="preserve"> </w:t>
      </w:r>
    </w:p>
    <w:p w14:paraId="71AA2F9A" w14:textId="77777777" w:rsidR="00696C27" w:rsidRDefault="00696C27"/>
    <w:p w14:paraId="053EB94C" w14:textId="2D650408" w:rsidR="001E4C45" w:rsidRPr="00082185" w:rsidRDefault="001E4C45" w:rsidP="00F944B9">
      <w:pPr>
        <w:pStyle w:val="Heading3"/>
      </w:pPr>
      <w:r w:rsidRPr="00082185">
        <w:t>5.</w:t>
      </w:r>
      <w:r w:rsidR="00B85337" w:rsidRPr="00082185">
        <w:t>1</w:t>
      </w:r>
      <w:r w:rsidRPr="00082185">
        <w:t xml:space="preserve"> </w:t>
      </w:r>
      <w:r w:rsidR="00401CEF" w:rsidRPr="00082185">
        <w:t>B</w:t>
      </w:r>
      <w:r w:rsidRPr="00082185">
        <w:t>udget summary</w:t>
      </w:r>
    </w:p>
    <w:p w14:paraId="52574245" w14:textId="28D5F526" w:rsidR="001E4C45" w:rsidRPr="005129A3" w:rsidRDefault="001E4C45" w:rsidP="001E4C45">
      <w:pPr>
        <w:spacing w:before="80" w:after="160"/>
        <w:rPr>
          <w:rStyle w:val="normaltextrun"/>
          <w:rFonts w:eastAsiaTheme="majorEastAsia" w:cs="Arial"/>
          <w:i/>
          <w:iCs/>
          <w:lang w:eastAsia="ja-JP"/>
        </w:rPr>
      </w:pPr>
      <w:r>
        <w:rPr>
          <w:rStyle w:val="normaltextrun"/>
          <w:rFonts w:eastAsiaTheme="majorEastAsia" w:cs="Arial"/>
          <w:i/>
          <w:iCs/>
          <w:lang w:eastAsia="ja-JP"/>
        </w:rPr>
        <w:t>Summarise</w:t>
      </w:r>
      <w:r w:rsidRPr="005129A3">
        <w:rPr>
          <w:rStyle w:val="normaltextrun"/>
          <w:rFonts w:eastAsiaTheme="majorEastAsia" w:cs="Arial"/>
          <w:i/>
          <w:iCs/>
          <w:lang w:eastAsia="ja-JP"/>
        </w:rPr>
        <w:t xml:space="preserve"> the overall project budget</w:t>
      </w:r>
      <w:r>
        <w:rPr>
          <w:rStyle w:val="normaltextrun"/>
          <w:rFonts w:eastAsiaTheme="majorEastAsia" w:cs="Arial"/>
          <w:i/>
          <w:iCs/>
          <w:lang w:eastAsia="ja-JP"/>
        </w:rPr>
        <w:t xml:space="preserve"> based on the detail provided in the CCIP budgeting tool. A</w:t>
      </w:r>
      <w:r w:rsidRPr="005129A3">
        <w:rPr>
          <w:rStyle w:val="normaltextrun"/>
          <w:rFonts w:eastAsiaTheme="majorEastAsia" w:cs="Arial"/>
          <w:i/>
          <w:iCs/>
          <w:lang w:eastAsia="ja-JP"/>
        </w:rPr>
        <w:t>ll figures to be AUD and excluding GST</w:t>
      </w:r>
      <w:r w:rsidR="00D44D07">
        <w:rPr>
          <w:rStyle w:val="normaltextrun"/>
          <w:rFonts w:eastAsiaTheme="majorEastAsia" w:cs="Arial"/>
          <w:i/>
          <w:iCs/>
          <w:lang w:eastAsia="ja-JP"/>
        </w:rPr>
        <w: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55"/>
        <w:gridCol w:w="2835"/>
        <w:gridCol w:w="2835"/>
      </w:tblGrid>
      <w:tr w:rsidR="000A1EAF" w:rsidRPr="000A1EAF" w14:paraId="711797FA" w14:textId="77777777" w:rsidTr="000A1EAF">
        <w:trPr>
          <w:trHeight w:val="300"/>
        </w:trPr>
        <w:tc>
          <w:tcPr>
            <w:tcW w:w="3855" w:type="dxa"/>
            <w:tcBorders>
              <w:top w:val="single" w:sz="6" w:space="0" w:color="808080"/>
              <w:left w:val="single" w:sz="6" w:space="0" w:color="808080"/>
              <w:bottom w:val="single" w:sz="6" w:space="0" w:color="808080"/>
              <w:right w:val="single" w:sz="6" w:space="0" w:color="808080"/>
            </w:tcBorders>
            <w:shd w:val="clear" w:color="auto" w:fill="BDD6EE"/>
            <w:hideMark/>
          </w:tcPr>
          <w:p w14:paraId="5F540C8C" w14:textId="77777777" w:rsidR="000A1EAF" w:rsidRPr="000A1EAF" w:rsidRDefault="000A1EAF" w:rsidP="000A1EAF">
            <w:r w:rsidRPr="000A1EAF">
              <w:rPr>
                <w:b/>
                <w:bCs/>
              </w:rPr>
              <w:t>Cost Category</w:t>
            </w:r>
            <w:r w:rsidRPr="000A1EAF">
              <w:t> </w:t>
            </w:r>
          </w:p>
        </w:tc>
        <w:tc>
          <w:tcPr>
            <w:tcW w:w="2835" w:type="dxa"/>
            <w:tcBorders>
              <w:top w:val="single" w:sz="6" w:space="0" w:color="808080"/>
              <w:left w:val="single" w:sz="6" w:space="0" w:color="808080"/>
              <w:bottom w:val="single" w:sz="6" w:space="0" w:color="808080"/>
              <w:right w:val="single" w:sz="6" w:space="0" w:color="808080"/>
            </w:tcBorders>
            <w:shd w:val="clear" w:color="auto" w:fill="BDD6EE"/>
            <w:hideMark/>
          </w:tcPr>
          <w:p w14:paraId="36723100" w14:textId="77777777" w:rsidR="000A1EAF" w:rsidRPr="000A1EAF" w:rsidRDefault="000A1EAF" w:rsidP="000A1EAF">
            <w:r w:rsidRPr="000A1EAF">
              <w:rPr>
                <w:b/>
                <w:bCs/>
              </w:rPr>
              <w:t>Total Requested </w:t>
            </w:r>
            <w:r w:rsidRPr="000A1EAF">
              <w:t> </w:t>
            </w:r>
          </w:p>
        </w:tc>
        <w:tc>
          <w:tcPr>
            <w:tcW w:w="2835" w:type="dxa"/>
            <w:tcBorders>
              <w:top w:val="single" w:sz="6" w:space="0" w:color="808080"/>
              <w:left w:val="single" w:sz="6" w:space="0" w:color="808080"/>
              <w:bottom w:val="single" w:sz="6" w:space="0" w:color="808080"/>
              <w:right w:val="single" w:sz="6" w:space="0" w:color="808080"/>
            </w:tcBorders>
            <w:shd w:val="clear" w:color="auto" w:fill="BDD6EE"/>
            <w:hideMark/>
          </w:tcPr>
          <w:p w14:paraId="55CE942E" w14:textId="77777777" w:rsidR="000A1EAF" w:rsidRPr="000A1EAF" w:rsidRDefault="000A1EAF" w:rsidP="000A1EAF">
            <w:r w:rsidRPr="000A1EAF">
              <w:rPr>
                <w:b/>
                <w:bCs/>
              </w:rPr>
              <w:t>Total co-contribution </w:t>
            </w:r>
            <w:r w:rsidRPr="000A1EAF">
              <w:t> </w:t>
            </w:r>
          </w:p>
        </w:tc>
      </w:tr>
      <w:tr w:rsidR="000A1EAF" w:rsidRPr="000A1EAF" w14:paraId="21DD3A59" w14:textId="77777777" w:rsidTr="000A1EAF">
        <w:trPr>
          <w:trHeight w:val="300"/>
        </w:trPr>
        <w:tc>
          <w:tcPr>
            <w:tcW w:w="3855" w:type="dxa"/>
            <w:tcBorders>
              <w:top w:val="single" w:sz="6" w:space="0" w:color="808080"/>
              <w:left w:val="single" w:sz="6" w:space="0" w:color="808080"/>
              <w:bottom w:val="single" w:sz="6" w:space="0" w:color="808080"/>
              <w:right w:val="single" w:sz="6" w:space="0" w:color="808080"/>
            </w:tcBorders>
            <w:hideMark/>
          </w:tcPr>
          <w:p w14:paraId="312E47E9" w14:textId="77777777" w:rsidR="000A1EAF" w:rsidRPr="000A1EAF" w:rsidRDefault="000A1EAF" w:rsidP="000A1EAF">
            <w:r w:rsidRPr="000A1EAF">
              <w:rPr>
                <w:lang w:val="en-US"/>
              </w:rPr>
              <w:t>Personnel Salaries</w:t>
            </w:r>
            <w:r w:rsidRPr="000A1EAF">
              <w:t> </w:t>
            </w:r>
          </w:p>
        </w:tc>
        <w:tc>
          <w:tcPr>
            <w:tcW w:w="2835" w:type="dxa"/>
            <w:tcBorders>
              <w:top w:val="single" w:sz="6" w:space="0" w:color="808080"/>
              <w:left w:val="single" w:sz="6" w:space="0" w:color="808080"/>
              <w:bottom w:val="single" w:sz="6" w:space="0" w:color="808080"/>
              <w:right w:val="single" w:sz="6" w:space="0" w:color="808080"/>
            </w:tcBorders>
            <w:hideMark/>
          </w:tcPr>
          <w:p w14:paraId="5789734F" w14:textId="77777777" w:rsidR="000A1EAF" w:rsidRPr="000A1EAF" w:rsidRDefault="000A1EAF" w:rsidP="000A1EAF">
            <w:r w:rsidRPr="000A1EAF">
              <w:rPr>
                <w:lang w:val="en-US"/>
              </w:rPr>
              <w:t>$136,422</w:t>
            </w:r>
            <w:r w:rsidRPr="000A1EAF">
              <w:t> </w:t>
            </w:r>
          </w:p>
        </w:tc>
        <w:tc>
          <w:tcPr>
            <w:tcW w:w="2835" w:type="dxa"/>
            <w:tcBorders>
              <w:top w:val="single" w:sz="6" w:space="0" w:color="808080"/>
              <w:left w:val="single" w:sz="6" w:space="0" w:color="808080"/>
              <w:bottom w:val="single" w:sz="6" w:space="0" w:color="808080"/>
              <w:right w:val="single" w:sz="6" w:space="0" w:color="808080"/>
            </w:tcBorders>
            <w:hideMark/>
          </w:tcPr>
          <w:p w14:paraId="4F198A58" w14:textId="77777777" w:rsidR="000A1EAF" w:rsidRPr="000A1EAF" w:rsidRDefault="000A1EAF" w:rsidP="000A1EAF">
            <w:r w:rsidRPr="000A1EAF">
              <w:rPr>
                <w:lang w:val="en-US"/>
              </w:rPr>
              <w:t>$76,225</w:t>
            </w:r>
            <w:r w:rsidRPr="000A1EAF">
              <w:t> </w:t>
            </w:r>
          </w:p>
        </w:tc>
      </w:tr>
      <w:tr w:rsidR="000A1EAF" w:rsidRPr="000A1EAF" w14:paraId="11C89149" w14:textId="77777777" w:rsidTr="000A1EAF">
        <w:trPr>
          <w:trHeight w:val="300"/>
        </w:trPr>
        <w:tc>
          <w:tcPr>
            <w:tcW w:w="3855" w:type="dxa"/>
            <w:tcBorders>
              <w:top w:val="single" w:sz="6" w:space="0" w:color="808080"/>
              <w:left w:val="single" w:sz="6" w:space="0" w:color="808080"/>
              <w:bottom w:val="single" w:sz="6" w:space="0" w:color="808080"/>
              <w:right w:val="single" w:sz="6" w:space="0" w:color="808080"/>
            </w:tcBorders>
            <w:hideMark/>
          </w:tcPr>
          <w:p w14:paraId="3F141CC8" w14:textId="77777777" w:rsidR="000A1EAF" w:rsidRPr="000A1EAF" w:rsidRDefault="000A1EAF" w:rsidP="000A1EAF">
            <w:r w:rsidRPr="000A1EAF">
              <w:rPr>
                <w:lang w:val="en-US"/>
              </w:rPr>
              <w:t>Facilities</w:t>
            </w:r>
            <w:r w:rsidRPr="000A1EAF">
              <w:t> </w:t>
            </w:r>
          </w:p>
        </w:tc>
        <w:tc>
          <w:tcPr>
            <w:tcW w:w="2835" w:type="dxa"/>
            <w:tcBorders>
              <w:top w:val="single" w:sz="6" w:space="0" w:color="808080"/>
              <w:left w:val="single" w:sz="6" w:space="0" w:color="808080"/>
              <w:bottom w:val="single" w:sz="6" w:space="0" w:color="808080"/>
              <w:right w:val="single" w:sz="6" w:space="0" w:color="808080"/>
            </w:tcBorders>
            <w:hideMark/>
          </w:tcPr>
          <w:p w14:paraId="01A10432" w14:textId="77777777" w:rsidR="000A1EAF" w:rsidRPr="000A1EAF" w:rsidRDefault="000A1EAF" w:rsidP="000A1EAF">
            <w:r w:rsidRPr="000A1EAF">
              <w:rPr>
                <w:lang w:val="en-US"/>
              </w:rPr>
              <w:t>-</w:t>
            </w:r>
            <w:r w:rsidRPr="000A1EAF">
              <w:t> </w:t>
            </w:r>
          </w:p>
        </w:tc>
        <w:tc>
          <w:tcPr>
            <w:tcW w:w="2835" w:type="dxa"/>
            <w:tcBorders>
              <w:top w:val="single" w:sz="6" w:space="0" w:color="808080"/>
              <w:left w:val="single" w:sz="6" w:space="0" w:color="808080"/>
              <w:bottom w:val="single" w:sz="6" w:space="0" w:color="808080"/>
              <w:right w:val="single" w:sz="6" w:space="0" w:color="808080"/>
            </w:tcBorders>
            <w:hideMark/>
          </w:tcPr>
          <w:p w14:paraId="192A95FC" w14:textId="77777777" w:rsidR="000A1EAF" w:rsidRPr="000A1EAF" w:rsidRDefault="000A1EAF" w:rsidP="000A1EAF">
            <w:r w:rsidRPr="000A1EAF">
              <w:rPr>
                <w:lang w:val="en-US"/>
              </w:rPr>
              <w:t>-</w:t>
            </w:r>
            <w:r w:rsidRPr="000A1EAF">
              <w:t> </w:t>
            </w:r>
          </w:p>
        </w:tc>
      </w:tr>
      <w:tr w:rsidR="000A1EAF" w:rsidRPr="000A1EAF" w14:paraId="53BAA572" w14:textId="77777777" w:rsidTr="000A1EAF">
        <w:trPr>
          <w:trHeight w:val="300"/>
        </w:trPr>
        <w:tc>
          <w:tcPr>
            <w:tcW w:w="3855" w:type="dxa"/>
            <w:tcBorders>
              <w:top w:val="single" w:sz="6" w:space="0" w:color="808080"/>
              <w:left w:val="single" w:sz="6" w:space="0" w:color="808080"/>
              <w:bottom w:val="single" w:sz="6" w:space="0" w:color="808080"/>
              <w:right w:val="single" w:sz="6" w:space="0" w:color="808080"/>
            </w:tcBorders>
            <w:hideMark/>
          </w:tcPr>
          <w:p w14:paraId="567A46FE" w14:textId="77777777" w:rsidR="000A1EAF" w:rsidRPr="000A1EAF" w:rsidRDefault="000A1EAF" w:rsidP="000A1EAF">
            <w:r w:rsidRPr="000A1EAF">
              <w:rPr>
                <w:lang w:val="en-US"/>
              </w:rPr>
              <w:t>Fieldwork</w:t>
            </w:r>
            <w:r w:rsidRPr="000A1EAF">
              <w:t> </w:t>
            </w:r>
          </w:p>
        </w:tc>
        <w:tc>
          <w:tcPr>
            <w:tcW w:w="2835" w:type="dxa"/>
            <w:tcBorders>
              <w:top w:val="single" w:sz="6" w:space="0" w:color="808080"/>
              <w:left w:val="single" w:sz="6" w:space="0" w:color="808080"/>
              <w:bottom w:val="single" w:sz="6" w:space="0" w:color="808080"/>
              <w:right w:val="single" w:sz="6" w:space="0" w:color="808080"/>
            </w:tcBorders>
            <w:hideMark/>
          </w:tcPr>
          <w:p w14:paraId="2C025993" w14:textId="77777777" w:rsidR="000A1EAF" w:rsidRPr="000A1EAF" w:rsidRDefault="000A1EAF" w:rsidP="000A1EAF">
            <w:r w:rsidRPr="000A1EAF">
              <w:rPr>
                <w:lang w:val="en-US"/>
              </w:rPr>
              <w:t>$4,000</w:t>
            </w:r>
            <w:r w:rsidRPr="000A1EAF">
              <w:t> </w:t>
            </w:r>
          </w:p>
        </w:tc>
        <w:tc>
          <w:tcPr>
            <w:tcW w:w="2835" w:type="dxa"/>
            <w:tcBorders>
              <w:top w:val="single" w:sz="6" w:space="0" w:color="808080"/>
              <w:left w:val="single" w:sz="6" w:space="0" w:color="808080"/>
              <w:bottom w:val="single" w:sz="6" w:space="0" w:color="808080"/>
              <w:right w:val="single" w:sz="6" w:space="0" w:color="808080"/>
            </w:tcBorders>
            <w:hideMark/>
          </w:tcPr>
          <w:p w14:paraId="71332FB8" w14:textId="77777777" w:rsidR="000A1EAF" w:rsidRPr="000A1EAF" w:rsidRDefault="000A1EAF" w:rsidP="000A1EAF">
            <w:r w:rsidRPr="000A1EAF">
              <w:rPr>
                <w:lang w:val="en-US"/>
              </w:rPr>
              <w:t>-</w:t>
            </w:r>
            <w:r w:rsidRPr="000A1EAF">
              <w:t> </w:t>
            </w:r>
          </w:p>
        </w:tc>
      </w:tr>
      <w:tr w:rsidR="000A1EAF" w:rsidRPr="000A1EAF" w14:paraId="4A4A47BF" w14:textId="77777777" w:rsidTr="000A1EAF">
        <w:trPr>
          <w:trHeight w:val="300"/>
        </w:trPr>
        <w:tc>
          <w:tcPr>
            <w:tcW w:w="3855" w:type="dxa"/>
            <w:tcBorders>
              <w:top w:val="single" w:sz="6" w:space="0" w:color="808080"/>
              <w:left w:val="single" w:sz="6" w:space="0" w:color="808080"/>
              <w:bottom w:val="single" w:sz="6" w:space="0" w:color="808080"/>
              <w:right w:val="single" w:sz="6" w:space="0" w:color="808080"/>
            </w:tcBorders>
            <w:hideMark/>
          </w:tcPr>
          <w:p w14:paraId="3A69ED24" w14:textId="77777777" w:rsidR="000A1EAF" w:rsidRPr="000A1EAF" w:rsidRDefault="000A1EAF" w:rsidP="000A1EAF">
            <w:r w:rsidRPr="000A1EAF">
              <w:rPr>
                <w:lang w:val="en-US"/>
              </w:rPr>
              <w:t>Project management</w:t>
            </w:r>
            <w:r w:rsidRPr="000A1EAF">
              <w:t> </w:t>
            </w:r>
          </w:p>
        </w:tc>
        <w:tc>
          <w:tcPr>
            <w:tcW w:w="2835" w:type="dxa"/>
            <w:tcBorders>
              <w:top w:val="single" w:sz="6" w:space="0" w:color="808080"/>
              <w:left w:val="single" w:sz="6" w:space="0" w:color="808080"/>
              <w:bottom w:val="single" w:sz="6" w:space="0" w:color="808080"/>
              <w:right w:val="single" w:sz="6" w:space="0" w:color="808080"/>
            </w:tcBorders>
            <w:hideMark/>
          </w:tcPr>
          <w:p w14:paraId="0CBB590B" w14:textId="77777777" w:rsidR="000A1EAF" w:rsidRPr="000A1EAF" w:rsidRDefault="000A1EAF" w:rsidP="000A1EAF">
            <w:r w:rsidRPr="000A1EAF">
              <w:rPr>
                <w:lang w:val="en-US"/>
              </w:rPr>
              <w:t>$9,000</w:t>
            </w:r>
            <w:r w:rsidRPr="000A1EAF">
              <w:t> </w:t>
            </w:r>
          </w:p>
        </w:tc>
        <w:tc>
          <w:tcPr>
            <w:tcW w:w="2835" w:type="dxa"/>
            <w:tcBorders>
              <w:top w:val="single" w:sz="6" w:space="0" w:color="808080"/>
              <w:left w:val="single" w:sz="6" w:space="0" w:color="808080"/>
              <w:bottom w:val="single" w:sz="6" w:space="0" w:color="808080"/>
              <w:right w:val="single" w:sz="6" w:space="0" w:color="808080"/>
            </w:tcBorders>
            <w:hideMark/>
          </w:tcPr>
          <w:p w14:paraId="0A53C21B" w14:textId="77777777" w:rsidR="000A1EAF" w:rsidRPr="000A1EAF" w:rsidRDefault="000A1EAF" w:rsidP="000A1EAF">
            <w:r w:rsidRPr="000A1EAF">
              <w:rPr>
                <w:lang w:val="en-US"/>
              </w:rPr>
              <w:t>-</w:t>
            </w:r>
            <w:r w:rsidRPr="000A1EAF">
              <w:t> </w:t>
            </w:r>
          </w:p>
        </w:tc>
      </w:tr>
      <w:tr w:rsidR="000A1EAF" w:rsidRPr="000A1EAF" w14:paraId="48DBD083" w14:textId="77777777" w:rsidTr="000A1EAF">
        <w:trPr>
          <w:trHeight w:val="300"/>
        </w:trPr>
        <w:tc>
          <w:tcPr>
            <w:tcW w:w="3855" w:type="dxa"/>
            <w:tcBorders>
              <w:top w:val="single" w:sz="6" w:space="0" w:color="808080"/>
              <w:left w:val="single" w:sz="6" w:space="0" w:color="808080"/>
              <w:bottom w:val="single" w:sz="6" w:space="0" w:color="808080"/>
              <w:right w:val="single" w:sz="6" w:space="0" w:color="808080"/>
            </w:tcBorders>
            <w:hideMark/>
          </w:tcPr>
          <w:p w14:paraId="1EAF3E3C" w14:textId="77777777" w:rsidR="000A1EAF" w:rsidRPr="000A1EAF" w:rsidRDefault="000A1EAF" w:rsidP="000A1EAF">
            <w:r w:rsidRPr="000A1EAF">
              <w:rPr>
                <w:lang w:val="en-US"/>
              </w:rPr>
              <w:t>Consumables / equipment</w:t>
            </w:r>
            <w:r w:rsidRPr="000A1EAF">
              <w:t> </w:t>
            </w:r>
          </w:p>
        </w:tc>
        <w:tc>
          <w:tcPr>
            <w:tcW w:w="2835" w:type="dxa"/>
            <w:tcBorders>
              <w:top w:val="single" w:sz="6" w:space="0" w:color="808080"/>
              <w:left w:val="single" w:sz="6" w:space="0" w:color="808080"/>
              <w:bottom w:val="single" w:sz="6" w:space="0" w:color="808080"/>
              <w:right w:val="single" w:sz="6" w:space="0" w:color="808080"/>
            </w:tcBorders>
            <w:hideMark/>
          </w:tcPr>
          <w:p w14:paraId="43F34117" w14:textId="77777777" w:rsidR="000A1EAF" w:rsidRPr="000A1EAF" w:rsidRDefault="000A1EAF" w:rsidP="000A1EAF">
            <w:r w:rsidRPr="000A1EAF">
              <w:rPr>
                <w:lang w:val="en-US"/>
              </w:rPr>
              <w:t>-</w:t>
            </w:r>
            <w:r w:rsidRPr="000A1EAF">
              <w:t> </w:t>
            </w:r>
          </w:p>
        </w:tc>
        <w:tc>
          <w:tcPr>
            <w:tcW w:w="2835" w:type="dxa"/>
            <w:tcBorders>
              <w:top w:val="single" w:sz="6" w:space="0" w:color="808080"/>
              <w:left w:val="single" w:sz="6" w:space="0" w:color="808080"/>
              <w:bottom w:val="single" w:sz="6" w:space="0" w:color="808080"/>
              <w:right w:val="single" w:sz="6" w:space="0" w:color="808080"/>
            </w:tcBorders>
            <w:hideMark/>
          </w:tcPr>
          <w:p w14:paraId="6614D928" w14:textId="77777777" w:rsidR="000A1EAF" w:rsidRPr="000A1EAF" w:rsidRDefault="000A1EAF" w:rsidP="000A1EAF">
            <w:r w:rsidRPr="000A1EAF">
              <w:rPr>
                <w:lang w:val="en-US"/>
              </w:rPr>
              <w:t>-</w:t>
            </w:r>
            <w:r w:rsidRPr="000A1EAF">
              <w:t> </w:t>
            </w:r>
          </w:p>
        </w:tc>
      </w:tr>
      <w:tr w:rsidR="000A1EAF" w:rsidRPr="000A1EAF" w14:paraId="6678A263" w14:textId="77777777" w:rsidTr="000A1EAF">
        <w:trPr>
          <w:trHeight w:val="300"/>
        </w:trPr>
        <w:tc>
          <w:tcPr>
            <w:tcW w:w="3855" w:type="dxa"/>
            <w:tcBorders>
              <w:top w:val="single" w:sz="6" w:space="0" w:color="808080"/>
              <w:left w:val="single" w:sz="6" w:space="0" w:color="808080"/>
              <w:bottom w:val="single" w:sz="6" w:space="0" w:color="808080"/>
              <w:right w:val="single" w:sz="6" w:space="0" w:color="808080"/>
            </w:tcBorders>
            <w:hideMark/>
          </w:tcPr>
          <w:p w14:paraId="33DB0A88" w14:textId="77777777" w:rsidR="000A1EAF" w:rsidRPr="000A1EAF" w:rsidRDefault="000A1EAF" w:rsidP="000A1EAF">
            <w:r w:rsidRPr="000A1EAF">
              <w:rPr>
                <w:lang w:val="en-US"/>
              </w:rPr>
              <w:t>Contractors / consultants</w:t>
            </w:r>
            <w:r w:rsidRPr="000A1EAF">
              <w:t> </w:t>
            </w:r>
          </w:p>
        </w:tc>
        <w:tc>
          <w:tcPr>
            <w:tcW w:w="2835" w:type="dxa"/>
            <w:tcBorders>
              <w:top w:val="single" w:sz="6" w:space="0" w:color="808080"/>
              <w:left w:val="single" w:sz="6" w:space="0" w:color="808080"/>
              <w:bottom w:val="single" w:sz="6" w:space="0" w:color="808080"/>
              <w:right w:val="single" w:sz="6" w:space="0" w:color="808080"/>
            </w:tcBorders>
            <w:hideMark/>
          </w:tcPr>
          <w:p w14:paraId="752FCE2F" w14:textId="77777777" w:rsidR="000A1EAF" w:rsidRPr="000A1EAF" w:rsidRDefault="000A1EAF" w:rsidP="000A1EAF">
            <w:r w:rsidRPr="000A1EAF">
              <w:rPr>
                <w:lang w:val="en-US"/>
              </w:rPr>
              <w:t>-</w:t>
            </w:r>
            <w:r w:rsidRPr="000A1EAF">
              <w:t> </w:t>
            </w:r>
          </w:p>
        </w:tc>
        <w:tc>
          <w:tcPr>
            <w:tcW w:w="2835" w:type="dxa"/>
            <w:tcBorders>
              <w:top w:val="single" w:sz="6" w:space="0" w:color="808080"/>
              <w:left w:val="single" w:sz="6" w:space="0" w:color="808080"/>
              <w:bottom w:val="single" w:sz="6" w:space="0" w:color="808080"/>
              <w:right w:val="single" w:sz="6" w:space="0" w:color="808080"/>
            </w:tcBorders>
            <w:hideMark/>
          </w:tcPr>
          <w:p w14:paraId="4605C58E" w14:textId="77777777" w:rsidR="000A1EAF" w:rsidRPr="000A1EAF" w:rsidRDefault="000A1EAF" w:rsidP="000A1EAF">
            <w:r w:rsidRPr="000A1EAF">
              <w:rPr>
                <w:lang w:val="en-US"/>
              </w:rPr>
              <w:t>-</w:t>
            </w:r>
            <w:r w:rsidRPr="000A1EAF">
              <w:t> </w:t>
            </w:r>
          </w:p>
        </w:tc>
      </w:tr>
      <w:tr w:rsidR="000A1EAF" w:rsidRPr="000A1EAF" w14:paraId="0A53CBE0" w14:textId="77777777" w:rsidTr="000A1EAF">
        <w:trPr>
          <w:trHeight w:val="300"/>
        </w:trPr>
        <w:tc>
          <w:tcPr>
            <w:tcW w:w="3855" w:type="dxa"/>
            <w:tcBorders>
              <w:top w:val="single" w:sz="6" w:space="0" w:color="808080"/>
              <w:left w:val="single" w:sz="6" w:space="0" w:color="808080"/>
              <w:bottom w:val="single" w:sz="6" w:space="0" w:color="808080"/>
              <w:right w:val="single" w:sz="6" w:space="0" w:color="808080"/>
            </w:tcBorders>
            <w:hideMark/>
          </w:tcPr>
          <w:p w14:paraId="3CFAACF2" w14:textId="77777777" w:rsidR="000A1EAF" w:rsidRPr="000A1EAF" w:rsidRDefault="000A1EAF" w:rsidP="000A1EAF">
            <w:r w:rsidRPr="000A1EAF">
              <w:rPr>
                <w:b/>
                <w:bCs/>
                <w:lang w:val="en-US"/>
              </w:rPr>
              <w:t>TOTAL (AUD), excl. GST</w:t>
            </w:r>
            <w:r w:rsidRPr="000A1EAF">
              <w:t> </w:t>
            </w:r>
          </w:p>
        </w:tc>
        <w:tc>
          <w:tcPr>
            <w:tcW w:w="2835" w:type="dxa"/>
            <w:tcBorders>
              <w:top w:val="single" w:sz="6" w:space="0" w:color="808080"/>
              <w:left w:val="single" w:sz="6" w:space="0" w:color="808080"/>
              <w:bottom w:val="single" w:sz="6" w:space="0" w:color="808080"/>
              <w:right w:val="single" w:sz="6" w:space="0" w:color="808080"/>
            </w:tcBorders>
            <w:hideMark/>
          </w:tcPr>
          <w:p w14:paraId="77C998DA" w14:textId="77777777" w:rsidR="000A1EAF" w:rsidRPr="000A1EAF" w:rsidRDefault="000A1EAF" w:rsidP="000A1EAF">
            <w:r w:rsidRPr="000A1EAF">
              <w:rPr>
                <w:lang w:val="en-US"/>
              </w:rPr>
              <w:t>$149,422</w:t>
            </w:r>
            <w:r w:rsidRPr="000A1EAF">
              <w:t> </w:t>
            </w:r>
          </w:p>
        </w:tc>
        <w:tc>
          <w:tcPr>
            <w:tcW w:w="2835" w:type="dxa"/>
            <w:tcBorders>
              <w:top w:val="single" w:sz="6" w:space="0" w:color="808080"/>
              <w:left w:val="single" w:sz="6" w:space="0" w:color="808080"/>
              <w:bottom w:val="single" w:sz="6" w:space="0" w:color="808080"/>
              <w:right w:val="single" w:sz="6" w:space="0" w:color="808080"/>
            </w:tcBorders>
            <w:hideMark/>
          </w:tcPr>
          <w:p w14:paraId="0BF9D457" w14:textId="77777777" w:rsidR="000A1EAF" w:rsidRPr="000A1EAF" w:rsidRDefault="000A1EAF" w:rsidP="000A1EAF">
            <w:r w:rsidRPr="000A1EAF">
              <w:rPr>
                <w:lang w:val="en-US"/>
              </w:rPr>
              <w:t>$76,225</w:t>
            </w:r>
            <w:r w:rsidRPr="000A1EAF">
              <w:t> </w:t>
            </w:r>
          </w:p>
        </w:tc>
      </w:tr>
    </w:tbl>
    <w:p w14:paraId="46B41A26" w14:textId="77777777" w:rsidR="00696C27" w:rsidRDefault="00696C27"/>
    <w:p w14:paraId="25337D26" w14:textId="60DF2E2B" w:rsidR="001E4C45" w:rsidRPr="00082185" w:rsidRDefault="00B85337" w:rsidP="00F944B9">
      <w:pPr>
        <w:pStyle w:val="Heading3"/>
      </w:pPr>
      <w:proofErr w:type="gramStart"/>
      <w:r w:rsidRPr="00082185">
        <w:t>5.2</w:t>
      </w:r>
      <w:r w:rsidR="00F3349E" w:rsidRPr="00082185">
        <w:t xml:space="preserve"> </w:t>
      </w:r>
      <w:r w:rsidR="00F944B9">
        <w:t xml:space="preserve"> </w:t>
      </w:r>
      <w:r w:rsidR="00D04598" w:rsidRPr="00082185">
        <w:t>Budget</w:t>
      </w:r>
      <w:proofErr w:type="gramEnd"/>
      <w:r w:rsidR="00D04598" w:rsidRPr="00082185">
        <w:t xml:space="preserve"> details </w:t>
      </w:r>
    </w:p>
    <w:p w14:paraId="00C51B2E" w14:textId="7C8CA81D" w:rsidR="00D04598" w:rsidRDefault="006F5237">
      <w:r>
        <w:rPr>
          <w:i/>
          <w:iCs/>
        </w:rPr>
        <w:t xml:space="preserve">Provide </w:t>
      </w:r>
      <w:r w:rsidR="00183239">
        <w:rPr>
          <w:i/>
          <w:iCs/>
        </w:rPr>
        <w:t xml:space="preserve">a </w:t>
      </w:r>
      <w:r>
        <w:rPr>
          <w:i/>
          <w:iCs/>
        </w:rPr>
        <w:t>rationale for</w:t>
      </w:r>
      <w:r w:rsidR="00CD2C34">
        <w:rPr>
          <w:i/>
          <w:iCs/>
        </w:rPr>
        <w:t xml:space="preserve"> the</w:t>
      </w:r>
      <w:r w:rsidR="00D04598" w:rsidRPr="00D04598">
        <w:rPr>
          <w:i/>
          <w:iCs/>
        </w:rPr>
        <w:t xml:space="preserve"> personnel allocation budgeted for the project</w:t>
      </w:r>
      <w:r>
        <w:rPr>
          <w:i/>
          <w:iCs/>
        </w:rPr>
        <w:t xml:space="preserve"> including an</w:t>
      </w:r>
      <w:r w:rsidR="00183239">
        <w:rPr>
          <w:i/>
          <w:iCs/>
        </w:rPr>
        <w:t>y</w:t>
      </w:r>
      <w:r>
        <w:rPr>
          <w:i/>
          <w:iCs/>
        </w:rPr>
        <w:t xml:space="preserve"> variations from the</w:t>
      </w:r>
      <w:r w:rsidR="00183239">
        <w:rPr>
          <w:i/>
          <w:iCs/>
        </w:rPr>
        <w:t xml:space="preserve"> rates in the CCIP budgeting tool. </w:t>
      </w:r>
    </w:p>
    <w:tbl>
      <w:tblPr>
        <w:tblStyle w:val="TableGrid"/>
        <w:tblW w:w="0" w:type="auto"/>
        <w:tblLook w:val="04A0" w:firstRow="1" w:lastRow="0" w:firstColumn="1" w:lastColumn="0" w:noHBand="0" w:noVBand="1"/>
      </w:tblPr>
      <w:tblGrid>
        <w:gridCol w:w="9628"/>
      </w:tblGrid>
      <w:tr w:rsidR="00B433A9" w14:paraId="67680E84" w14:textId="77777777" w:rsidTr="00B433A9">
        <w:tc>
          <w:tcPr>
            <w:tcW w:w="9628" w:type="dxa"/>
          </w:tcPr>
          <w:p w14:paraId="29C5735B" w14:textId="77777777" w:rsidR="000A1EAF" w:rsidRPr="000A1EAF" w:rsidRDefault="000A1EAF" w:rsidP="000A1EAF">
            <w:r w:rsidRPr="000A1EAF">
              <w:t>The personnel budget reflects targeted allocations across modelling, stakeholder engagement, and integration tasks central to project success. Personnel costs cover partial time allocations for senior scientists and modelling experts (AIMS, QUT, JCU), aligned with their defined project roles. The rate assumptions are based on standard AIMS salary bands and CCIP guidelines, unless noted. The co-contribution reflects significant in-kind support from project participants, particularly AIMS staff, enabling project delivery at lower direct cost to the funder. This co-investment ensures delivery of high-impact outputs, including predictive SDMs and prototype metapopulation models, at minimal public funding. </w:t>
            </w:r>
          </w:p>
          <w:p w14:paraId="490BDE9D" w14:textId="77777777" w:rsidR="00A42BF5" w:rsidRDefault="00A42BF5" w:rsidP="000A1EAF"/>
        </w:tc>
      </w:tr>
    </w:tbl>
    <w:p w14:paraId="2A9CF3BB" w14:textId="77777777" w:rsidR="00D04598" w:rsidRDefault="00D04598"/>
    <w:p w14:paraId="7DD00679" w14:textId="6145F5BA" w:rsidR="005F74A8" w:rsidRPr="005F74A8" w:rsidRDefault="00183239">
      <w:pPr>
        <w:rPr>
          <w:i/>
          <w:iCs/>
        </w:rPr>
      </w:pPr>
      <w:r w:rsidRPr="005F74A8">
        <w:rPr>
          <w:i/>
          <w:iCs/>
        </w:rPr>
        <w:t>Provide a rationale for the</w:t>
      </w:r>
      <w:r w:rsidR="00F3349E" w:rsidRPr="005F74A8">
        <w:rPr>
          <w:i/>
          <w:iCs/>
        </w:rPr>
        <w:t xml:space="preserve"> operational expenses budgeted for the project</w:t>
      </w:r>
      <w:r w:rsidR="00226554">
        <w:rPr>
          <w:i/>
          <w:iCs/>
        </w:rPr>
        <w:t xml:space="preserve"> (e.g.</w:t>
      </w:r>
      <w:r w:rsidR="00F3349E" w:rsidRPr="005F74A8">
        <w:rPr>
          <w:i/>
          <w:iCs/>
        </w:rPr>
        <w:t xml:space="preserve"> facilities, fieldwork, project management, travel, engagement, consumables and equipment</w:t>
      </w:r>
      <w:r w:rsidR="00226554">
        <w:rPr>
          <w:i/>
          <w:iCs/>
        </w:rPr>
        <w:t>)</w:t>
      </w:r>
      <w:r w:rsidR="00F3349E" w:rsidRPr="005F74A8">
        <w:rPr>
          <w:i/>
          <w:iCs/>
        </w:rPr>
        <w:t>.</w:t>
      </w:r>
    </w:p>
    <w:tbl>
      <w:tblPr>
        <w:tblStyle w:val="TableGrid"/>
        <w:tblW w:w="0" w:type="auto"/>
        <w:tblLook w:val="04A0" w:firstRow="1" w:lastRow="0" w:firstColumn="1" w:lastColumn="0" w:noHBand="0" w:noVBand="1"/>
      </w:tblPr>
      <w:tblGrid>
        <w:gridCol w:w="9628"/>
      </w:tblGrid>
      <w:tr w:rsidR="00B433A9" w14:paraId="340B26A2" w14:textId="77777777" w:rsidTr="00B433A9">
        <w:tc>
          <w:tcPr>
            <w:tcW w:w="9628" w:type="dxa"/>
          </w:tcPr>
          <w:p w14:paraId="32C33A7F" w14:textId="77777777" w:rsidR="000A1EAF" w:rsidRPr="000A1EAF" w:rsidRDefault="000A1EAF" w:rsidP="000A1EAF">
            <w:pPr>
              <w:numPr>
                <w:ilvl w:val="0"/>
                <w:numId w:val="11"/>
              </w:numPr>
            </w:pPr>
            <w:r w:rsidRPr="000A1EAF">
              <w:rPr>
                <w:b/>
                <w:bCs/>
              </w:rPr>
              <w:t>Fieldwork ($4,000)</w:t>
            </w:r>
            <w:r w:rsidRPr="000A1EAF">
              <w:t xml:space="preserve">: Budgeted for Traditional Owner engagement trips (e.g. Malu Ventures, </w:t>
            </w:r>
            <w:proofErr w:type="spellStart"/>
            <w:r w:rsidRPr="000A1EAF">
              <w:t>Jabalbina</w:t>
            </w:r>
            <w:proofErr w:type="spellEnd"/>
            <w:r w:rsidRPr="000A1EAF">
              <w:t>) to share and discuss model outputs (habitat maps, connectivity layers), enabling two-way learning and supporting Sea Country management. </w:t>
            </w:r>
          </w:p>
          <w:p w14:paraId="06A7F793" w14:textId="77777777" w:rsidR="000A1EAF" w:rsidRPr="000A1EAF" w:rsidRDefault="000A1EAF" w:rsidP="000A1EAF">
            <w:pPr>
              <w:numPr>
                <w:ilvl w:val="0"/>
                <w:numId w:val="12"/>
              </w:numPr>
            </w:pPr>
            <w:r w:rsidRPr="000A1EAF">
              <w:rPr>
                <w:b/>
                <w:bCs/>
              </w:rPr>
              <w:lastRenderedPageBreak/>
              <w:t>Project Management ($8,000 requested, $1,500 co-contribution)</w:t>
            </w:r>
            <w:r w:rsidRPr="000A1EAF">
              <w:t>: Covers reporting, coordination across multi-institutional teams, and integration with GBRMPA stakeholder processes. Co-contribution from AIMS reflects internal management time and in-kind administrative support. </w:t>
            </w:r>
          </w:p>
          <w:p w14:paraId="74D18948" w14:textId="77777777" w:rsidR="000A1EAF" w:rsidRPr="000A1EAF" w:rsidRDefault="000A1EAF" w:rsidP="000A1EAF">
            <w:pPr>
              <w:numPr>
                <w:ilvl w:val="0"/>
                <w:numId w:val="13"/>
              </w:numPr>
            </w:pPr>
            <w:r w:rsidRPr="000A1EAF">
              <w:rPr>
                <w:b/>
                <w:bCs/>
              </w:rPr>
              <w:t>Facilities, Consumables, Contractors</w:t>
            </w:r>
            <w:r w:rsidRPr="000A1EAF">
              <w:t xml:space="preserve">: No funds are requested for these categories. The project strategically leverages existing computational infrastructure, datasets, modelling tools (e.g. </w:t>
            </w:r>
            <w:proofErr w:type="spellStart"/>
            <w:r w:rsidRPr="000A1EAF">
              <w:t>CoralBlox</w:t>
            </w:r>
            <w:proofErr w:type="spellEnd"/>
            <w:r w:rsidRPr="000A1EAF">
              <w:t>, C-SCAPE), and engagement platforms (e.g. Field Maps, COTS Operational Group meetings). </w:t>
            </w:r>
          </w:p>
          <w:p w14:paraId="3DF266FE" w14:textId="77777777" w:rsidR="00C9494A" w:rsidRDefault="00C9494A"/>
          <w:p w14:paraId="2AF27F52" w14:textId="77777777" w:rsidR="00C9494A" w:rsidRDefault="00C9494A"/>
        </w:tc>
      </w:tr>
    </w:tbl>
    <w:p w14:paraId="65585345" w14:textId="77777777" w:rsidR="00D04598" w:rsidRDefault="00D04598"/>
    <w:p w14:paraId="1AE5D3BA" w14:textId="77777777" w:rsidR="00D04598" w:rsidRDefault="00D04598"/>
    <w:p w14:paraId="7AAE7CC2" w14:textId="0DE93F8D" w:rsidR="00C73B68" w:rsidRPr="00630E6A" w:rsidRDefault="00696C27" w:rsidP="00F406C7">
      <w:pPr>
        <w:pStyle w:val="Style1"/>
        <w:rPr>
          <w:b/>
        </w:rPr>
      </w:pPr>
      <w:r>
        <w:t>6</w:t>
      </w:r>
      <w:r w:rsidR="00566066" w:rsidRPr="00630E6A">
        <w:tab/>
      </w:r>
      <w:r w:rsidR="001E4C45">
        <w:t>Monitoring and reporting</w:t>
      </w:r>
    </w:p>
    <w:p w14:paraId="2D0289FB" w14:textId="55743DBF" w:rsidR="00F07AB3" w:rsidRDefault="00F07AB3" w:rsidP="00F07AB3"/>
    <w:p w14:paraId="38F201CE" w14:textId="280217DF" w:rsidR="00067243" w:rsidRPr="00082185" w:rsidRDefault="00B85337" w:rsidP="00F944B9">
      <w:pPr>
        <w:pStyle w:val="Heading3"/>
        <w:rPr>
          <w:caps/>
        </w:rPr>
      </w:pPr>
      <w:r w:rsidRPr="00082185">
        <w:t xml:space="preserve">6.1 </w:t>
      </w:r>
      <w:r w:rsidR="00067243" w:rsidRPr="00082185">
        <w:t xml:space="preserve">Deliverables </w:t>
      </w:r>
      <w:r w:rsidR="00985037">
        <w:tab/>
      </w:r>
    </w:p>
    <w:p w14:paraId="373C1108" w14:textId="368EBCDC" w:rsidR="00067243" w:rsidRDefault="00067243" w:rsidP="00067243">
      <w:pPr>
        <w:rPr>
          <w:rFonts w:cs="Arial"/>
          <w:i/>
        </w:rPr>
      </w:pPr>
      <w:r>
        <w:rPr>
          <w:rFonts w:cs="Arial"/>
          <w:i/>
        </w:rPr>
        <w:t>List and describe the</w:t>
      </w:r>
      <w:r w:rsidRPr="00A32E92">
        <w:rPr>
          <w:rFonts w:cs="Arial"/>
          <w:i/>
        </w:rPr>
        <w:t xml:space="preserve"> </w:t>
      </w:r>
      <w:r>
        <w:rPr>
          <w:rFonts w:cs="Arial"/>
          <w:i/>
        </w:rPr>
        <w:t>milestones and deliverables (i.e. outputs)</w:t>
      </w:r>
      <w:r w:rsidRPr="00A32E92">
        <w:rPr>
          <w:rFonts w:cs="Arial"/>
          <w:i/>
        </w:rPr>
        <w:t xml:space="preserve"> </w:t>
      </w:r>
      <w:r>
        <w:rPr>
          <w:rFonts w:cs="Arial"/>
          <w:i/>
        </w:rPr>
        <w:t>that will be produced to achieve the project’s</w:t>
      </w:r>
      <w:r w:rsidRPr="00A32E92">
        <w:rPr>
          <w:rFonts w:cs="Arial"/>
          <w:i/>
        </w:rPr>
        <w:t xml:space="preserve"> objectives</w:t>
      </w:r>
      <w:r w:rsidR="00742AC6">
        <w:rPr>
          <w:rFonts w:cs="Arial"/>
          <w:i/>
        </w:rPr>
        <w:t>,</w:t>
      </w:r>
      <w:r>
        <w:rPr>
          <w:rFonts w:cs="Arial"/>
          <w:i/>
        </w:rPr>
        <w:t xml:space="preserve"> and their due dates</w:t>
      </w:r>
      <w:r w:rsidRPr="00A32E92">
        <w:rPr>
          <w:rFonts w:cs="Arial"/>
          <w:i/>
        </w:rPr>
        <w:t>.</w:t>
      </w:r>
      <w:r>
        <w:rPr>
          <w:rFonts w:cs="Arial"/>
          <w:i/>
        </w:rPr>
        <w:t xml:space="preserve"> </w:t>
      </w:r>
      <w:r>
        <w:rPr>
          <w:i/>
          <w:iCs/>
        </w:rPr>
        <w:t>Required planning and reporting deliverables are pre-filled.</w:t>
      </w:r>
      <w:r w:rsidRPr="00000799">
        <w:rPr>
          <w:i/>
          <w:iCs/>
        </w:rPr>
        <w:t xml:space="preserve"> </w:t>
      </w:r>
      <w:r>
        <w:rPr>
          <w:i/>
          <w:iCs/>
        </w:rPr>
        <w:t>Add/remove</w:t>
      </w:r>
      <w:r w:rsidRPr="00000799">
        <w:rPr>
          <w:i/>
          <w:iCs/>
        </w:rPr>
        <w:t xml:space="preserve"> rows as required.</w:t>
      </w:r>
    </w:p>
    <w:p w14:paraId="1666278A" w14:textId="77777777" w:rsidR="00067243" w:rsidRDefault="00067243" w:rsidP="00067243">
      <w:pPr>
        <w:rPr>
          <w:rFonts w:cs="Arial"/>
          <w:i/>
        </w:rPr>
      </w:pPr>
    </w:p>
    <w:p w14:paraId="6807A57C" w14:textId="77777777" w:rsidR="00067243" w:rsidRPr="00A950DD" w:rsidRDefault="00067243" w:rsidP="00067243">
      <w:pPr>
        <w:spacing w:after="240"/>
        <w:rPr>
          <w:rFonts w:cs="Arial"/>
          <w:i/>
          <w:sz w:val="20"/>
          <w:szCs w:val="20"/>
        </w:rPr>
      </w:pPr>
      <w:r w:rsidRPr="0081395F">
        <w:rPr>
          <w:rFonts w:cs="Arial"/>
          <w:i/>
          <w:sz w:val="20"/>
          <w:szCs w:val="20"/>
        </w:rPr>
        <w:t>Note that all project activities must be completed by 15 October 2026 with final reporting completed by 6 November 2026.</w:t>
      </w:r>
    </w:p>
    <w:tbl>
      <w:tblPr>
        <w:tblStyle w:val="TableGrid"/>
        <w:tblW w:w="9686" w:type="dxa"/>
        <w:tblLayout w:type="fixed"/>
        <w:tblLook w:val="04A0" w:firstRow="1" w:lastRow="0" w:firstColumn="1" w:lastColumn="0" w:noHBand="0" w:noVBand="1"/>
      </w:tblPr>
      <w:tblGrid>
        <w:gridCol w:w="530"/>
        <w:gridCol w:w="2159"/>
        <w:gridCol w:w="5670"/>
        <w:gridCol w:w="1327"/>
      </w:tblGrid>
      <w:tr w:rsidR="00067243" w:rsidRPr="00D739E5" w14:paraId="4A42765D" w14:textId="77777777" w:rsidTr="0002539A">
        <w:trPr>
          <w:trHeight w:val="302"/>
        </w:trPr>
        <w:tc>
          <w:tcPr>
            <w:tcW w:w="530" w:type="dxa"/>
            <w:shd w:val="clear" w:color="auto" w:fill="D9EFF8" w:themeFill="text2" w:themeFillTint="33"/>
          </w:tcPr>
          <w:p w14:paraId="08646369" w14:textId="77777777" w:rsidR="00067243" w:rsidRPr="00273A6D" w:rsidRDefault="00067243">
            <w:pPr>
              <w:spacing w:before="40" w:after="40"/>
              <w:rPr>
                <w:rFonts w:cs="Arial"/>
                <w:b/>
                <w:bCs/>
                <w:color w:val="000000"/>
                <w:sz w:val="20"/>
              </w:rPr>
            </w:pPr>
            <w:r w:rsidRPr="00273A6D">
              <w:rPr>
                <w:rFonts w:cs="Arial"/>
                <w:b/>
                <w:bCs/>
                <w:color w:val="000000"/>
                <w:sz w:val="20"/>
              </w:rPr>
              <w:t>ID</w:t>
            </w:r>
          </w:p>
        </w:tc>
        <w:tc>
          <w:tcPr>
            <w:tcW w:w="2159" w:type="dxa"/>
            <w:shd w:val="clear" w:color="auto" w:fill="D9EFF8" w:themeFill="text2" w:themeFillTint="33"/>
          </w:tcPr>
          <w:p w14:paraId="0E467310" w14:textId="5718DF7E" w:rsidR="00067243" w:rsidRPr="00273A6D" w:rsidRDefault="00FA5376">
            <w:pPr>
              <w:spacing w:before="40" w:after="40"/>
              <w:rPr>
                <w:rFonts w:cs="Arial"/>
                <w:b/>
                <w:bCs/>
                <w:color w:val="000000"/>
                <w:sz w:val="20"/>
              </w:rPr>
            </w:pPr>
            <w:r w:rsidRPr="00273A6D">
              <w:rPr>
                <w:rFonts w:cs="Arial"/>
                <w:b/>
                <w:bCs/>
                <w:color w:val="000000"/>
                <w:sz w:val="20"/>
              </w:rPr>
              <w:t xml:space="preserve">Milestones &amp; </w:t>
            </w:r>
            <w:r w:rsidR="00067243" w:rsidRPr="00273A6D">
              <w:rPr>
                <w:rFonts w:cs="Arial"/>
                <w:b/>
                <w:bCs/>
                <w:color w:val="000000"/>
                <w:sz w:val="20"/>
              </w:rPr>
              <w:t>Deliverables</w:t>
            </w:r>
          </w:p>
        </w:tc>
        <w:tc>
          <w:tcPr>
            <w:tcW w:w="5670" w:type="dxa"/>
            <w:shd w:val="clear" w:color="auto" w:fill="D9EFF8" w:themeFill="text2" w:themeFillTint="33"/>
          </w:tcPr>
          <w:p w14:paraId="3FB8DDF7" w14:textId="77777777" w:rsidR="00067243" w:rsidRPr="00273A6D" w:rsidRDefault="00067243">
            <w:pPr>
              <w:spacing w:before="40" w:after="40"/>
              <w:rPr>
                <w:rFonts w:cs="Arial"/>
                <w:b/>
                <w:bCs/>
                <w:color w:val="000000"/>
                <w:sz w:val="20"/>
              </w:rPr>
            </w:pPr>
            <w:r w:rsidRPr="00273A6D">
              <w:rPr>
                <w:rFonts w:cs="Arial"/>
                <w:b/>
                <w:bCs/>
                <w:color w:val="000000"/>
                <w:sz w:val="20"/>
              </w:rPr>
              <w:t xml:space="preserve">Description </w:t>
            </w:r>
          </w:p>
        </w:tc>
        <w:tc>
          <w:tcPr>
            <w:tcW w:w="1327" w:type="dxa"/>
            <w:shd w:val="clear" w:color="auto" w:fill="D9EFF8" w:themeFill="text2" w:themeFillTint="33"/>
          </w:tcPr>
          <w:p w14:paraId="32282C91" w14:textId="77777777" w:rsidR="00067243" w:rsidRPr="00273A6D" w:rsidRDefault="00067243">
            <w:pPr>
              <w:spacing w:before="40" w:after="40"/>
              <w:rPr>
                <w:rFonts w:cs="Arial"/>
                <w:b/>
                <w:bCs/>
                <w:color w:val="000000"/>
                <w:sz w:val="20"/>
              </w:rPr>
            </w:pPr>
            <w:r w:rsidRPr="00273A6D">
              <w:rPr>
                <w:rFonts w:cs="Arial"/>
                <w:b/>
                <w:bCs/>
                <w:color w:val="000000"/>
                <w:sz w:val="20"/>
              </w:rPr>
              <w:t>Due date</w:t>
            </w:r>
          </w:p>
        </w:tc>
      </w:tr>
      <w:tr w:rsidR="00067243" w:rsidRPr="00D739E5" w14:paraId="096B78DD" w14:textId="77777777" w:rsidTr="0002539A">
        <w:trPr>
          <w:trHeight w:val="738"/>
        </w:trPr>
        <w:tc>
          <w:tcPr>
            <w:tcW w:w="530" w:type="dxa"/>
          </w:tcPr>
          <w:p w14:paraId="72C3B6C2" w14:textId="18F3D38E" w:rsidR="00067243" w:rsidRPr="00273A6D" w:rsidRDefault="00726F4C">
            <w:pPr>
              <w:spacing w:before="40" w:after="40"/>
              <w:rPr>
                <w:rFonts w:cs="Arial"/>
                <w:color w:val="000000"/>
                <w:sz w:val="20"/>
              </w:rPr>
            </w:pPr>
            <w:r w:rsidRPr="00273A6D">
              <w:rPr>
                <w:rFonts w:cs="Arial"/>
                <w:color w:val="000000"/>
                <w:sz w:val="20"/>
              </w:rPr>
              <w:t>1</w:t>
            </w:r>
          </w:p>
        </w:tc>
        <w:tc>
          <w:tcPr>
            <w:tcW w:w="2159" w:type="dxa"/>
          </w:tcPr>
          <w:p w14:paraId="59471CAC" w14:textId="77777777" w:rsidR="00067243" w:rsidRPr="00273A6D" w:rsidRDefault="00067243">
            <w:pPr>
              <w:spacing w:before="40" w:after="40"/>
              <w:rPr>
                <w:rFonts w:cs="Arial"/>
                <w:color w:val="000000"/>
                <w:sz w:val="20"/>
                <w:highlight w:val="yellow"/>
              </w:rPr>
            </w:pPr>
            <w:r w:rsidRPr="00273A6D">
              <w:rPr>
                <w:rFonts w:cs="Arial"/>
                <w:color w:val="000000"/>
                <w:sz w:val="20"/>
              </w:rPr>
              <w:t>Traditional Owner Communications and Engagement Plan</w:t>
            </w:r>
          </w:p>
        </w:tc>
        <w:tc>
          <w:tcPr>
            <w:tcW w:w="5670" w:type="dxa"/>
          </w:tcPr>
          <w:p w14:paraId="1823D76A" w14:textId="77777777" w:rsidR="00067243" w:rsidRPr="00273A6D" w:rsidRDefault="00067243">
            <w:pPr>
              <w:spacing w:before="40" w:after="40"/>
              <w:rPr>
                <w:rFonts w:cs="Arial"/>
                <w:color w:val="000000"/>
                <w:sz w:val="20"/>
              </w:rPr>
            </w:pPr>
            <w:r w:rsidRPr="00273A6D">
              <w:rPr>
                <w:rFonts w:cs="Arial"/>
                <w:color w:val="000000"/>
                <w:sz w:val="20"/>
              </w:rPr>
              <w:t>Provide a brief outline of the purpose and plans for communications and engagement and the intended outcomes. Template provided.</w:t>
            </w:r>
          </w:p>
        </w:tc>
        <w:tc>
          <w:tcPr>
            <w:tcW w:w="1327" w:type="dxa"/>
          </w:tcPr>
          <w:p w14:paraId="320BCAAF" w14:textId="77777777" w:rsidR="00067243" w:rsidRPr="00273A6D" w:rsidRDefault="00067243">
            <w:pPr>
              <w:spacing w:before="40" w:after="40"/>
              <w:rPr>
                <w:rFonts w:cs="Arial"/>
                <w:color w:val="000000"/>
                <w:sz w:val="20"/>
                <w:highlight w:val="yellow"/>
              </w:rPr>
            </w:pPr>
            <w:r w:rsidRPr="00273A6D">
              <w:rPr>
                <w:rFonts w:cs="Arial"/>
                <w:color w:val="000000"/>
                <w:sz w:val="20"/>
              </w:rPr>
              <w:t>15 November 2025</w:t>
            </w:r>
          </w:p>
        </w:tc>
      </w:tr>
      <w:tr w:rsidR="00AC2F8B" w:rsidRPr="00D739E5" w14:paraId="44050608" w14:textId="77777777" w:rsidTr="0002539A">
        <w:trPr>
          <w:trHeight w:val="738"/>
        </w:trPr>
        <w:tc>
          <w:tcPr>
            <w:tcW w:w="530" w:type="dxa"/>
          </w:tcPr>
          <w:p w14:paraId="20ACC224" w14:textId="30C8ABAB" w:rsidR="00AC2F8B" w:rsidRPr="00273A6D" w:rsidRDefault="00AC2F8B">
            <w:pPr>
              <w:spacing w:before="40" w:after="40"/>
              <w:rPr>
                <w:rFonts w:cs="Arial"/>
                <w:color w:val="000000"/>
                <w:sz w:val="20"/>
              </w:rPr>
            </w:pPr>
            <w:r>
              <w:rPr>
                <w:rFonts w:cs="Arial"/>
                <w:color w:val="000000"/>
                <w:sz w:val="20"/>
              </w:rPr>
              <w:t>2</w:t>
            </w:r>
          </w:p>
        </w:tc>
        <w:tc>
          <w:tcPr>
            <w:tcW w:w="2159" w:type="dxa"/>
          </w:tcPr>
          <w:p w14:paraId="1EA0AF41" w14:textId="71B48305" w:rsidR="00AC2F8B" w:rsidRPr="00273A6D" w:rsidRDefault="00BF5BB8">
            <w:pPr>
              <w:spacing w:before="40" w:after="40"/>
              <w:rPr>
                <w:rFonts w:cs="Arial"/>
                <w:color w:val="000000"/>
                <w:sz w:val="20"/>
              </w:rPr>
            </w:pPr>
            <w:r>
              <w:rPr>
                <w:rFonts w:cs="Arial"/>
                <w:color w:val="000000"/>
                <w:sz w:val="20"/>
              </w:rPr>
              <w:t>Initial meetings with TO Groups</w:t>
            </w:r>
          </w:p>
        </w:tc>
        <w:tc>
          <w:tcPr>
            <w:tcW w:w="5670" w:type="dxa"/>
          </w:tcPr>
          <w:p w14:paraId="157011BB" w14:textId="0607B71C" w:rsidR="00AC2F8B" w:rsidRPr="00273A6D" w:rsidRDefault="00BF5BB8">
            <w:pPr>
              <w:spacing w:before="40" w:after="40"/>
              <w:rPr>
                <w:rFonts w:cs="Arial"/>
                <w:color w:val="000000"/>
                <w:sz w:val="20"/>
              </w:rPr>
            </w:pPr>
            <w:r>
              <w:rPr>
                <w:rFonts w:cs="Arial"/>
                <w:color w:val="000000"/>
                <w:sz w:val="20"/>
              </w:rPr>
              <w:t>Meeting during November COTS workshop to develop</w:t>
            </w:r>
            <w:r w:rsidR="00B37A9D">
              <w:rPr>
                <w:rFonts w:cs="Arial"/>
                <w:color w:val="000000"/>
                <w:sz w:val="20"/>
              </w:rPr>
              <w:t xml:space="preserve"> plan for integration of outputs</w:t>
            </w:r>
          </w:p>
        </w:tc>
        <w:tc>
          <w:tcPr>
            <w:tcW w:w="1327" w:type="dxa"/>
          </w:tcPr>
          <w:p w14:paraId="0764E07E" w14:textId="3E315CDC" w:rsidR="00AC2F8B" w:rsidRPr="00273A6D" w:rsidRDefault="004C575B">
            <w:pPr>
              <w:spacing w:before="40" w:after="40"/>
              <w:rPr>
                <w:rFonts w:cs="Arial"/>
                <w:color w:val="000000"/>
                <w:sz w:val="20"/>
              </w:rPr>
            </w:pPr>
            <w:r>
              <w:rPr>
                <w:rFonts w:cs="Arial"/>
                <w:color w:val="000000"/>
                <w:sz w:val="20"/>
              </w:rPr>
              <w:t>TBA November/December</w:t>
            </w:r>
          </w:p>
        </w:tc>
      </w:tr>
      <w:tr w:rsidR="000D2D45" w:rsidRPr="00D739E5" w14:paraId="28C3EFBA" w14:textId="77777777" w:rsidTr="0002539A">
        <w:trPr>
          <w:trHeight w:val="302"/>
        </w:trPr>
        <w:tc>
          <w:tcPr>
            <w:tcW w:w="530" w:type="dxa"/>
          </w:tcPr>
          <w:p w14:paraId="7B086F3A" w14:textId="1C5A6CDD" w:rsidR="000D2D45" w:rsidRPr="00273A6D" w:rsidRDefault="000D2D45" w:rsidP="000D2D45">
            <w:pPr>
              <w:spacing w:before="40" w:after="40"/>
              <w:rPr>
                <w:rFonts w:cs="Arial"/>
                <w:color w:val="000000"/>
                <w:sz w:val="20"/>
              </w:rPr>
            </w:pPr>
            <w:r w:rsidRPr="00273A6D">
              <w:rPr>
                <w:rFonts w:cs="Arial"/>
                <w:color w:val="000000"/>
                <w:sz w:val="20"/>
              </w:rPr>
              <w:t>2</w:t>
            </w:r>
          </w:p>
        </w:tc>
        <w:tc>
          <w:tcPr>
            <w:tcW w:w="2159" w:type="dxa"/>
          </w:tcPr>
          <w:p w14:paraId="0DA00613" w14:textId="1A53E58D" w:rsidR="000D2D45" w:rsidRPr="00273A6D" w:rsidRDefault="000D2D45" w:rsidP="000D2D45">
            <w:pPr>
              <w:spacing w:before="40" w:after="40"/>
              <w:rPr>
                <w:rFonts w:cs="Arial"/>
                <w:color w:val="000000"/>
                <w:sz w:val="20"/>
                <w:highlight w:val="yellow"/>
              </w:rPr>
            </w:pPr>
            <w:r w:rsidRPr="27A7E6B3">
              <w:rPr>
                <w:rFonts w:cs="Arial"/>
                <w:color w:val="000000" w:themeColor="text1"/>
                <w:sz w:val="20"/>
              </w:rPr>
              <w:t>Prototype workflow for Habitat Suitability Model</w:t>
            </w:r>
          </w:p>
        </w:tc>
        <w:tc>
          <w:tcPr>
            <w:tcW w:w="5670" w:type="dxa"/>
          </w:tcPr>
          <w:p w14:paraId="7488A24C" w14:textId="77777777" w:rsidR="000D2D45" w:rsidRPr="00345552" w:rsidRDefault="000D2D45" w:rsidP="000D2D45">
            <w:pPr>
              <w:rPr>
                <w:rFonts w:ascii="Times New Roman" w:hAnsi="Times New Roman"/>
              </w:rPr>
            </w:pPr>
            <w:r w:rsidRPr="00345552">
              <w:t>Establish an initial computational workflow for predictive habitat suitability modelling</w:t>
            </w:r>
          </w:p>
          <w:p w14:paraId="4F15C012" w14:textId="1F9A10F1" w:rsidR="000D2D45" w:rsidRPr="00273A6D" w:rsidRDefault="000D2D45" w:rsidP="000D2D45">
            <w:pPr>
              <w:spacing w:before="40" w:after="40"/>
              <w:rPr>
                <w:rFonts w:cs="Arial"/>
                <w:color w:val="000000"/>
                <w:sz w:val="20"/>
                <w:highlight w:val="yellow"/>
              </w:rPr>
            </w:pPr>
          </w:p>
        </w:tc>
        <w:tc>
          <w:tcPr>
            <w:tcW w:w="1327" w:type="dxa"/>
          </w:tcPr>
          <w:p w14:paraId="10766316" w14:textId="38C73904" w:rsidR="000D2D45" w:rsidRPr="00273A6D" w:rsidRDefault="000D2D45" w:rsidP="000D2D45">
            <w:pPr>
              <w:spacing w:before="40" w:after="40"/>
              <w:rPr>
                <w:rFonts w:cs="Arial"/>
                <w:color w:val="000000"/>
                <w:sz w:val="20"/>
                <w:highlight w:val="yellow"/>
              </w:rPr>
            </w:pPr>
            <w:r w:rsidRPr="00345552">
              <w:rPr>
                <w:rFonts w:cs="Arial"/>
                <w:color w:val="000000"/>
                <w:sz w:val="20"/>
              </w:rPr>
              <w:t>15 Dec 2025</w:t>
            </w:r>
          </w:p>
        </w:tc>
      </w:tr>
      <w:tr w:rsidR="00915111" w:rsidRPr="00D739E5" w14:paraId="6D8AD242" w14:textId="77777777" w:rsidTr="007C3972">
        <w:trPr>
          <w:trHeight w:val="302"/>
        </w:trPr>
        <w:tc>
          <w:tcPr>
            <w:tcW w:w="530" w:type="dxa"/>
          </w:tcPr>
          <w:p w14:paraId="3DBBB14B" w14:textId="6850ED5E" w:rsidR="00915111" w:rsidRPr="00273A6D" w:rsidRDefault="00915111" w:rsidP="00915111">
            <w:pPr>
              <w:spacing w:before="40" w:after="40"/>
              <w:rPr>
                <w:rFonts w:cs="Arial"/>
                <w:color w:val="000000"/>
                <w:sz w:val="20"/>
              </w:rPr>
            </w:pPr>
            <w:r>
              <w:rPr>
                <w:rFonts w:cs="Arial"/>
                <w:color w:val="000000"/>
                <w:sz w:val="20"/>
              </w:rPr>
              <w:t>3</w:t>
            </w:r>
          </w:p>
        </w:tc>
        <w:tc>
          <w:tcPr>
            <w:tcW w:w="2159" w:type="dxa"/>
            <w:tcBorders>
              <w:top w:val="single" w:sz="6" w:space="0" w:color="808080"/>
              <w:left w:val="single" w:sz="6" w:space="0" w:color="808080"/>
              <w:bottom w:val="single" w:sz="6" w:space="0" w:color="808080"/>
              <w:right w:val="single" w:sz="6" w:space="0" w:color="808080"/>
            </w:tcBorders>
          </w:tcPr>
          <w:p w14:paraId="648D64E8" w14:textId="781C7E9C" w:rsidR="00915111" w:rsidRPr="27A7E6B3" w:rsidRDefault="00915111" w:rsidP="00915111">
            <w:pPr>
              <w:spacing w:before="40" w:after="40"/>
              <w:rPr>
                <w:rFonts w:cs="Arial"/>
                <w:color w:val="000000" w:themeColor="text1"/>
                <w:sz w:val="20"/>
              </w:rPr>
            </w:pPr>
            <w:r>
              <w:rPr>
                <w:rStyle w:val="normaltextrun"/>
                <w:rFonts w:eastAsiaTheme="majorEastAsia" w:cs="Arial"/>
                <w:color w:val="000000"/>
                <w:sz w:val="20"/>
              </w:rPr>
              <w:t>Initial fine scale connectivity networks</w:t>
            </w:r>
            <w:r>
              <w:rPr>
                <w:rStyle w:val="eop"/>
                <w:rFonts w:cs="Arial"/>
                <w:color w:val="000000"/>
                <w:sz w:val="20"/>
              </w:rPr>
              <w:t> </w:t>
            </w:r>
          </w:p>
        </w:tc>
        <w:tc>
          <w:tcPr>
            <w:tcW w:w="5670" w:type="dxa"/>
            <w:tcBorders>
              <w:top w:val="single" w:sz="6" w:space="0" w:color="808080"/>
              <w:left w:val="single" w:sz="6" w:space="0" w:color="808080"/>
              <w:bottom w:val="single" w:sz="6" w:space="0" w:color="808080"/>
              <w:right w:val="single" w:sz="6" w:space="0" w:color="808080"/>
            </w:tcBorders>
          </w:tcPr>
          <w:p w14:paraId="78320E25" w14:textId="77777777" w:rsidR="00915111" w:rsidRPr="007C3972" w:rsidRDefault="00915111" w:rsidP="00915111">
            <w:pPr>
              <w:pStyle w:val="paragraph"/>
              <w:spacing w:before="0" w:beforeAutospacing="0" w:after="0" w:afterAutospacing="0"/>
              <w:textAlignment w:val="baseline"/>
              <w:divId w:val="1285889653"/>
              <w:rPr>
                <w:rFonts w:ascii="Segoe UI" w:hAnsi="Segoe UI" w:cs="Segoe UI"/>
                <w:sz w:val="16"/>
                <w:szCs w:val="16"/>
              </w:rPr>
            </w:pPr>
            <w:r w:rsidRPr="007C3972">
              <w:rPr>
                <w:rStyle w:val="normaltextrun"/>
                <w:rFonts w:ascii="Arial" w:eastAsiaTheme="majorEastAsia" w:hAnsi="Arial" w:cs="Arial"/>
                <w:sz w:val="20"/>
                <w:szCs w:val="20"/>
              </w:rPr>
              <w:t>Develop preliminary fine-scale connectivity networks for critical reef clusters</w:t>
            </w:r>
            <w:r w:rsidRPr="007C3972">
              <w:rPr>
                <w:rStyle w:val="eop"/>
                <w:rFonts w:ascii="Arial" w:hAnsi="Arial" w:cs="Arial"/>
                <w:sz w:val="20"/>
                <w:szCs w:val="20"/>
              </w:rPr>
              <w:t> </w:t>
            </w:r>
          </w:p>
          <w:p w14:paraId="1F65103E" w14:textId="33559BCD" w:rsidR="00915111" w:rsidRPr="00345552" w:rsidRDefault="00915111" w:rsidP="00915111">
            <w:r>
              <w:rPr>
                <w:rStyle w:val="eop"/>
                <w:rFonts w:cs="Arial"/>
                <w:color w:val="000000"/>
                <w:sz w:val="20"/>
              </w:rPr>
              <w:t> </w:t>
            </w:r>
          </w:p>
        </w:tc>
        <w:tc>
          <w:tcPr>
            <w:tcW w:w="1327" w:type="dxa"/>
            <w:tcBorders>
              <w:top w:val="single" w:sz="6" w:space="0" w:color="808080"/>
              <w:left w:val="single" w:sz="6" w:space="0" w:color="808080"/>
              <w:bottom w:val="single" w:sz="6" w:space="0" w:color="808080"/>
              <w:right w:val="single" w:sz="6" w:space="0" w:color="808080"/>
            </w:tcBorders>
          </w:tcPr>
          <w:p w14:paraId="032CECF3" w14:textId="7646D2C6" w:rsidR="00915111" w:rsidRPr="00345552" w:rsidRDefault="00915111" w:rsidP="00915111">
            <w:pPr>
              <w:spacing w:before="40" w:after="40"/>
              <w:rPr>
                <w:rFonts w:cs="Arial"/>
                <w:color w:val="000000"/>
                <w:sz w:val="20"/>
              </w:rPr>
            </w:pPr>
            <w:r>
              <w:rPr>
                <w:rStyle w:val="normaltextrun"/>
                <w:rFonts w:eastAsiaTheme="majorEastAsia" w:cs="Arial"/>
                <w:color w:val="000000"/>
                <w:sz w:val="20"/>
              </w:rPr>
              <w:t>15 January 2026</w:t>
            </w:r>
            <w:r>
              <w:rPr>
                <w:rStyle w:val="eop"/>
                <w:rFonts w:cs="Arial"/>
                <w:color w:val="000000"/>
                <w:sz w:val="20"/>
              </w:rPr>
              <w:t> </w:t>
            </w:r>
          </w:p>
        </w:tc>
      </w:tr>
      <w:tr w:rsidR="00915111" w:rsidRPr="00D739E5" w14:paraId="0AE4A16B" w14:textId="77777777" w:rsidTr="0002539A">
        <w:trPr>
          <w:trHeight w:val="514"/>
        </w:trPr>
        <w:tc>
          <w:tcPr>
            <w:tcW w:w="530" w:type="dxa"/>
          </w:tcPr>
          <w:p w14:paraId="2C451E4A" w14:textId="0BE6DDE5" w:rsidR="00915111" w:rsidRDefault="00915111" w:rsidP="00915111">
            <w:pPr>
              <w:spacing w:before="40" w:after="40"/>
              <w:rPr>
                <w:rFonts w:cs="Arial"/>
                <w:color w:val="000000"/>
                <w:sz w:val="20"/>
              </w:rPr>
            </w:pPr>
            <w:r>
              <w:rPr>
                <w:rFonts w:cs="Arial"/>
                <w:color w:val="000000"/>
                <w:sz w:val="20"/>
              </w:rPr>
              <w:t>4</w:t>
            </w:r>
          </w:p>
        </w:tc>
        <w:tc>
          <w:tcPr>
            <w:tcW w:w="2159" w:type="dxa"/>
          </w:tcPr>
          <w:p w14:paraId="72A7B7D9" w14:textId="003D2BCC" w:rsidR="00915111" w:rsidRPr="00273A6D" w:rsidRDefault="00915111" w:rsidP="00915111">
            <w:pPr>
              <w:spacing w:before="40" w:after="40"/>
              <w:rPr>
                <w:rFonts w:cs="Arial"/>
                <w:color w:val="000000"/>
                <w:sz w:val="20"/>
              </w:rPr>
            </w:pPr>
            <w:r w:rsidRPr="00345552">
              <w:rPr>
                <w:rFonts w:cs="Arial"/>
                <w:color w:val="000000"/>
                <w:sz w:val="20"/>
              </w:rPr>
              <w:t>Workshop with GBRMPA</w:t>
            </w:r>
          </w:p>
        </w:tc>
        <w:tc>
          <w:tcPr>
            <w:tcW w:w="5670" w:type="dxa"/>
          </w:tcPr>
          <w:p w14:paraId="45C5ED5A" w14:textId="77777777" w:rsidR="00915111" w:rsidRPr="00345552" w:rsidRDefault="00915111" w:rsidP="00915111">
            <w:pPr>
              <w:rPr>
                <w:rFonts w:ascii="Times New Roman" w:hAnsi="Times New Roman"/>
              </w:rPr>
            </w:pPr>
            <w:r w:rsidRPr="00345552">
              <w:t>Engagement to refine methods, gather feedback, and discuss practical application scenarios with GBRMPA stakeholders</w:t>
            </w:r>
          </w:p>
          <w:p w14:paraId="2744FE2A" w14:textId="77777777" w:rsidR="00915111" w:rsidRPr="00273A6D" w:rsidRDefault="00915111" w:rsidP="00915111">
            <w:pPr>
              <w:spacing w:before="40" w:after="40"/>
              <w:rPr>
                <w:rFonts w:cs="Arial"/>
                <w:color w:val="000000"/>
                <w:sz w:val="20"/>
              </w:rPr>
            </w:pPr>
          </w:p>
        </w:tc>
        <w:tc>
          <w:tcPr>
            <w:tcW w:w="1327" w:type="dxa"/>
          </w:tcPr>
          <w:p w14:paraId="1CD74E54" w14:textId="552F7109" w:rsidR="00915111" w:rsidRPr="00273A6D" w:rsidRDefault="00915111" w:rsidP="00915111">
            <w:pPr>
              <w:spacing w:before="40" w:after="40"/>
              <w:rPr>
                <w:rFonts w:cs="Arial"/>
                <w:color w:val="000000"/>
                <w:sz w:val="20"/>
              </w:rPr>
            </w:pPr>
            <w:r w:rsidRPr="00345552">
              <w:rPr>
                <w:rFonts w:cs="Arial"/>
                <w:color w:val="000000"/>
                <w:sz w:val="20"/>
              </w:rPr>
              <w:t>30 January 2026</w:t>
            </w:r>
          </w:p>
        </w:tc>
      </w:tr>
      <w:tr w:rsidR="00915111" w:rsidRPr="00D739E5" w14:paraId="419BF8DF" w14:textId="77777777" w:rsidTr="0002539A">
        <w:trPr>
          <w:trHeight w:val="514"/>
        </w:trPr>
        <w:tc>
          <w:tcPr>
            <w:tcW w:w="530" w:type="dxa"/>
          </w:tcPr>
          <w:p w14:paraId="23492E3B" w14:textId="32DB4367" w:rsidR="00915111" w:rsidRPr="00273A6D" w:rsidRDefault="00915111" w:rsidP="00915111">
            <w:pPr>
              <w:spacing w:before="40" w:after="40"/>
              <w:rPr>
                <w:rFonts w:cs="Arial"/>
                <w:color w:val="000000"/>
                <w:sz w:val="20"/>
              </w:rPr>
            </w:pPr>
            <w:r>
              <w:rPr>
                <w:rFonts w:cs="Arial"/>
                <w:color w:val="000000"/>
                <w:sz w:val="20"/>
              </w:rPr>
              <w:t>5</w:t>
            </w:r>
          </w:p>
        </w:tc>
        <w:tc>
          <w:tcPr>
            <w:tcW w:w="2159" w:type="dxa"/>
          </w:tcPr>
          <w:p w14:paraId="497F64A6" w14:textId="77777777" w:rsidR="00915111" w:rsidRPr="00273A6D" w:rsidRDefault="00915111" w:rsidP="00915111">
            <w:pPr>
              <w:spacing w:before="40" w:after="40"/>
              <w:rPr>
                <w:rFonts w:cs="Arial"/>
                <w:color w:val="000000"/>
                <w:sz w:val="20"/>
              </w:rPr>
            </w:pPr>
            <w:r w:rsidRPr="00273A6D">
              <w:rPr>
                <w:rFonts w:cs="Arial"/>
                <w:color w:val="000000"/>
                <w:sz w:val="20"/>
              </w:rPr>
              <w:t xml:space="preserve">Progress Report </w:t>
            </w:r>
          </w:p>
        </w:tc>
        <w:tc>
          <w:tcPr>
            <w:tcW w:w="5670" w:type="dxa"/>
          </w:tcPr>
          <w:p w14:paraId="37451EA1" w14:textId="77E7C2E2" w:rsidR="00915111" w:rsidRPr="00273A6D" w:rsidRDefault="00915111" w:rsidP="00915111">
            <w:pPr>
              <w:spacing w:before="40" w:after="40"/>
              <w:rPr>
                <w:rFonts w:cs="Arial"/>
                <w:color w:val="000000"/>
                <w:sz w:val="20"/>
              </w:rPr>
            </w:pPr>
            <w:r w:rsidRPr="00273A6D">
              <w:rPr>
                <w:rFonts w:cs="Arial"/>
                <w:color w:val="000000"/>
                <w:sz w:val="20"/>
              </w:rPr>
              <w:t>Provide a progress report (internal) on project delivery. Template provided.</w:t>
            </w:r>
          </w:p>
        </w:tc>
        <w:tc>
          <w:tcPr>
            <w:tcW w:w="1327" w:type="dxa"/>
          </w:tcPr>
          <w:p w14:paraId="71B4D6A9" w14:textId="77777777" w:rsidR="00915111" w:rsidRPr="00273A6D" w:rsidRDefault="00915111" w:rsidP="00915111">
            <w:pPr>
              <w:spacing w:before="40" w:after="40"/>
              <w:rPr>
                <w:rFonts w:cs="Arial"/>
                <w:color w:val="000000"/>
                <w:sz w:val="20"/>
              </w:rPr>
            </w:pPr>
            <w:r w:rsidRPr="00273A6D">
              <w:rPr>
                <w:rFonts w:cs="Arial"/>
                <w:color w:val="000000"/>
                <w:sz w:val="20"/>
              </w:rPr>
              <w:t xml:space="preserve">6 February 2026 </w:t>
            </w:r>
          </w:p>
        </w:tc>
      </w:tr>
      <w:tr w:rsidR="00915111" w:rsidRPr="00D739E5" w14:paraId="399133E5" w14:textId="77777777" w:rsidTr="0002539A">
        <w:trPr>
          <w:trHeight w:val="302"/>
        </w:trPr>
        <w:tc>
          <w:tcPr>
            <w:tcW w:w="530" w:type="dxa"/>
          </w:tcPr>
          <w:p w14:paraId="17A75702" w14:textId="20B59C83" w:rsidR="00915111" w:rsidRPr="00273A6D" w:rsidRDefault="00915111" w:rsidP="00915111">
            <w:pPr>
              <w:spacing w:before="40" w:after="40"/>
              <w:rPr>
                <w:rFonts w:cs="Arial"/>
                <w:color w:val="000000"/>
                <w:sz w:val="20"/>
              </w:rPr>
            </w:pPr>
            <w:r>
              <w:rPr>
                <w:rFonts w:cs="Arial"/>
                <w:color w:val="000000"/>
                <w:sz w:val="20"/>
              </w:rPr>
              <w:t>6</w:t>
            </w:r>
          </w:p>
        </w:tc>
        <w:tc>
          <w:tcPr>
            <w:tcW w:w="2159" w:type="dxa"/>
          </w:tcPr>
          <w:p w14:paraId="09C1B2F5" w14:textId="55ADA517" w:rsidR="00915111" w:rsidRPr="00273A6D" w:rsidRDefault="00915111" w:rsidP="00915111">
            <w:pPr>
              <w:spacing w:before="40" w:after="40"/>
              <w:rPr>
                <w:rFonts w:cs="Arial"/>
                <w:color w:val="000000"/>
                <w:sz w:val="20"/>
              </w:rPr>
            </w:pPr>
            <w:r>
              <w:rPr>
                <w:rFonts w:cs="Arial"/>
                <w:color w:val="000000"/>
                <w:sz w:val="20"/>
              </w:rPr>
              <w:t>Prototype Metacommunity model framework</w:t>
            </w:r>
          </w:p>
        </w:tc>
        <w:tc>
          <w:tcPr>
            <w:tcW w:w="5670" w:type="dxa"/>
          </w:tcPr>
          <w:p w14:paraId="01A3589F" w14:textId="77777777" w:rsidR="00915111" w:rsidRDefault="00915111" w:rsidP="00915111">
            <w:pPr>
              <w:rPr>
                <w:rFonts w:ascii="Times New Roman" w:hAnsi="Times New Roman"/>
              </w:rPr>
            </w:pPr>
            <w:r>
              <w:t xml:space="preserve">Develop and document the initial </w:t>
            </w:r>
            <w:proofErr w:type="gramStart"/>
            <w:r>
              <w:t>fine-scale</w:t>
            </w:r>
            <w:proofErr w:type="gramEnd"/>
            <w:r>
              <w:t xml:space="preserve"> metacommunity model framework for a single reef cluster</w:t>
            </w:r>
          </w:p>
          <w:p w14:paraId="66FB2290" w14:textId="1923140C" w:rsidR="00915111" w:rsidRPr="00273A6D" w:rsidRDefault="00915111" w:rsidP="00915111">
            <w:pPr>
              <w:spacing w:before="40" w:after="40"/>
              <w:rPr>
                <w:rFonts w:cs="Arial"/>
                <w:color w:val="000000"/>
                <w:sz w:val="20"/>
              </w:rPr>
            </w:pPr>
          </w:p>
        </w:tc>
        <w:tc>
          <w:tcPr>
            <w:tcW w:w="1327" w:type="dxa"/>
          </w:tcPr>
          <w:p w14:paraId="4B69EC0B" w14:textId="728B8980" w:rsidR="00915111" w:rsidRPr="00273A6D" w:rsidRDefault="00915111" w:rsidP="00915111">
            <w:pPr>
              <w:spacing w:before="40" w:after="40"/>
              <w:rPr>
                <w:rFonts w:cs="Arial"/>
                <w:color w:val="000000"/>
                <w:sz w:val="20"/>
              </w:rPr>
            </w:pPr>
            <w:r>
              <w:rPr>
                <w:rFonts w:cs="Arial"/>
                <w:color w:val="000000"/>
                <w:sz w:val="20"/>
              </w:rPr>
              <w:t>28 February 2026</w:t>
            </w:r>
          </w:p>
        </w:tc>
      </w:tr>
      <w:tr w:rsidR="00B37A9D" w:rsidRPr="00D739E5" w14:paraId="29DF073E" w14:textId="77777777" w:rsidTr="0002539A">
        <w:trPr>
          <w:trHeight w:val="302"/>
        </w:trPr>
        <w:tc>
          <w:tcPr>
            <w:tcW w:w="530" w:type="dxa"/>
          </w:tcPr>
          <w:p w14:paraId="54EE57D8" w14:textId="074A8D9D" w:rsidR="00B37A9D" w:rsidRDefault="00B37A9D" w:rsidP="00915111">
            <w:pPr>
              <w:spacing w:before="40" w:after="40"/>
              <w:rPr>
                <w:rFonts w:cs="Arial"/>
                <w:color w:val="000000"/>
                <w:sz w:val="20"/>
              </w:rPr>
            </w:pPr>
            <w:r>
              <w:rPr>
                <w:rFonts w:cs="Arial"/>
                <w:color w:val="000000"/>
                <w:sz w:val="20"/>
              </w:rPr>
              <w:t>7</w:t>
            </w:r>
          </w:p>
        </w:tc>
        <w:tc>
          <w:tcPr>
            <w:tcW w:w="2159" w:type="dxa"/>
          </w:tcPr>
          <w:p w14:paraId="56ACE630" w14:textId="05C02C51" w:rsidR="00B37A9D" w:rsidRDefault="00B37A9D" w:rsidP="00915111">
            <w:pPr>
              <w:spacing w:before="40" w:after="40"/>
              <w:rPr>
                <w:rFonts w:cs="Arial"/>
                <w:color w:val="000000"/>
                <w:sz w:val="20"/>
              </w:rPr>
            </w:pPr>
            <w:r>
              <w:rPr>
                <w:rFonts w:cs="Arial"/>
                <w:color w:val="000000"/>
                <w:sz w:val="20"/>
              </w:rPr>
              <w:t xml:space="preserve">On-country trips to </w:t>
            </w:r>
            <w:r w:rsidR="001D6A99">
              <w:rPr>
                <w:rFonts w:cs="Arial"/>
                <w:color w:val="000000"/>
                <w:sz w:val="20"/>
              </w:rPr>
              <w:t>socialise outputs</w:t>
            </w:r>
          </w:p>
        </w:tc>
        <w:tc>
          <w:tcPr>
            <w:tcW w:w="5670" w:type="dxa"/>
          </w:tcPr>
          <w:p w14:paraId="4207AEC8" w14:textId="5CA941EA" w:rsidR="00B37A9D" w:rsidRPr="007C3972" w:rsidRDefault="001D6A99" w:rsidP="00915111">
            <w:pPr>
              <w:rPr>
                <w:sz w:val="20"/>
                <w:szCs w:val="18"/>
              </w:rPr>
            </w:pPr>
            <w:r w:rsidRPr="007C3972">
              <w:rPr>
                <w:sz w:val="20"/>
                <w:szCs w:val="18"/>
              </w:rPr>
              <w:t xml:space="preserve">Trips to </w:t>
            </w:r>
            <w:proofErr w:type="spellStart"/>
            <w:r w:rsidRPr="007C3972">
              <w:rPr>
                <w:sz w:val="20"/>
                <w:szCs w:val="18"/>
              </w:rPr>
              <w:t>Jabalbina</w:t>
            </w:r>
            <w:proofErr w:type="spellEnd"/>
            <w:r w:rsidRPr="007C3972">
              <w:rPr>
                <w:sz w:val="20"/>
                <w:szCs w:val="18"/>
              </w:rPr>
              <w:t xml:space="preserve"> (Mossman) and Malu Ventures (TI)</w:t>
            </w:r>
            <w:r>
              <w:rPr>
                <w:sz w:val="20"/>
                <w:szCs w:val="18"/>
              </w:rPr>
              <w:t xml:space="preserve"> to </w:t>
            </w:r>
            <w:proofErr w:type="spellStart"/>
            <w:r>
              <w:rPr>
                <w:sz w:val="20"/>
                <w:szCs w:val="18"/>
              </w:rPr>
              <w:t>showscase</w:t>
            </w:r>
            <w:proofErr w:type="spellEnd"/>
            <w:r>
              <w:rPr>
                <w:sz w:val="20"/>
                <w:szCs w:val="18"/>
              </w:rPr>
              <w:t xml:space="preserve"> outputs and field test</w:t>
            </w:r>
          </w:p>
        </w:tc>
        <w:tc>
          <w:tcPr>
            <w:tcW w:w="1327" w:type="dxa"/>
          </w:tcPr>
          <w:p w14:paraId="3BC90559" w14:textId="4577C723" w:rsidR="00B37A9D" w:rsidRDefault="0022247E" w:rsidP="00915111">
            <w:pPr>
              <w:spacing w:before="40" w:after="40"/>
              <w:rPr>
                <w:rFonts w:cs="Arial"/>
                <w:color w:val="000000"/>
                <w:sz w:val="20"/>
              </w:rPr>
            </w:pPr>
            <w:r>
              <w:rPr>
                <w:rFonts w:cs="Arial"/>
                <w:color w:val="000000"/>
                <w:sz w:val="20"/>
              </w:rPr>
              <w:t>April-May 2026</w:t>
            </w:r>
          </w:p>
        </w:tc>
      </w:tr>
      <w:tr w:rsidR="00915111" w:rsidRPr="00D739E5" w14:paraId="5F8BA251" w14:textId="77777777" w:rsidTr="0002539A">
        <w:trPr>
          <w:trHeight w:val="289"/>
        </w:trPr>
        <w:tc>
          <w:tcPr>
            <w:tcW w:w="530" w:type="dxa"/>
          </w:tcPr>
          <w:p w14:paraId="6C393DA2" w14:textId="6463E4D2" w:rsidR="00915111" w:rsidRPr="00273A6D" w:rsidRDefault="00272824" w:rsidP="00915111">
            <w:pPr>
              <w:spacing w:before="40" w:after="40"/>
              <w:rPr>
                <w:rFonts w:cs="Arial"/>
                <w:color w:val="000000"/>
                <w:sz w:val="20"/>
              </w:rPr>
            </w:pPr>
            <w:r>
              <w:rPr>
                <w:rFonts w:cs="Arial"/>
                <w:color w:val="000000"/>
                <w:sz w:val="20"/>
              </w:rPr>
              <w:lastRenderedPageBreak/>
              <w:t>8</w:t>
            </w:r>
          </w:p>
        </w:tc>
        <w:tc>
          <w:tcPr>
            <w:tcW w:w="2159" w:type="dxa"/>
          </w:tcPr>
          <w:p w14:paraId="6AFE572D" w14:textId="27E734C4" w:rsidR="00915111" w:rsidRPr="00273A6D" w:rsidRDefault="00915111" w:rsidP="00915111">
            <w:pPr>
              <w:spacing w:before="40" w:after="40"/>
              <w:rPr>
                <w:rFonts w:cs="Arial"/>
                <w:color w:val="000000"/>
                <w:sz w:val="20"/>
              </w:rPr>
            </w:pPr>
            <w:r w:rsidRPr="27A7E6B3">
              <w:rPr>
                <w:rFonts w:cs="Arial"/>
                <w:color w:val="000000" w:themeColor="text1"/>
                <w:sz w:val="20"/>
              </w:rPr>
              <w:t>Finalised Habitat Suitability Model</w:t>
            </w:r>
            <w:r>
              <w:rPr>
                <w:rFonts w:cs="Arial"/>
                <w:color w:val="000000" w:themeColor="text1"/>
                <w:sz w:val="20"/>
              </w:rPr>
              <w:t xml:space="preserve"> </w:t>
            </w:r>
            <w:r w:rsidRPr="27A7E6B3">
              <w:rPr>
                <w:rFonts w:cs="Arial"/>
                <w:color w:val="000000" w:themeColor="text1"/>
                <w:sz w:val="20"/>
              </w:rPr>
              <w:t>and surveillance paths</w:t>
            </w:r>
          </w:p>
        </w:tc>
        <w:tc>
          <w:tcPr>
            <w:tcW w:w="5670" w:type="dxa"/>
          </w:tcPr>
          <w:p w14:paraId="3A6345C5" w14:textId="6BE012B3" w:rsidR="00915111" w:rsidRPr="00273A6D" w:rsidRDefault="00915111" w:rsidP="00915111">
            <w:pPr>
              <w:spacing w:before="40" w:after="40"/>
              <w:rPr>
                <w:rFonts w:cs="Arial"/>
                <w:color w:val="000000"/>
                <w:sz w:val="20"/>
              </w:rPr>
            </w:pPr>
            <w:r>
              <w:t>Complete and validate predictive habitat suitability model and operational manta tow surveillance paths</w:t>
            </w:r>
            <w:r>
              <w:rPr>
                <w:rFonts w:cs="Arial"/>
                <w:color w:val="000000"/>
                <w:sz w:val="20"/>
              </w:rPr>
              <w:tab/>
            </w:r>
          </w:p>
        </w:tc>
        <w:tc>
          <w:tcPr>
            <w:tcW w:w="1327" w:type="dxa"/>
          </w:tcPr>
          <w:p w14:paraId="0D786A1D" w14:textId="0E3A5285" w:rsidR="00915111" w:rsidRPr="00273A6D" w:rsidRDefault="00915111" w:rsidP="00915111">
            <w:pPr>
              <w:spacing w:before="40" w:after="40"/>
              <w:rPr>
                <w:rFonts w:cs="Arial"/>
                <w:color w:val="000000"/>
                <w:sz w:val="20"/>
              </w:rPr>
            </w:pPr>
            <w:r>
              <w:rPr>
                <w:rFonts w:cs="Arial"/>
                <w:color w:val="000000"/>
                <w:sz w:val="20"/>
              </w:rPr>
              <w:t>30 June 2026</w:t>
            </w:r>
          </w:p>
        </w:tc>
      </w:tr>
      <w:tr w:rsidR="00915111" w:rsidRPr="00D739E5" w14:paraId="3BD13F2B" w14:textId="77777777" w:rsidTr="0002539A">
        <w:trPr>
          <w:trHeight w:val="289"/>
        </w:trPr>
        <w:tc>
          <w:tcPr>
            <w:tcW w:w="530" w:type="dxa"/>
          </w:tcPr>
          <w:p w14:paraId="2A0707C3" w14:textId="6433D6B2" w:rsidR="00915111" w:rsidRPr="00273A6D" w:rsidRDefault="00272824" w:rsidP="00915111">
            <w:pPr>
              <w:spacing w:before="40" w:after="40"/>
              <w:rPr>
                <w:rFonts w:cs="Arial"/>
                <w:color w:val="000000"/>
                <w:sz w:val="20"/>
              </w:rPr>
            </w:pPr>
            <w:r>
              <w:rPr>
                <w:rFonts w:cs="Arial"/>
                <w:color w:val="000000"/>
                <w:sz w:val="20"/>
              </w:rPr>
              <w:t>9</w:t>
            </w:r>
          </w:p>
        </w:tc>
        <w:tc>
          <w:tcPr>
            <w:tcW w:w="2159" w:type="dxa"/>
          </w:tcPr>
          <w:p w14:paraId="6AC19775" w14:textId="352C28D6" w:rsidR="00915111" w:rsidRPr="00273A6D" w:rsidRDefault="00915111" w:rsidP="00915111">
            <w:pPr>
              <w:spacing w:before="40" w:after="40"/>
              <w:rPr>
                <w:rFonts w:cs="Arial"/>
                <w:color w:val="000000"/>
                <w:sz w:val="20"/>
              </w:rPr>
            </w:pPr>
            <w:r>
              <w:rPr>
                <w:rFonts w:cs="Arial"/>
                <w:color w:val="000000"/>
                <w:sz w:val="20"/>
              </w:rPr>
              <w:t>Finalised and validated fine scale connectivity network</w:t>
            </w:r>
          </w:p>
        </w:tc>
        <w:tc>
          <w:tcPr>
            <w:tcW w:w="5670" w:type="dxa"/>
          </w:tcPr>
          <w:p w14:paraId="7A2758E7" w14:textId="77777777" w:rsidR="00915111" w:rsidRDefault="00915111" w:rsidP="00915111">
            <w:pPr>
              <w:rPr>
                <w:rFonts w:ascii="Times New Roman" w:hAnsi="Times New Roman"/>
              </w:rPr>
            </w:pPr>
            <w:r>
              <w:t>Fully develop and validate fine-scale connectivity models for all critical reef clusters</w:t>
            </w:r>
          </w:p>
          <w:p w14:paraId="1FDC589E" w14:textId="77777777" w:rsidR="00915111" w:rsidRPr="00273A6D" w:rsidRDefault="00915111" w:rsidP="00915111">
            <w:pPr>
              <w:spacing w:before="40" w:after="40"/>
              <w:rPr>
                <w:rFonts w:cs="Arial"/>
                <w:color w:val="000000"/>
                <w:sz w:val="20"/>
              </w:rPr>
            </w:pPr>
          </w:p>
        </w:tc>
        <w:tc>
          <w:tcPr>
            <w:tcW w:w="1327" w:type="dxa"/>
          </w:tcPr>
          <w:p w14:paraId="63407B90" w14:textId="528A9AD7" w:rsidR="00915111" w:rsidRPr="00273A6D" w:rsidRDefault="00915111" w:rsidP="00915111">
            <w:pPr>
              <w:spacing w:before="40" w:after="40"/>
              <w:rPr>
                <w:rFonts w:cs="Arial"/>
                <w:color w:val="000000"/>
                <w:sz w:val="20"/>
              </w:rPr>
            </w:pPr>
            <w:r>
              <w:rPr>
                <w:rFonts w:cs="Arial"/>
                <w:color w:val="000000"/>
                <w:sz w:val="20"/>
              </w:rPr>
              <w:t>30 June 2026</w:t>
            </w:r>
          </w:p>
        </w:tc>
      </w:tr>
      <w:tr w:rsidR="00915111" w:rsidRPr="00D739E5" w14:paraId="57E38DC8" w14:textId="77777777" w:rsidTr="0002539A">
        <w:trPr>
          <w:trHeight w:val="289"/>
        </w:trPr>
        <w:tc>
          <w:tcPr>
            <w:tcW w:w="530" w:type="dxa"/>
          </w:tcPr>
          <w:p w14:paraId="1280A020" w14:textId="1F75FABD" w:rsidR="00915111" w:rsidRPr="00273A6D" w:rsidRDefault="00272824" w:rsidP="00915111">
            <w:pPr>
              <w:spacing w:before="40" w:after="40"/>
              <w:rPr>
                <w:rFonts w:cs="Arial"/>
                <w:color w:val="000000"/>
                <w:sz w:val="20"/>
              </w:rPr>
            </w:pPr>
            <w:r>
              <w:rPr>
                <w:rFonts w:cs="Arial"/>
                <w:color w:val="000000"/>
                <w:sz w:val="20"/>
              </w:rPr>
              <w:t>10</w:t>
            </w:r>
          </w:p>
        </w:tc>
        <w:tc>
          <w:tcPr>
            <w:tcW w:w="2159" w:type="dxa"/>
          </w:tcPr>
          <w:p w14:paraId="6B8BAD7C" w14:textId="34F41D11" w:rsidR="00915111" w:rsidRPr="00273A6D" w:rsidRDefault="00915111" w:rsidP="00915111">
            <w:pPr>
              <w:spacing w:before="40" w:after="40"/>
              <w:rPr>
                <w:rFonts w:cs="Arial"/>
                <w:color w:val="000000"/>
                <w:sz w:val="20"/>
              </w:rPr>
            </w:pPr>
            <w:r>
              <w:rPr>
                <w:rFonts w:cs="Arial"/>
                <w:color w:val="000000"/>
                <w:sz w:val="20"/>
              </w:rPr>
              <w:t xml:space="preserve">Workshop with GBRMPA </w:t>
            </w:r>
          </w:p>
        </w:tc>
        <w:tc>
          <w:tcPr>
            <w:tcW w:w="5670" w:type="dxa"/>
          </w:tcPr>
          <w:p w14:paraId="688B6149" w14:textId="140BF2C4" w:rsidR="00915111" w:rsidRPr="00273A6D" w:rsidRDefault="00915111" w:rsidP="00915111">
            <w:pPr>
              <w:spacing w:before="40" w:after="40"/>
              <w:rPr>
                <w:rFonts w:cs="Arial"/>
                <w:color w:val="000000"/>
                <w:sz w:val="20"/>
              </w:rPr>
            </w:pPr>
            <w:r>
              <w:t>Identify all potential use cases for refined modelling approaches, integration pathways, and stakeholder feedback on operational adoption</w:t>
            </w:r>
          </w:p>
        </w:tc>
        <w:tc>
          <w:tcPr>
            <w:tcW w:w="1327" w:type="dxa"/>
          </w:tcPr>
          <w:p w14:paraId="46201572" w14:textId="296CF7A9" w:rsidR="00915111" w:rsidRPr="00273A6D" w:rsidRDefault="00915111" w:rsidP="00915111">
            <w:pPr>
              <w:spacing w:before="40" w:after="40"/>
              <w:rPr>
                <w:rFonts w:cs="Arial"/>
                <w:color w:val="000000"/>
                <w:sz w:val="20"/>
              </w:rPr>
            </w:pPr>
            <w:r>
              <w:rPr>
                <w:rFonts w:cs="Arial"/>
                <w:color w:val="000000"/>
                <w:sz w:val="20"/>
              </w:rPr>
              <w:t>31 July 2026</w:t>
            </w:r>
          </w:p>
        </w:tc>
      </w:tr>
      <w:tr w:rsidR="00915111" w:rsidRPr="00D739E5" w14:paraId="134DFBF7" w14:textId="77777777" w:rsidTr="0002539A">
        <w:trPr>
          <w:trHeight w:val="289"/>
        </w:trPr>
        <w:tc>
          <w:tcPr>
            <w:tcW w:w="530" w:type="dxa"/>
          </w:tcPr>
          <w:p w14:paraId="5F499150" w14:textId="1F34D496" w:rsidR="00915111" w:rsidRPr="00273A6D" w:rsidRDefault="00915111" w:rsidP="00915111">
            <w:pPr>
              <w:spacing w:before="40" w:after="40"/>
              <w:rPr>
                <w:rFonts w:cs="Arial"/>
                <w:color w:val="000000"/>
                <w:sz w:val="20"/>
              </w:rPr>
            </w:pPr>
            <w:r>
              <w:rPr>
                <w:rFonts w:cs="Arial"/>
                <w:color w:val="000000"/>
                <w:sz w:val="20"/>
              </w:rPr>
              <w:t>1</w:t>
            </w:r>
            <w:r w:rsidR="00272824">
              <w:rPr>
                <w:rFonts w:cs="Arial"/>
                <w:color w:val="000000"/>
                <w:sz w:val="20"/>
              </w:rPr>
              <w:t>1</w:t>
            </w:r>
          </w:p>
        </w:tc>
        <w:tc>
          <w:tcPr>
            <w:tcW w:w="2159" w:type="dxa"/>
          </w:tcPr>
          <w:p w14:paraId="24589177" w14:textId="6257B0D1" w:rsidR="00915111" w:rsidRPr="00273A6D" w:rsidRDefault="00915111" w:rsidP="00915111">
            <w:pPr>
              <w:spacing w:before="40" w:after="40"/>
              <w:rPr>
                <w:rFonts w:cs="Arial"/>
                <w:color w:val="000000"/>
                <w:sz w:val="20"/>
              </w:rPr>
            </w:pPr>
            <w:r>
              <w:rPr>
                <w:rFonts w:cs="Arial"/>
                <w:color w:val="000000"/>
                <w:sz w:val="20"/>
              </w:rPr>
              <w:t>Calibrated metacommunity model</w:t>
            </w:r>
          </w:p>
        </w:tc>
        <w:tc>
          <w:tcPr>
            <w:tcW w:w="5670" w:type="dxa"/>
          </w:tcPr>
          <w:p w14:paraId="74D14F2E" w14:textId="1C34CBA1" w:rsidR="00915111" w:rsidRPr="00273A6D" w:rsidRDefault="00915111" w:rsidP="00915111">
            <w:pPr>
              <w:spacing w:before="40" w:after="40"/>
              <w:rPr>
                <w:rFonts w:cs="Arial"/>
                <w:color w:val="000000"/>
                <w:sz w:val="20"/>
              </w:rPr>
            </w:pPr>
            <w:r>
              <w:t>Calibrated and validated</w:t>
            </w:r>
            <w:r w:rsidR="001C3967">
              <w:t xml:space="preserve"> prototype of</w:t>
            </w:r>
            <w:r>
              <w:t xml:space="preserve"> </w:t>
            </w:r>
            <w:proofErr w:type="gramStart"/>
            <w:r>
              <w:t>fine-scale</w:t>
            </w:r>
            <w:proofErr w:type="gramEnd"/>
            <w:r>
              <w:t xml:space="preserve"> metacommunity model, including sensitivity analysis and preliminary scenario testing for a single reef cluster</w:t>
            </w:r>
          </w:p>
        </w:tc>
        <w:tc>
          <w:tcPr>
            <w:tcW w:w="1327" w:type="dxa"/>
          </w:tcPr>
          <w:p w14:paraId="1CD78675" w14:textId="4CA03D08" w:rsidR="00915111" w:rsidRPr="00273A6D" w:rsidRDefault="00915111" w:rsidP="00915111">
            <w:pPr>
              <w:spacing w:before="40" w:after="40"/>
              <w:rPr>
                <w:rFonts w:cs="Arial"/>
                <w:color w:val="000000"/>
                <w:sz w:val="20"/>
              </w:rPr>
            </w:pPr>
            <w:r>
              <w:rPr>
                <w:rFonts w:cs="Arial"/>
                <w:color w:val="000000"/>
                <w:sz w:val="20"/>
              </w:rPr>
              <w:t>31 August 2026</w:t>
            </w:r>
          </w:p>
        </w:tc>
      </w:tr>
      <w:tr w:rsidR="00915111" w:rsidRPr="00D739E5" w14:paraId="731800B9" w14:textId="77777777" w:rsidTr="0002539A">
        <w:trPr>
          <w:trHeight w:val="2403"/>
        </w:trPr>
        <w:tc>
          <w:tcPr>
            <w:tcW w:w="530" w:type="dxa"/>
          </w:tcPr>
          <w:p w14:paraId="4FC3038D" w14:textId="6FBF939E" w:rsidR="00915111" w:rsidRPr="00273A6D" w:rsidRDefault="00915111" w:rsidP="00915111">
            <w:pPr>
              <w:spacing w:before="40" w:after="40"/>
              <w:rPr>
                <w:rFonts w:cs="Arial"/>
                <w:color w:val="000000"/>
                <w:sz w:val="20"/>
              </w:rPr>
            </w:pPr>
            <w:r>
              <w:rPr>
                <w:rFonts w:cs="Arial"/>
                <w:color w:val="000000"/>
                <w:sz w:val="20"/>
              </w:rPr>
              <w:t>1</w:t>
            </w:r>
            <w:r w:rsidR="00272824">
              <w:rPr>
                <w:rFonts w:cs="Arial"/>
                <w:color w:val="000000"/>
                <w:sz w:val="20"/>
              </w:rPr>
              <w:t>2</w:t>
            </w:r>
          </w:p>
        </w:tc>
        <w:tc>
          <w:tcPr>
            <w:tcW w:w="2159" w:type="dxa"/>
          </w:tcPr>
          <w:p w14:paraId="076C2685" w14:textId="77777777" w:rsidR="00915111" w:rsidRPr="00273A6D" w:rsidRDefault="00915111" w:rsidP="00915111">
            <w:pPr>
              <w:spacing w:before="40" w:after="40"/>
              <w:rPr>
                <w:rFonts w:cs="Arial"/>
                <w:color w:val="000000"/>
                <w:sz w:val="20"/>
              </w:rPr>
            </w:pPr>
            <w:r w:rsidRPr="00273A6D">
              <w:rPr>
                <w:rFonts w:cs="Arial"/>
                <w:color w:val="000000"/>
                <w:sz w:val="20"/>
              </w:rPr>
              <w:t>Final Reports and datasets</w:t>
            </w:r>
          </w:p>
        </w:tc>
        <w:tc>
          <w:tcPr>
            <w:tcW w:w="5670" w:type="dxa"/>
          </w:tcPr>
          <w:p w14:paraId="5B0E7E2D" w14:textId="5B58852B" w:rsidR="00915111" w:rsidRPr="00273A6D" w:rsidRDefault="00915111" w:rsidP="00915111">
            <w:pPr>
              <w:spacing w:before="40" w:after="40"/>
              <w:rPr>
                <w:rFonts w:cs="Arial"/>
                <w:color w:val="000000"/>
                <w:sz w:val="20"/>
              </w:rPr>
            </w:pPr>
            <w:r w:rsidRPr="00273A6D">
              <w:rPr>
                <w:rFonts w:cs="Arial"/>
                <w:color w:val="000000"/>
                <w:sz w:val="20"/>
              </w:rPr>
              <w:t>Final Report (internal). Provide a report on project delivery. Template provided.</w:t>
            </w:r>
          </w:p>
          <w:p w14:paraId="560B7796" w14:textId="77777777" w:rsidR="00915111" w:rsidRPr="00273A6D" w:rsidRDefault="00915111" w:rsidP="00915111">
            <w:pPr>
              <w:spacing w:before="40" w:after="40"/>
              <w:rPr>
                <w:rFonts w:cs="Arial"/>
                <w:color w:val="000000"/>
                <w:sz w:val="20"/>
              </w:rPr>
            </w:pPr>
          </w:p>
          <w:p w14:paraId="10F79D45" w14:textId="77777777" w:rsidR="00915111" w:rsidRPr="00273A6D" w:rsidRDefault="00915111" w:rsidP="00915111">
            <w:pPr>
              <w:spacing w:before="40" w:after="40"/>
              <w:rPr>
                <w:rFonts w:cs="Arial"/>
                <w:color w:val="000000"/>
                <w:sz w:val="20"/>
              </w:rPr>
            </w:pPr>
            <w:r w:rsidRPr="00273A6D">
              <w:rPr>
                <w:rFonts w:cs="Arial"/>
                <w:color w:val="000000"/>
                <w:sz w:val="20"/>
              </w:rPr>
              <w:t>Final Report (public). Provide a brief report to communicate key findings, outcomes and recommendations to stakeholders. Template provided.</w:t>
            </w:r>
          </w:p>
          <w:p w14:paraId="06592980" w14:textId="77777777" w:rsidR="00915111" w:rsidRPr="00273A6D" w:rsidRDefault="00915111" w:rsidP="00915111">
            <w:pPr>
              <w:spacing w:before="40" w:after="40"/>
              <w:rPr>
                <w:rFonts w:cs="Arial"/>
                <w:color w:val="000000"/>
                <w:sz w:val="20"/>
                <w:highlight w:val="yellow"/>
              </w:rPr>
            </w:pPr>
          </w:p>
          <w:p w14:paraId="2599C747" w14:textId="77777777" w:rsidR="00915111" w:rsidRPr="00273A6D" w:rsidRDefault="00915111" w:rsidP="00915111">
            <w:pPr>
              <w:spacing w:before="40" w:after="40"/>
              <w:rPr>
                <w:rFonts w:cs="Arial"/>
                <w:color w:val="000000"/>
                <w:sz w:val="20"/>
                <w:highlight w:val="yellow"/>
              </w:rPr>
            </w:pPr>
            <w:r w:rsidRPr="00273A6D">
              <w:rPr>
                <w:rFonts w:cs="Arial"/>
                <w:color w:val="000000"/>
                <w:sz w:val="20"/>
              </w:rPr>
              <w:t>Final project data sets are made publicly available, meeting FAIR data standards.</w:t>
            </w:r>
          </w:p>
        </w:tc>
        <w:tc>
          <w:tcPr>
            <w:tcW w:w="1327" w:type="dxa"/>
          </w:tcPr>
          <w:p w14:paraId="177EB5FA" w14:textId="77777777" w:rsidR="00915111" w:rsidRPr="00273A6D" w:rsidRDefault="00915111" w:rsidP="00915111">
            <w:pPr>
              <w:spacing w:before="40" w:after="40"/>
              <w:rPr>
                <w:rFonts w:cs="Arial"/>
                <w:color w:val="000000"/>
                <w:sz w:val="20"/>
              </w:rPr>
            </w:pPr>
            <w:r w:rsidRPr="00273A6D">
              <w:rPr>
                <w:rFonts w:cs="Arial"/>
                <w:color w:val="000000"/>
                <w:sz w:val="20"/>
              </w:rPr>
              <w:t>6 November 2026</w:t>
            </w:r>
          </w:p>
        </w:tc>
      </w:tr>
      <w:tr w:rsidR="00915111" w:rsidRPr="00D739E5" w14:paraId="0579C3A7" w14:textId="77777777" w:rsidTr="0002539A">
        <w:trPr>
          <w:trHeight w:val="701"/>
        </w:trPr>
        <w:tc>
          <w:tcPr>
            <w:tcW w:w="530" w:type="dxa"/>
          </w:tcPr>
          <w:p w14:paraId="7AE0AF4A" w14:textId="77777777" w:rsidR="00915111" w:rsidRPr="00273A6D" w:rsidRDefault="00915111" w:rsidP="00915111">
            <w:pPr>
              <w:spacing w:before="40" w:after="40"/>
              <w:rPr>
                <w:rFonts w:cs="Arial"/>
                <w:color w:val="000000"/>
                <w:sz w:val="20"/>
              </w:rPr>
            </w:pPr>
          </w:p>
        </w:tc>
        <w:tc>
          <w:tcPr>
            <w:tcW w:w="2159" w:type="dxa"/>
          </w:tcPr>
          <w:p w14:paraId="18B1B447" w14:textId="77777777" w:rsidR="00915111" w:rsidRPr="00273A6D" w:rsidRDefault="00915111" w:rsidP="00915111">
            <w:pPr>
              <w:spacing w:before="40" w:after="40"/>
              <w:rPr>
                <w:rFonts w:cs="Arial"/>
                <w:color w:val="000000"/>
                <w:sz w:val="20"/>
              </w:rPr>
            </w:pPr>
            <w:r w:rsidRPr="00273A6D">
              <w:rPr>
                <w:rFonts w:cs="Arial"/>
                <w:color w:val="000000"/>
                <w:sz w:val="20"/>
              </w:rPr>
              <w:t xml:space="preserve">Financial acquittal </w:t>
            </w:r>
          </w:p>
        </w:tc>
        <w:tc>
          <w:tcPr>
            <w:tcW w:w="5670" w:type="dxa"/>
          </w:tcPr>
          <w:p w14:paraId="745DCE26" w14:textId="47471051" w:rsidR="00915111" w:rsidRPr="00273A6D" w:rsidRDefault="00915111" w:rsidP="00915111">
            <w:pPr>
              <w:spacing w:before="40" w:after="40"/>
              <w:rPr>
                <w:rFonts w:cs="Arial"/>
                <w:color w:val="000000"/>
                <w:sz w:val="20"/>
                <w:highlight w:val="yellow"/>
              </w:rPr>
            </w:pPr>
            <w:r w:rsidRPr="00273A6D">
              <w:rPr>
                <w:rFonts w:cs="Arial"/>
                <w:color w:val="000000"/>
                <w:sz w:val="20"/>
              </w:rPr>
              <w:t>Final financial statement of receipt and expenditure of project funds, including co-contributions. Template provided.</w:t>
            </w:r>
          </w:p>
        </w:tc>
        <w:tc>
          <w:tcPr>
            <w:tcW w:w="1327" w:type="dxa"/>
          </w:tcPr>
          <w:p w14:paraId="4DBA7726" w14:textId="77777777" w:rsidR="00915111" w:rsidRPr="00273A6D" w:rsidRDefault="00915111" w:rsidP="00915111">
            <w:pPr>
              <w:spacing w:before="40" w:after="40"/>
              <w:rPr>
                <w:rFonts w:cs="Arial"/>
                <w:color w:val="000000"/>
                <w:sz w:val="20"/>
              </w:rPr>
            </w:pPr>
            <w:r w:rsidRPr="00273A6D">
              <w:rPr>
                <w:rFonts w:cs="Arial"/>
                <w:color w:val="000000"/>
                <w:sz w:val="20"/>
              </w:rPr>
              <w:t>6 November 2026</w:t>
            </w:r>
          </w:p>
        </w:tc>
      </w:tr>
      <w:tr w:rsidR="00272824" w:rsidRPr="00D739E5" w14:paraId="567A0925" w14:textId="77777777" w:rsidTr="0002539A">
        <w:trPr>
          <w:trHeight w:val="701"/>
        </w:trPr>
        <w:tc>
          <w:tcPr>
            <w:tcW w:w="530" w:type="dxa"/>
          </w:tcPr>
          <w:p w14:paraId="5848BECF" w14:textId="084A790E" w:rsidR="00272824" w:rsidRPr="00273A6D" w:rsidRDefault="00272824" w:rsidP="00272824">
            <w:pPr>
              <w:spacing w:before="40" w:after="40"/>
              <w:rPr>
                <w:rFonts w:cs="Arial"/>
                <w:color w:val="000000"/>
                <w:sz w:val="20"/>
              </w:rPr>
            </w:pPr>
            <w:r>
              <w:rPr>
                <w:rFonts w:cs="Arial"/>
                <w:color w:val="000000"/>
                <w:sz w:val="20"/>
              </w:rPr>
              <w:t>13</w:t>
            </w:r>
          </w:p>
        </w:tc>
        <w:tc>
          <w:tcPr>
            <w:tcW w:w="2159" w:type="dxa"/>
          </w:tcPr>
          <w:p w14:paraId="79CCEC9A" w14:textId="017706DE" w:rsidR="00272824" w:rsidRPr="00273A6D" w:rsidRDefault="00272824" w:rsidP="00272824">
            <w:pPr>
              <w:spacing w:before="40" w:after="40"/>
              <w:rPr>
                <w:rFonts w:cs="Arial"/>
                <w:color w:val="000000"/>
                <w:sz w:val="20"/>
              </w:rPr>
            </w:pPr>
            <w:r>
              <w:rPr>
                <w:rFonts w:cs="Arial"/>
                <w:color w:val="000000"/>
                <w:sz w:val="20"/>
              </w:rPr>
              <w:t>Publication</w:t>
            </w:r>
          </w:p>
        </w:tc>
        <w:tc>
          <w:tcPr>
            <w:tcW w:w="5670" w:type="dxa"/>
          </w:tcPr>
          <w:p w14:paraId="459DD53E" w14:textId="308C8C52" w:rsidR="00272824" w:rsidRPr="00273A6D" w:rsidRDefault="00272824" w:rsidP="00272824">
            <w:pPr>
              <w:spacing w:before="40" w:after="40"/>
              <w:rPr>
                <w:rFonts w:cs="Arial"/>
                <w:color w:val="000000"/>
                <w:sz w:val="20"/>
              </w:rPr>
            </w:pPr>
            <w:r>
              <w:rPr>
                <w:rFonts w:eastAsiaTheme="majorEastAsia" w:cs="Arial"/>
                <w:sz w:val="20"/>
                <w:lang w:eastAsia="ja-JP"/>
              </w:rPr>
              <w:t>Peer review publications of Fine Scale Suitability Model</w:t>
            </w:r>
          </w:p>
        </w:tc>
        <w:tc>
          <w:tcPr>
            <w:tcW w:w="1327" w:type="dxa"/>
          </w:tcPr>
          <w:p w14:paraId="530A8AC2" w14:textId="2D331572" w:rsidR="00272824" w:rsidRPr="00273A6D" w:rsidRDefault="00272824" w:rsidP="00272824">
            <w:pPr>
              <w:spacing w:before="40" w:after="40"/>
              <w:rPr>
                <w:rFonts w:cs="Arial"/>
                <w:color w:val="000000"/>
                <w:sz w:val="20"/>
              </w:rPr>
            </w:pPr>
          </w:p>
        </w:tc>
      </w:tr>
    </w:tbl>
    <w:p w14:paraId="10F37532" w14:textId="77777777" w:rsidR="004C6E66" w:rsidRDefault="004C6E66" w:rsidP="004E4517"/>
    <w:p w14:paraId="4B90697D" w14:textId="77777777" w:rsidR="004C6E66" w:rsidRDefault="004C6E66" w:rsidP="004E4517"/>
    <w:p w14:paraId="61D66B2C" w14:textId="577CAD0F" w:rsidR="00CF3FEB" w:rsidRPr="00273A6D" w:rsidRDefault="00B85337" w:rsidP="00F944B9">
      <w:pPr>
        <w:pStyle w:val="Heading3"/>
        <w:rPr>
          <w:caps/>
        </w:rPr>
      </w:pPr>
      <w:r w:rsidRPr="00273A6D">
        <w:t>6.2</w:t>
      </w:r>
      <w:r w:rsidR="00C36764" w:rsidRPr="00273A6D">
        <w:tab/>
      </w:r>
      <w:r w:rsidR="00CF3FEB" w:rsidRPr="00273A6D">
        <w:t xml:space="preserve">Project Metrics </w:t>
      </w:r>
    </w:p>
    <w:p w14:paraId="06BC96F7" w14:textId="11855FBB" w:rsidR="00CF3FEB" w:rsidRPr="000947B8" w:rsidRDefault="00CF3FEB" w:rsidP="000947B8">
      <w:r>
        <w:rPr>
          <w:i/>
          <w:iCs/>
        </w:rPr>
        <w:t xml:space="preserve">Determine </w:t>
      </w:r>
      <w:r w:rsidRPr="008740DD">
        <w:rPr>
          <w:i/>
          <w:iCs/>
        </w:rPr>
        <w:t xml:space="preserve">which of the following metrics are relevant to </w:t>
      </w:r>
      <w:r w:rsidR="004833EF">
        <w:rPr>
          <w:i/>
          <w:iCs/>
        </w:rPr>
        <w:t>the</w:t>
      </w:r>
      <w:r w:rsidRPr="008740DD">
        <w:rPr>
          <w:i/>
          <w:iCs/>
        </w:rPr>
        <w:t xml:space="preserve"> project</w:t>
      </w:r>
      <w:r>
        <w:rPr>
          <w:i/>
          <w:iCs/>
        </w:rPr>
        <w:t xml:space="preserve"> and provide a target</w:t>
      </w:r>
      <w:r w:rsidRPr="008740DD">
        <w:rPr>
          <w:i/>
          <w:iCs/>
        </w:rPr>
        <w:t xml:space="preserve">. </w:t>
      </w:r>
      <w:r>
        <w:rPr>
          <w:i/>
          <w:iCs/>
        </w:rPr>
        <w:t xml:space="preserve">Note these metrics can be </w:t>
      </w:r>
      <w:r w:rsidRPr="008740DD">
        <w:rPr>
          <w:i/>
          <w:iCs/>
        </w:rPr>
        <w:t xml:space="preserve">discussed and agreed with </w:t>
      </w:r>
      <w:r w:rsidR="00DB3ED9">
        <w:rPr>
          <w:i/>
          <w:iCs/>
        </w:rPr>
        <w:t xml:space="preserve">CCIP </w:t>
      </w:r>
      <w:r w:rsidRPr="008740DD">
        <w:rPr>
          <w:i/>
          <w:iCs/>
        </w:rPr>
        <w:t>program director</w:t>
      </w:r>
      <w:r w:rsidR="00DB3ED9">
        <w:rPr>
          <w:i/>
          <w:iCs/>
        </w:rPr>
        <w:t xml:space="preserve"> prior to finalisation</w:t>
      </w:r>
      <w:r w:rsidRPr="008740DD">
        <w:rPr>
          <w:i/>
          <w:iCs/>
        </w:rPr>
        <w:t xml:space="preserve">. </w:t>
      </w:r>
    </w:p>
    <w:tbl>
      <w:tblPr>
        <w:tblStyle w:val="TableGrid"/>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3"/>
        <w:gridCol w:w="5207"/>
        <w:gridCol w:w="1472"/>
        <w:gridCol w:w="1402"/>
      </w:tblGrid>
      <w:tr w:rsidR="00907C6C" w:rsidRPr="00193EFB" w14:paraId="5E7044DD" w14:textId="77777777" w:rsidTr="000947B8">
        <w:trPr>
          <w:trHeight w:val="79"/>
        </w:trPr>
        <w:tc>
          <w:tcPr>
            <w:tcW w:w="1143" w:type="dxa"/>
            <w:tcBorders>
              <w:top w:val="single" w:sz="4" w:space="0" w:color="auto"/>
              <w:bottom w:val="single" w:sz="4" w:space="0" w:color="auto"/>
            </w:tcBorders>
            <w:shd w:val="clear" w:color="auto" w:fill="D9EFF8" w:themeFill="text2" w:themeFillTint="33"/>
          </w:tcPr>
          <w:p w14:paraId="14B47471" w14:textId="77777777" w:rsidR="00907C6C" w:rsidRPr="00907C6C" w:rsidRDefault="00907C6C">
            <w:pPr>
              <w:pStyle w:val="Bulletpoints"/>
              <w:rPr>
                <w:rStyle w:val="normaltextrun"/>
                <w:rFonts w:ascii="Arial" w:hAnsi="Arial" w:cs="Arial"/>
                <w:color w:val="auto"/>
                <w:sz w:val="20"/>
                <w:szCs w:val="20"/>
                <w:lang w:eastAsia="ja-JP"/>
              </w:rPr>
            </w:pPr>
            <w:r w:rsidRPr="00907C6C">
              <w:rPr>
                <w:rStyle w:val="normaltextrun"/>
                <w:rFonts w:ascii="Arial" w:hAnsi="Arial" w:cs="Arial"/>
                <w:color w:val="auto"/>
                <w:sz w:val="20"/>
                <w:szCs w:val="20"/>
                <w:lang w:eastAsia="ja-JP"/>
              </w:rPr>
              <w:t xml:space="preserve">Tick if applicable  </w:t>
            </w:r>
          </w:p>
        </w:tc>
        <w:tc>
          <w:tcPr>
            <w:tcW w:w="5207" w:type="dxa"/>
            <w:tcBorders>
              <w:top w:val="single" w:sz="4" w:space="0" w:color="auto"/>
              <w:bottom w:val="single" w:sz="4" w:space="0" w:color="auto"/>
            </w:tcBorders>
            <w:shd w:val="clear" w:color="auto" w:fill="D9EFF8" w:themeFill="text2" w:themeFillTint="33"/>
          </w:tcPr>
          <w:p w14:paraId="69E3CCAB" w14:textId="77777777" w:rsidR="00907C6C" w:rsidRPr="00907C6C" w:rsidRDefault="00907C6C">
            <w:pPr>
              <w:pStyle w:val="Bulletpoints"/>
              <w:rPr>
                <w:rStyle w:val="normaltextrun"/>
                <w:rFonts w:ascii="Arial" w:hAnsi="Arial" w:cs="Arial"/>
                <w:color w:val="auto"/>
                <w:sz w:val="20"/>
                <w:szCs w:val="20"/>
                <w:lang w:eastAsia="ja-JP"/>
              </w:rPr>
            </w:pPr>
            <w:r w:rsidRPr="00907C6C">
              <w:rPr>
                <w:rStyle w:val="normaltextrun"/>
                <w:rFonts w:ascii="Arial" w:hAnsi="Arial" w:cs="Arial"/>
                <w:color w:val="auto"/>
                <w:sz w:val="20"/>
                <w:szCs w:val="20"/>
                <w:lang w:eastAsia="ja-JP"/>
              </w:rPr>
              <w:t xml:space="preserve">CCIP Metric </w:t>
            </w:r>
          </w:p>
        </w:tc>
        <w:tc>
          <w:tcPr>
            <w:tcW w:w="1472" w:type="dxa"/>
            <w:tcBorders>
              <w:top w:val="single" w:sz="4" w:space="0" w:color="auto"/>
              <w:bottom w:val="single" w:sz="4" w:space="0" w:color="auto"/>
            </w:tcBorders>
            <w:shd w:val="clear" w:color="auto" w:fill="D9EFF8" w:themeFill="text2" w:themeFillTint="33"/>
          </w:tcPr>
          <w:p w14:paraId="632FB01C" w14:textId="77777777" w:rsidR="00907C6C" w:rsidRPr="00907C6C" w:rsidRDefault="00907C6C">
            <w:pPr>
              <w:pStyle w:val="Bulletpoints"/>
              <w:rPr>
                <w:rStyle w:val="normaltextrun"/>
                <w:rFonts w:ascii="Arial" w:hAnsi="Arial" w:cs="Arial"/>
                <w:color w:val="auto"/>
                <w:sz w:val="20"/>
                <w:szCs w:val="20"/>
                <w:lang w:eastAsia="ja-JP"/>
              </w:rPr>
            </w:pPr>
            <w:r w:rsidRPr="00907C6C">
              <w:rPr>
                <w:rStyle w:val="normaltextrun"/>
                <w:rFonts w:ascii="Arial" w:hAnsi="Arial" w:cs="Arial"/>
                <w:color w:val="auto"/>
                <w:sz w:val="20"/>
                <w:szCs w:val="20"/>
                <w:lang w:eastAsia="ja-JP"/>
              </w:rPr>
              <w:t xml:space="preserve">Unit of measurement </w:t>
            </w:r>
          </w:p>
        </w:tc>
        <w:tc>
          <w:tcPr>
            <w:tcW w:w="1402" w:type="dxa"/>
            <w:tcBorders>
              <w:top w:val="single" w:sz="4" w:space="0" w:color="auto"/>
              <w:bottom w:val="single" w:sz="4" w:space="0" w:color="auto"/>
            </w:tcBorders>
            <w:shd w:val="clear" w:color="auto" w:fill="D9EFF8" w:themeFill="text2" w:themeFillTint="33"/>
          </w:tcPr>
          <w:p w14:paraId="378402E8" w14:textId="77777777" w:rsidR="00907C6C" w:rsidRPr="00907C6C" w:rsidRDefault="00907C6C">
            <w:pPr>
              <w:pStyle w:val="Bulletpoints"/>
              <w:rPr>
                <w:rStyle w:val="normaltextrun"/>
                <w:rFonts w:ascii="Arial" w:hAnsi="Arial" w:cs="Arial"/>
                <w:color w:val="auto"/>
                <w:sz w:val="20"/>
                <w:szCs w:val="20"/>
                <w:lang w:eastAsia="ja-JP"/>
              </w:rPr>
            </w:pPr>
            <w:r w:rsidRPr="00907C6C">
              <w:rPr>
                <w:rStyle w:val="normaltextrun"/>
                <w:rFonts w:ascii="Arial" w:hAnsi="Arial" w:cs="Arial"/>
                <w:color w:val="auto"/>
                <w:sz w:val="20"/>
                <w:szCs w:val="20"/>
                <w:lang w:eastAsia="ja-JP"/>
              </w:rPr>
              <w:t xml:space="preserve">Target </w:t>
            </w:r>
          </w:p>
        </w:tc>
      </w:tr>
      <w:tr w:rsidR="00907C6C" w:rsidRPr="000F287F" w14:paraId="617D22BF" w14:textId="77777777" w:rsidTr="00907C6C">
        <w:trPr>
          <w:trHeight w:val="79"/>
        </w:trPr>
        <w:tc>
          <w:tcPr>
            <w:tcW w:w="1143" w:type="dxa"/>
            <w:vMerge w:val="restart"/>
            <w:tcBorders>
              <w:top w:val="single" w:sz="4" w:space="0" w:color="auto"/>
            </w:tcBorders>
            <w:vAlign w:val="center"/>
          </w:tcPr>
          <w:p w14:paraId="140EB02C" w14:textId="11646D8C" w:rsidR="00907C6C" w:rsidRPr="00907C6C" w:rsidRDefault="000A1EAF" w:rsidP="00907C6C">
            <w:pPr>
              <w:jc w:val="center"/>
              <w:rPr>
                <w:rStyle w:val="normaltextrun"/>
                <w:rFonts w:eastAsiaTheme="majorEastAsia" w:cs="Arial"/>
                <w:sz w:val="32"/>
                <w:szCs w:val="32"/>
                <w:lang w:eastAsia="ja-JP"/>
              </w:rPr>
            </w:pPr>
            <w:r>
              <w:rPr>
                <w:rStyle w:val="normaltextrun"/>
                <w:rFonts w:ascii="New Grotesk Square SIX" w:eastAsiaTheme="majorEastAsia" w:hAnsi="New Grotesk Square SIX" w:cs="Arial"/>
                <w:sz w:val="32"/>
                <w:szCs w:val="32"/>
                <w:lang w:eastAsia="ja-JP"/>
              </w:rPr>
              <w:sym w:font="Wingdings" w:char="F0FE"/>
            </w:r>
          </w:p>
        </w:tc>
        <w:tc>
          <w:tcPr>
            <w:tcW w:w="5207" w:type="dxa"/>
            <w:tcBorders>
              <w:top w:val="single" w:sz="4" w:space="0" w:color="auto"/>
            </w:tcBorders>
          </w:tcPr>
          <w:p w14:paraId="12895251" w14:textId="6EB30910" w:rsidR="00907C6C" w:rsidRPr="00907C6C" w:rsidRDefault="00907C6C">
            <w:pPr>
              <w:rPr>
                <w:rStyle w:val="normaltextrun"/>
                <w:rFonts w:eastAsiaTheme="majorEastAsia" w:cs="Arial"/>
                <w:sz w:val="20"/>
                <w:lang w:eastAsia="ja-JP"/>
              </w:rPr>
            </w:pPr>
            <w:r w:rsidRPr="00907C6C">
              <w:rPr>
                <w:rStyle w:val="normaltextrun"/>
                <w:rFonts w:eastAsiaTheme="majorEastAsia" w:cs="Arial"/>
                <w:sz w:val="20"/>
                <w:lang w:eastAsia="ja-JP"/>
              </w:rPr>
              <w:t>Number of engagement events with</w:t>
            </w:r>
            <w:r w:rsidR="00FE203C">
              <w:rPr>
                <w:rStyle w:val="normaltextrun"/>
                <w:rFonts w:eastAsiaTheme="majorEastAsia" w:cs="Arial"/>
                <w:sz w:val="20"/>
                <w:lang w:eastAsia="ja-JP"/>
              </w:rPr>
              <w:t xml:space="preserve"> key</w:t>
            </w:r>
            <w:r w:rsidRPr="00907C6C">
              <w:rPr>
                <w:rStyle w:val="normaltextrun"/>
                <w:rFonts w:eastAsiaTheme="majorEastAsia" w:cs="Arial"/>
                <w:sz w:val="20"/>
                <w:lang w:eastAsia="ja-JP"/>
              </w:rPr>
              <w:t xml:space="preserve"> </w:t>
            </w:r>
            <w:r w:rsidR="00A570D9">
              <w:rPr>
                <w:rStyle w:val="normaltextrun"/>
                <w:rFonts w:eastAsiaTheme="majorEastAsia" w:cs="Arial"/>
                <w:sz w:val="20"/>
                <w:lang w:eastAsia="ja-JP"/>
              </w:rPr>
              <w:t>stakeholders</w:t>
            </w:r>
            <w:r w:rsidR="003C1017">
              <w:rPr>
                <w:rStyle w:val="normaltextrun"/>
                <w:rFonts w:eastAsiaTheme="majorEastAsia" w:cs="Arial"/>
                <w:sz w:val="20"/>
                <w:lang w:eastAsia="ja-JP"/>
              </w:rPr>
              <w:t>:</w:t>
            </w:r>
            <w:r w:rsidRPr="00907C6C">
              <w:rPr>
                <w:rStyle w:val="normaltextrun"/>
                <w:rFonts w:eastAsiaTheme="majorEastAsia" w:cs="Arial"/>
                <w:sz w:val="20"/>
                <w:lang w:eastAsia="ja-JP"/>
              </w:rPr>
              <w:t xml:space="preserve"> </w:t>
            </w:r>
          </w:p>
        </w:tc>
        <w:tc>
          <w:tcPr>
            <w:tcW w:w="1472" w:type="dxa"/>
            <w:tcBorders>
              <w:top w:val="single" w:sz="4" w:space="0" w:color="auto"/>
            </w:tcBorders>
          </w:tcPr>
          <w:p w14:paraId="3927A818" w14:textId="77777777" w:rsidR="00907C6C" w:rsidRPr="00907C6C" w:rsidRDefault="00907C6C">
            <w:pPr>
              <w:rPr>
                <w:rStyle w:val="normaltextrun"/>
                <w:rFonts w:eastAsiaTheme="majorEastAsia" w:cs="Arial"/>
                <w:sz w:val="20"/>
                <w:lang w:eastAsia="ja-JP"/>
              </w:rPr>
            </w:pPr>
          </w:p>
        </w:tc>
        <w:tc>
          <w:tcPr>
            <w:tcW w:w="1402" w:type="dxa"/>
            <w:tcBorders>
              <w:top w:val="single" w:sz="4" w:space="0" w:color="auto"/>
              <w:bottom w:val="single" w:sz="4" w:space="0" w:color="auto"/>
            </w:tcBorders>
          </w:tcPr>
          <w:p w14:paraId="4168832D" w14:textId="77777777" w:rsidR="00907C6C" w:rsidRPr="00907C6C" w:rsidRDefault="00907C6C">
            <w:pPr>
              <w:rPr>
                <w:rStyle w:val="normaltextrun"/>
                <w:rFonts w:eastAsiaTheme="majorEastAsia" w:cs="Arial"/>
                <w:sz w:val="20"/>
                <w:lang w:eastAsia="ja-JP"/>
              </w:rPr>
            </w:pPr>
            <w:r w:rsidRPr="00907C6C">
              <w:rPr>
                <w:rStyle w:val="normaltextrun"/>
                <w:rFonts w:eastAsiaTheme="majorEastAsia" w:cs="Arial"/>
                <w:sz w:val="20"/>
                <w:lang w:eastAsia="ja-JP"/>
              </w:rPr>
              <w:t xml:space="preserve"> </w:t>
            </w:r>
          </w:p>
        </w:tc>
      </w:tr>
      <w:tr w:rsidR="00907C6C" w14:paraId="5D3E41B6" w14:textId="77777777" w:rsidTr="00907C6C">
        <w:trPr>
          <w:trHeight w:val="79"/>
        </w:trPr>
        <w:tc>
          <w:tcPr>
            <w:tcW w:w="1143" w:type="dxa"/>
            <w:vMerge/>
            <w:vAlign w:val="center"/>
          </w:tcPr>
          <w:p w14:paraId="18AAEB95" w14:textId="77777777" w:rsidR="00907C6C" w:rsidRPr="00907C6C" w:rsidRDefault="00907C6C" w:rsidP="00907C6C">
            <w:pPr>
              <w:jc w:val="center"/>
              <w:rPr>
                <w:rStyle w:val="normaltextrun"/>
                <w:rFonts w:eastAsiaTheme="majorEastAsia" w:cs="Arial"/>
                <w:sz w:val="32"/>
                <w:szCs w:val="32"/>
                <w:lang w:eastAsia="ja-JP"/>
              </w:rPr>
            </w:pPr>
          </w:p>
        </w:tc>
        <w:tc>
          <w:tcPr>
            <w:tcW w:w="5207" w:type="dxa"/>
          </w:tcPr>
          <w:p w14:paraId="701C5FB5" w14:textId="5E4AB8F1" w:rsidR="00907C6C" w:rsidRPr="00907C6C" w:rsidRDefault="00907C6C" w:rsidP="000A1EAF">
            <w:pPr>
              <w:pStyle w:val="ListParagraph"/>
              <w:widowControl/>
              <w:numPr>
                <w:ilvl w:val="0"/>
                <w:numId w:val="1"/>
              </w:numPr>
              <w:contextualSpacing/>
              <w:rPr>
                <w:rStyle w:val="normaltextrun"/>
                <w:rFonts w:eastAsiaTheme="majorEastAsia" w:cs="Arial"/>
                <w:sz w:val="20"/>
                <w:lang w:eastAsia="ja-JP"/>
              </w:rPr>
            </w:pPr>
            <w:r w:rsidRPr="00907C6C">
              <w:rPr>
                <w:rStyle w:val="normaltextrun"/>
                <w:rFonts w:eastAsiaTheme="majorEastAsia" w:cs="Arial"/>
                <w:sz w:val="20"/>
                <w:lang w:eastAsia="ja-JP"/>
              </w:rPr>
              <w:t xml:space="preserve">Workshops/ meetings </w:t>
            </w:r>
            <w:r w:rsidR="00FE2331">
              <w:rPr>
                <w:rStyle w:val="normaltextrun"/>
                <w:rFonts w:eastAsiaTheme="majorEastAsia" w:cs="Arial"/>
                <w:sz w:val="20"/>
                <w:lang w:eastAsia="ja-JP"/>
              </w:rPr>
              <w:t>w</w:t>
            </w:r>
            <w:r w:rsidR="00FE2331">
              <w:rPr>
                <w:rStyle w:val="normaltextrun"/>
                <w:rFonts w:eastAsiaTheme="majorEastAsia"/>
                <w:sz w:val="20"/>
                <w:lang w:eastAsia="ja-JP"/>
              </w:rPr>
              <w:t xml:space="preserve">ith scientific </w:t>
            </w:r>
            <w:r w:rsidR="00DF7922">
              <w:rPr>
                <w:rStyle w:val="normaltextrun"/>
                <w:rFonts w:eastAsiaTheme="majorEastAsia"/>
                <w:sz w:val="20"/>
                <w:lang w:eastAsia="ja-JP"/>
              </w:rPr>
              <w:t>community</w:t>
            </w:r>
          </w:p>
        </w:tc>
        <w:tc>
          <w:tcPr>
            <w:tcW w:w="1472" w:type="dxa"/>
            <w:tcBorders>
              <w:right w:val="single" w:sz="4" w:space="0" w:color="auto"/>
            </w:tcBorders>
          </w:tcPr>
          <w:p w14:paraId="0B90A5E2" w14:textId="77777777" w:rsidR="00907C6C" w:rsidRPr="00907C6C" w:rsidRDefault="00907C6C">
            <w:pPr>
              <w:rPr>
                <w:rStyle w:val="normaltextrun"/>
                <w:rFonts w:eastAsiaTheme="majorEastAsia" w:cs="Arial"/>
                <w:sz w:val="20"/>
                <w:lang w:eastAsia="ja-JP"/>
              </w:rPr>
            </w:pPr>
            <w:r w:rsidRPr="00907C6C">
              <w:rPr>
                <w:rStyle w:val="normaltextrun"/>
                <w:rFonts w:eastAsiaTheme="majorEastAsia" w:cs="Arial"/>
                <w:sz w:val="20"/>
                <w:lang w:eastAsia="ja-JP"/>
              </w:rPr>
              <w:t xml:space="preserve">Count </w:t>
            </w:r>
          </w:p>
        </w:tc>
        <w:tc>
          <w:tcPr>
            <w:tcW w:w="1402" w:type="dxa"/>
            <w:tcBorders>
              <w:top w:val="single" w:sz="4" w:space="0" w:color="auto"/>
              <w:left w:val="single" w:sz="4" w:space="0" w:color="auto"/>
              <w:bottom w:val="single" w:sz="4" w:space="0" w:color="auto"/>
              <w:right w:val="single" w:sz="4" w:space="0" w:color="auto"/>
            </w:tcBorders>
          </w:tcPr>
          <w:p w14:paraId="47387DC8" w14:textId="1B734B83" w:rsidR="00907C6C" w:rsidRPr="00907C6C" w:rsidRDefault="00534848">
            <w:pPr>
              <w:rPr>
                <w:rStyle w:val="normaltextrun"/>
                <w:rFonts w:eastAsiaTheme="majorEastAsia" w:cs="Arial"/>
                <w:sz w:val="20"/>
                <w:lang w:eastAsia="ja-JP"/>
              </w:rPr>
            </w:pPr>
            <w:r>
              <w:rPr>
                <w:rStyle w:val="normaltextrun"/>
                <w:rFonts w:eastAsiaTheme="majorEastAsia" w:cs="Arial"/>
                <w:sz w:val="20"/>
                <w:lang w:eastAsia="ja-JP"/>
              </w:rPr>
              <w:t>2</w:t>
            </w:r>
          </w:p>
        </w:tc>
      </w:tr>
      <w:tr w:rsidR="00FE2331" w14:paraId="43BA2540" w14:textId="77777777" w:rsidTr="00907C6C">
        <w:trPr>
          <w:trHeight w:val="79"/>
        </w:trPr>
        <w:tc>
          <w:tcPr>
            <w:tcW w:w="1143" w:type="dxa"/>
            <w:vMerge/>
            <w:vAlign w:val="center"/>
          </w:tcPr>
          <w:p w14:paraId="2E8A3648" w14:textId="77777777" w:rsidR="00FE2331" w:rsidRPr="00907C6C" w:rsidRDefault="00FE2331" w:rsidP="00907C6C">
            <w:pPr>
              <w:jc w:val="center"/>
              <w:rPr>
                <w:rStyle w:val="normaltextrun"/>
                <w:rFonts w:eastAsiaTheme="majorEastAsia" w:cs="Arial"/>
                <w:sz w:val="32"/>
                <w:szCs w:val="32"/>
                <w:lang w:eastAsia="ja-JP"/>
              </w:rPr>
            </w:pPr>
          </w:p>
        </w:tc>
        <w:tc>
          <w:tcPr>
            <w:tcW w:w="5207" w:type="dxa"/>
          </w:tcPr>
          <w:p w14:paraId="07513902" w14:textId="69350034" w:rsidR="00FE2331" w:rsidRPr="00907C6C" w:rsidRDefault="00FE2331" w:rsidP="000A1EAF">
            <w:pPr>
              <w:pStyle w:val="ListParagraph"/>
              <w:widowControl/>
              <w:numPr>
                <w:ilvl w:val="0"/>
                <w:numId w:val="1"/>
              </w:numPr>
              <w:contextualSpacing/>
              <w:rPr>
                <w:rStyle w:val="normaltextrun"/>
                <w:rFonts w:eastAsiaTheme="majorEastAsia" w:cs="Arial"/>
                <w:sz w:val="20"/>
                <w:lang w:eastAsia="ja-JP"/>
              </w:rPr>
            </w:pPr>
            <w:r w:rsidRPr="00907C6C">
              <w:rPr>
                <w:rStyle w:val="normaltextrun"/>
                <w:rFonts w:eastAsiaTheme="majorEastAsia" w:cs="Arial"/>
                <w:sz w:val="20"/>
                <w:lang w:eastAsia="ja-JP"/>
              </w:rPr>
              <w:t>Workshops/ meetings</w:t>
            </w:r>
            <w:r w:rsidR="00A570D9">
              <w:rPr>
                <w:rStyle w:val="normaltextrun"/>
                <w:rFonts w:eastAsiaTheme="majorEastAsia" w:cs="Arial"/>
                <w:sz w:val="20"/>
                <w:lang w:eastAsia="ja-JP"/>
              </w:rPr>
              <w:t xml:space="preserve"> with COTS managers</w:t>
            </w:r>
          </w:p>
        </w:tc>
        <w:tc>
          <w:tcPr>
            <w:tcW w:w="1472" w:type="dxa"/>
            <w:tcBorders>
              <w:right w:val="single" w:sz="4" w:space="0" w:color="auto"/>
            </w:tcBorders>
          </w:tcPr>
          <w:p w14:paraId="5204B4D4" w14:textId="1F591ED1" w:rsidR="00FE2331" w:rsidRPr="00907C6C" w:rsidRDefault="002E53B9">
            <w:pPr>
              <w:rPr>
                <w:rStyle w:val="normaltextrun"/>
                <w:rFonts w:eastAsiaTheme="majorEastAsia" w:cs="Arial"/>
                <w:sz w:val="20"/>
                <w:lang w:eastAsia="ja-JP"/>
              </w:rPr>
            </w:pPr>
            <w:r>
              <w:rPr>
                <w:rStyle w:val="normaltextrun"/>
                <w:rFonts w:eastAsiaTheme="majorEastAsia" w:cs="Arial"/>
                <w:sz w:val="20"/>
                <w:lang w:eastAsia="ja-JP"/>
              </w:rPr>
              <w:t>Count</w:t>
            </w:r>
          </w:p>
        </w:tc>
        <w:tc>
          <w:tcPr>
            <w:tcW w:w="1402" w:type="dxa"/>
            <w:tcBorders>
              <w:top w:val="single" w:sz="4" w:space="0" w:color="auto"/>
              <w:left w:val="single" w:sz="4" w:space="0" w:color="auto"/>
              <w:bottom w:val="single" w:sz="4" w:space="0" w:color="auto"/>
              <w:right w:val="single" w:sz="4" w:space="0" w:color="auto"/>
            </w:tcBorders>
          </w:tcPr>
          <w:p w14:paraId="1999FE36" w14:textId="377155DA" w:rsidR="00FE2331" w:rsidRPr="00907C6C" w:rsidRDefault="00534848">
            <w:pPr>
              <w:rPr>
                <w:rStyle w:val="normaltextrun"/>
                <w:rFonts w:eastAsiaTheme="majorEastAsia" w:cs="Arial"/>
                <w:sz w:val="20"/>
                <w:lang w:eastAsia="ja-JP"/>
              </w:rPr>
            </w:pPr>
            <w:r>
              <w:rPr>
                <w:rStyle w:val="normaltextrun"/>
                <w:rFonts w:eastAsiaTheme="majorEastAsia" w:cs="Arial"/>
                <w:sz w:val="20"/>
                <w:lang w:eastAsia="ja-JP"/>
              </w:rPr>
              <w:t>2</w:t>
            </w:r>
          </w:p>
        </w:tc>
      </w:tr>
      <w:tr w:rsidR="00907C6C" w14:paraId="0C23FED1" w14:textId="77777777" w:rsidTr="00907C6C">
        <w:trPr>
          <w:trHeight w:val="79"/>
        </w:trPr>
        <w:tc>
          <w:tcPr>
            <w:tcW w:w="1143" w:type="dxa"/>
            <w:vMerge/>
            <w:tcBorders>
              <w:bottom w:val="single" w:sz="4" w:space="0" w:color="auto"/>
            </w:tcBorders>
            <w:vAlign w:val="center"/>
          </w:tcPr>
          <w:p w14:paraId="386BDE13" w14:textId="77777777" w:rsidR="00907C6C" w:rsidRPr="00907C6C" w:rsidRDefault="00907C6C" w:rsidP="00907C6C">
            <w:pPr>
              <w:jc w:val="center"/>
              <w:rPr>
                <w:rStyle w:val="normaltextrun"/>
                <w:rFonts w:eastAsiaTheme="majorEastAsia" w:cs="Arial"/>
                <w:sz w:val="32"/>
                <w:szCs w:val="32"/>
                <w:lang w:eastAsia="ja-JP"/>
              </w:rPr>
            </w:pPr>
          </w:p>
        </w:tc>
        <w:tc>
          <w:tcPr>
            <w:tcW w:w="5207" w:type="dxa"/>
            <w:tcBorders>
              <w:bottom w:val="single" w:sz="4" w:space="0" w:color="auto"/>
            </w:tcBorders>
          </w:tcPr>
          <w:p w14:paraId="1D335B84" w14:textId="7BCFFAD9" w:rsidR="00BF30BE" w:rsidRPr="00753BC6" w:rsidRDefault="00753BC6" w:rsidP="000A1EAF">
            <w:pPr>
              <w:pStyle w:val="ListParagraph"/>
              <w:widowControl/>
              <w:numPr>
                <w:ilvl w:val="0"/>
                <w:numId w:val="1"/>
              </w:numPr>
              <w:contextualSpacing/>
              <w:rPr>
                <w:rStyle w:val="normaltextrun"/>
                <w:rFonts w:eastAsiaTheme="majorEastAsia" w:cs="Arial"/>
                <w:sz w:val="20"/>
                <w:lang w:eastAsia="ja-JP"/>
              </w:rPr>
            </w:pPr>
            <w:r>
              <w:rPr>
                <w:rStyle w:val="normaltextrun"/>
                <w:rFonts w:eastAsiaTheme="majorEastAsia" w:cs="Arial"/>
                <w:sz w:val="20"/>
                <w:lang w:eastAsia="ja-JP"/>
              </w:rPr>
              <w:t>I</w:t>
            </w:r>
            <w:r w:rsidRPr="00907C6C">
              <w:rPr>
                <w:rStyle w:val="normaltextrun"/>
                <w:rFonts w:eastAsiaTheme="majorEastAsia" w:cs="Arial"/>
                <w:sz w:val="20"/>
                <w:lang w:eastAsia="ja-JP"/>
              </w:rPr>
              <w:t>n</w:t>
            </w:r>
            <w:r>
              <w:rPr>
                <w:rStyle w:val="normaltextrun"/>
                <w:rFonts w:eastAsiaTheme="majorEastAsia" w:cs="Arial"/>
                <w:sz w:val="20"/>
                <w:lang w:eastAsia="ja-JP"/>
              </w:rPr>
              <w:t>-</w:t>
            </w:r>
            <w:r w:rsidR="00907C6C" w:rsidRPr="00907C6C">
              <w:rPr>
                <w:rStyle w:val="normaltextrun"/>
                <w:rFonts w:eastAsiaTheme="majorEastAsia" w:cs="Arial"/>
                <w:sz w:val="20"/>
                <w:lang w:eastAsia="ja-JP"/>
              </w:rPr>
              <w:t>field trials</w:t>
            </w:r>
            <w:r w:rsidR="006D6950">
              <w:rPr>
                <w:rStyle w:val="normaltextrun"/>
                <w:rFonts w:eastAsiaTheme="majorEastAsia" w:cs="Arial"/>
                <w:sz w:val="20"/>
                <w:lang w:eastAsia="ja-JP"/>
              </w:rPr>
              <w:t>/ training</w:t>
            </w:r>
            <w:r>
              <w:rPr>
                <w:rStyle w:val="normaltextrun"/>
                <w:rFonts w:eastAsiaTheme="majorEastAsia" w:cs="Arial"/>
                <w:sz w:val="20"/>
                <w:lang w:eastAsia="ja-JP"/>
              </w:rPr>
              <w:t xml:space="preserve"> </w:t>
            </w:r>
            <w:r w:rsidR="008432B3">
              <w:rPr>
                <w:rStyle w:val="normaltextrun"/>
                <w:rFonts w:eastAsiaTheme="majorEastAsia" w:cs="Arial"/>
                <w:sz w:val="20"/>
                <w:lang w:eastAsia="ja-JP"/>
              </w:rPr>
              <w:t>with COTS managers</w:t>
            </w:r>
          </w:p>
        </w:tc>
        <w:tc>
          <w:tcPr>
            <w:tcW w:w="1472" w:type="dxa"/>
            <w:tcBorders>
              <w:bottom w:val="single" w:sz="4" w:space="0" w:color="auto"/>
              <w:right w:val="single" w:sz="4" w:space="0" w:color="auto"/>
            </w:tcBorders>
          </w:tcPr>
          <w:p w14:paraId="564A9DE9" w14:textId="3EC2415F" w:rsidR="002E53B9" w:rsidRPr="00907C6C" w:rsidRDefault="00907C6C">
            <w:pPr>
              <w:rPr>
                <w:rStyle w:val="normaltextrun"/>
                <w:rFonts w:eastAsiaTheme="majorEastAsia" w:cs="Arial"/>
                <w:sz w:val="20"/>
                <w:lang w:eastAsia="ja-JP"/>
              </w:rPr>
            </w:pPr>
            <w:r w:rsidRPr="00907C6C">
              <w:rPr>
                <w:rStyle w:val="normaltextrun"/>
                <w:rFonts w:eastAsiaTheme="majorEastAsia" w:cs="Arial"/>
                <w:sz w:val="20"/>
                <w:lang w:eastAsia="ja-JP"/>
              </w:rPr>
              <w:t>Count</w:t>
            </w:r>
          </w:p>
        </w:tc>
        <w:tc>
          <w:tcPr>
            <w:tcW w:w="1402" w:type="dxa"/>
            <w:tcBorders>
              <w:top w:val="single" w:sz="4" w:space="0" w:color="auto"/>
              <w:left w:val="single" w:sz="4" w:space="0" w:color="auto"/>
              <w:bottom w:val="single" w:sz="4" w:space="0" w:color="auto"/>
              <w:right w:val="single" w:sz="4" w:space="0" w:color="auto"/>
            </w:tcBorders>
          </w:tcPr>
          <w:p w14:paraId="0798CE03" w14:textId="5B9C32BB" w:rsidR="00907C6C" w:rsidRPr="00907C6C" w:rsidRDefault="00534848">
            <w:pPr>
              <w:rPr>
                <w:rStyle w:val="normaltextrun"/>
                <w:rFonts w:eastAsiaTheme="majorEastAsia" w:cs="Arial"/>
                <w:sz w:val="20"/>
                <w:lang w:eastAsia="ja-JP"/>
              </w:rPr>
            </w:pPr>
            <w:r>
              <w:rPr>
                <w:rStyle w:val="normaltextrun"/>
                <w:rFonts w:eastAsiaTheme="majorEastAsia" w:cs="Arial"/>
                <w:sz w:val="20"/>
                <w:lang w:eastAsia="ja-JP"/>
              </w:rPr>
              <w:t>2</w:t>
            </w:r>
          </w:p>
        </w:tc>
      </w:tr>
      <w:tr w:rsidR="00DF1FAD" w:rsidRPr="000F287F" w14:paraId="7FB11A6F" w14:textId="77777777" w:rsidTr="00907C6C">
        <w:trPr>
          <w:trHeight w:val="229"/>
        </w:trPr>
        <w:tc>
          <w:tcPr>
            <w:tcW w:w="1143" w:type="dxa"/>
            <w:vMerge w:val="restart"/>
            <w:tcBorders>
              <w:top w:val="single" w:sz="4" w:space="0" w:color="auto"/>
            </w:tcBorders>
            <w:vAlign w:val="center"/>
          </w:tcPr>
          <w:p w14:paraId="5BF35477" w14:textId="14593A44" w:rsidR="00DF1FAD" w:rsidRPr="00907C6C" w:rsidRDefault="000A1EAF" w:rsidP="00907C6C">
            <w:pPr>
              <w:jc w:val="center"/>
              <w:rPr>
                <w:rStyle w:val="normaltextrun"/>
                <w:rFonts w:eastAsiaTheme="majorEastAsia" w:cs="Arial"/>
                <w:sz w:val="32"/>
                <w:szCs w:val="32"/>
                <w:lang w:eastAsia="ja-JP"/>
              </w:rPr>
            </w:pPr>
            <w:r>
              <w:rPr>
                <w:rStyle w:val="normaltextrun"/>
                <w:rFonts w:ascii="MS Gothic" w:eastAsia="MS Gothic" w:hAnsi="MS Gothic" w:cs="Arial" w:hint="eastAsia"/>
                <w:sz w:val="32"/>
                <w:szCs w:val="32"/>
                <w:lang w:eastAsia="ja-JP"/>
              </w:rPr>
              <w:sym w:font="Wingdings" w:char="F0FE"/>
            </w:r>
          </w:p>
        </w:tc>
        <w:tc>
          <w:tcPr>
            <w:tcW w:w="5207" w:type="dxa"/>
            <w:tcBorders>
              <w:top w:val="single" w:sz="4" w:space="0" w:color="auto"/>
            </w:tcBorders>
          </w:tcPr>
          <w:p w14:paraId="20FC5072" w14:textId="656F9210" w:rsidR="00DF1FAD" w:rsidRPr="00907C6C" w:rsidRDefault="00DF1FAD">
            <w:pPr>
              <w:rPr>
                <w:rStyle w:val="normaltextrun"/>
                <w:rFonts w:eastAsiaTheme="majorEastAsia" w:cs="Arial"/>
                <w:sz w:val="20"/>
                <w:lang w:eastAsia="ja-JP"/>
              </w:rPr>
            </w:pPr>
            <w:r w:rsidRPr="00907C6C">
              <w:rPr>
                <w:rStyle w:val="normaltextrun"/>
                <w:rFonts w:eastAsiaTheme="majorEastAsia" w:cs="Arial"/>
                <w:sz w:val="20"/>
                <w:lang w:eastAsia="ja-JP"/>
              </w:rPr>
              <w:t xml:space="preserve">Number </w:t>
            </w:r>
            <w:r w:rsidR="0027551A">
              <w:rPr>
                <w:rStyle w:val="normaltextrun"/>
                <w:rFonts w:eastAsiaTheme="majorEastAsia" w:cs="Arial"/>
                <w:sz w:val="20"/>
                <w:lang w:eastAsia="ja-JP"/>
              </w:rPr>
              <w:t xml:space="preserve">of </w:t>
            </w:r>
            <w:r w:rsidRPr="00907C6C">
              <w:rPr>
                <w:rStyle w:val="normaltextrun"/>
                <w:rFonts w:eastAsiaTheme="majorEastAsia" w:cs="Arial"/>
                <w:sz w:val="20"/>
                <w:lang w:eastAsia="ja-JP"/>
              </w:rPr>
              <w:t>new or updated</w:t>
            </w:r>
            <w:r>
              <w:rPr>
                <w:rStyle w:val="normaltextrun"/>
                <w:rFonts w:eastAsiaTheme="majorEastAsia" w:cs="Arial"/>
                <w:sz w:val="20"/>
                <w:lang w:eastAsia="ja-JP"/>
              </w:rPr>
              <w:t xml:space="preserve"> tools developed</w:t>
            </w:r>
            <w:r w:rsidR="003C1017">
              <w:rPr>
                <w:rStyle w:val="normaltextrun"/>
                <w:rFonts w:eastAsiaTheme="majorEastAsia" w:cs="Arial"/>
                <w:sz w:val="20"/>
                <w:lang w:eastAsia="ja-JP"/>
              </w:rPr>
              <w:t>:</w:t>
            </w:r>
            <w:r>
              <w:rPr>
                <w:rStyle w:val="normaltextrun"/>
                <w:rFonts w:eastAsiaTheme="majorEastAsia" w:cs="Arial"/>
                <w:sz w:val="20"/>
                <w:lang w:eastAsia="ja-JP"/>
              </w:rPr>
              <w:t xml:space="preserve"> </w:t>
            </w:r>
          </w:p>
        </w:tc>
        <w:tc>
          <w:tcPr>
            <w:tcW w:w="1472" w:type="dxa"/>
            <w:tcBorders>
              <w:top w:val="single" w:sz="4" w:space="0" w:color="auto"/>
            </w:tcBorders>
          </w:tcPr>
          <w:p w14:paraId="0AA6D885" w14:textId="77777777" w:rsidR="00DF1FAD" w:rsidRPr="00907C6C" w:rsidRDefault="00DF1FAD">
            <w:pPr>
              <w:rPr>
                <w:rStyle w:val="normaltextrun"/>
                <w:rFonts w:eastAsiaTheme="majorEastAsia" w:cs="Arial"/>
                <w:sz w:val="20"/>
                <w:lang w:eastAsia="ja-JP"/>
              </w:rPr>
            </w:pPr>
          </w:p>
        </w:tc>
        <w:tc>
          <w:tcPr>
            <w:tcW w:w="1402" w:type="dxa"/>
            <w:tcBorders>
              <w:top w:val="single" w:sz="4" w:space="0" w:color="auto"/>
              <w:bottom w:val="single" w:sz="4" w:space="0" w:color="auto"/>
            </w:tcBorders>
          </w:tcPr>
          <w:p w14:paraId="3DCD1526" w14:textId="77777777" w:rsidR="00DF1FAD" w:rsidRPr="00907C6C" w:rsidRDefault="00DF1FAD">
            <w:pPr>
              <w:rPr>
                <w:rStyle w:val="normaltextrun"/>
                <w:rFonts w:eastAsiaTheme="majorEastAsia" w:cs="Arial"/>
                <w:sz w:val="20"/>
                <w:lang w:eastAsia="ja-JP"/>
              </w:rPr>
            </w:pPr>
          </w:p>
        </w:tc>
      </w:tr>
      <w:tr w:rsidR="00DF1FAD" w:rsidRPr="000F287F" w14:paraId="388C43B2" w14:textId="77777777" w:rsidTr="00907C6C">
        <w:trPr>
          <w:trHeight w:val="156"/>
        </w:trPr>
        <w:tc>
          <w:tcPr>
            <w:tcW w:w="1143" w:type="dxa"/>
            <w:vMerge/>
            <w:vAlign w:val="center"/>
          </w:tcPr>
          <w:p w14:paraId="4850070A" w14:textId="77777777" w:rsidR="00DF1FAD" w:rsidRPr="00907C6C" w:rsidRDefault="00DF1FAD" w:rsidP="00907C6C">
            <w:pPr>
              <w:jc w:val="center"/>
              <w:rPr>
                <w:rStyle w:val="normaltextrun"/>
                <w:rFonts w:eastAsiaTheme="majorEastAsia" w:cs="Arial"/>
                <w:sz w:val="32"/>
                <w:szCs w:val="32"/>
                <w:lang w:eastAsia="ja-JP"/>
              </w:rPr>
            </w:pPr>
          </w:p>
        </w:tc>
        <w:tc>
          <w:tcPr>
            <w:tcW w:w="5207" w:type="dxa"/>
          </w:tcPr>
          <w:p w14:paraId="412AE812" w14:textId="7EAA250A" w:rsidR="00DF1FAD" w:rsidRPr="00907C6C" w:rsidRDefault="00DF1FAD" w:rsidP="000A1EAF">
            <w:pPr>
              <w:pStyle w:val="ListParagraph"/>
              <w:widowControl/>
              <w:numPr>
                <w:ilvl w:val="0"/>
                <w:numId w:val="2"/>
              </w:numPr>
              <w:contextualSpacing/>
              <w:rPr>
                <w:rStyle w:val="normaltextrun"/>
                <w:rFonts w:eastAsiaTheme="majorEastAsia" w:cs="Arial"/>
                <w:sz w:val="20"/>
                <w:lang w:eastAsia="ja-JP"/>
              </w:rPr>
            </w:pPr>
            <w:r>
              <w:rPr>
                <w:rStyle w:val="normaltextrun"/>
                <w:rFonts w:eastAsiaTheme="majorEastAsia" w:cs="Arial"/>
                <w:sz w:val="20"/>
                <w:lang w:eastAsia="ja-JP"/>
              </w:rPr>
              <w:t>Decision support tools</w:t>
            </w:r>
          </w:p>
        </w:tc>
        <w:tc>
          <w:tcPr>
            <w:tcW w:w="1472" w:type="dxa"/>
            <w:tcBorders>
              <w:right w:val="single" w:sz="4" w:space="0" w:color="auto"/>
            </w:tcBorders>
          </w:tcPr>
          <w:p w14:paraId="2615C16C" w14:textId="77777777" w:rsidR="00DF1FAD" w:rsidRPr="00907C6C" w:rsidRDefault="00DF1FAD">
            <w:pPr>
              <w:rPr>
                <w:rStyle w:val="normaltextrun"/>
                <w:rFonts w:eastAsiaTheme="majorEastAsia" w:cs="Arial"/>
                <w:sz w:val="20"/>
                <w:lang w:eastAsia="ja-JP"/>
              </w:rPr>
            </w:pPr>
            <w:r w:rsidRPr="00907C6C">
              <w:rPr>
                <w:rStyle w:val="normaltextrun"/>
                <w:rFonts w:eastAsiaTheme="majorEastAsia" w:cs="Arial"/>
                <w:sz w:val="20"/>
                <w:lang w:eastAsia="ja-JP"/>
              </w:rPr>
              <w:t>Count</w:t>
            </w:r>
          </w:p>
        </w:tc>
        <w:tc>
          <w:tcPr>
            <w:tcW w:w="1402" w:type="dxa"/>
            <w:tcBorders>
              <w:top w:val="single" w:sz="4" w:space="0" w:color="auto"/>
              <w:left w:val="single" w:sz="4" w:space="0" w:color="auto"/>
              <w:bottom w:val="single" w:sz="4" w:space="0" w:color="auto"/>
              <w:right w:val="single" w:sz="4" w:space="0" w:color="auto"/>
            </w:tcBorders>
          </w:tcPr>
          <w:p w14:paraId="2BAA1FA2" w14:textId="7AE03491" w:rsidR="00DF1FAD" w:rsidRPr="00907C6C" w:rsidRDefault="000A1EAF">
            <w:pPr>
              <w:rPr>
                <w:rStyle w:val="normaltextrun"/>
                <w:rFonts w:eastAsiaTheme="majorEastAsia" w:cs="Arial"/>
                <w:sz w:val="20"/>
                <w:lang w:eastAsia="ja-JP"/>
              </w:rPr>
            </w:pPr>
            <w:r>
              <w:rPr>
                <w:rStyle w:val="normaltextrun"/>
                <w:rFonts w:eastAsiaTheme="majorEastAsia" w:cs="Arial"/>
                <w:sz w:val="20"/>
                <w:lang w:eastAsia="ja-JP"/>
              </w:rPr>
              <w:t>1</w:t>
            </w:r>
          </w:p>
        </w:tc>
      </w:tr>
      <w:tr w:rsidR="00DF1FAD" w:rsidRPr="000F287F" w14:paraId="1DD3769A" w14:textId="77777777" w:rsidTr="004C6E66">
        <w:trPr>
          <w:trHeight w:val="82"/>
        </w:trPr>
        <w:tc>
          <w:tcPr>
            <w:tcW w:w="1143" w:type="dxa"/>
            <w:vMerge/>
            <w:vAlign w:val="center"/>
          </w:tcPr>
          <w:p w14:paraId="780DE631" w14:textId="77777777" w:rsidR="00DF1FAD" w:rsidRPr="00907C6C" w:rsidRDefault="00DF1FAD" w:rsidP="00907C6C">
            <w:pPr>
              <w:jc w:val="center"/>
              <w:rPr>
                <w:rStyle w:val="normaltextrun"/>
                <w:rFonts w:eastAsiaTheme="majorEastAsia" w:cs="Arial"/>
                <w:sz w:val="32"/>
                <w:szCs w:val="32"/>
                <w:lang w:eastAsia="ja-JP"/>
              </w:rPr>
            </w:pPr>
          </w:p>
        </w:tc>
        <w:tc>
          <w:tcPr>
            <w:tcW w:w="5207" w:type="dxa"/>
          </w:tcPr>
          <w:p w14:paraId="4844E088" w14:textId="2160BE65" w:rsidR="00DF1FAD" w:rsidRPr="00907C6C" w:rsidRDefault="00DF1FAD" w:rsidP="000A1EAF">
            <w:pPr>
              <w:pStyle w:val="ListParagraph"/>
              <w:widowControl/>
              <w:numPr>
                <w:ilvl w:val="0"/>
                <w:numId w:val="2"/>
              </w:numPr>
              <w:contextualSpacing/>
              <w:rPr>
                <w:rStyle w:val="normaltextrun"/>
                <w:rFonts w:eastAsiaTheme="majorEastAsia" w:cs="Arial"/>
                <w:sz w:val="20"/>
                <w:lang w:eastAsia="ja-JP"/>
              </w:rPr>
            </w:pPr>
            <w:r>
              <w:rPr>
                <w:rStyle w:val="normaltextrun"/>
                <w:rFonts w:eastAsiaTheme="majorEastAsia" w:cs="Arial"/>
                <w:sz w:val="20"/>
                <w:lang w:eastAsia="ja-JP"/>
              </w:rPr>
              <w:t>Models / code / software</w:t>
            </w:r>
          </w:p>
        </w:tc>
        <w:tc>
          <w:tcPr>
            <w:tcW w:w="1472" w:type="dxa"/>
            <w:tcBorders>
              <w:right w:val="single" w:sz="4" w:space="0" w:color="auto"/>
            </w:tcBorders>
          </w:tcPr>
          <w:p w14:paraId="1566AFA1" w14:textId="77777777" w:rsidR="00DF1FAD" w:rsidRPr="00907C6C" w:rsidRDefault="00DF1FAD">
            <w:pPr>
              <w:rPr>
                <w:rStyle w:val="normaltextrun"/>
                <w:rFonts w:eastAsiaTheme="majorEastAsia" w:cs="Arial"/>
                <w:sz w:val="20"/>
                <w:lang w:eastAsia="ja-JP"/>
              </w:rPr>
            </w:pPr>
            <w:r w:rsidRPr="00907C6C">
              <w:rPr>
                <w:rStyle w:val="normaltextrun"/>
                <w:rFonts w:eastAsiaTheme="majorEastAsia" w:cs="Arial"/>
                <w:sz w:val="20"/>
                <w:lang w:eastAsia="ja-JP"/>
              </w:rPr>
              <w:t>Count</w:t>
            </w:r>
          </w:p>
        </w:tc>
        <w:tc>
          <w:tcPr>
            <w:tcW w:w="1402" w:type="dxa"/>
            <w:tcBorders>
              <w:top w:val="single" w:sz="4" w:space="0" w:color="auto"/>
              <w:left w:val="single" w:sz="4" w:space="0" w:color="auto"/>
              <w:bottom w:val="single" w:sz="4" w:space="0" w:color="auto"/>
              <w:right w:val="single" w:sz="4" w:space="0" w:color="auto"/>
            </w:tcBorders>
          </w:tcPr>
          <w:p w14:paraId="1F6C6E62" w14:textId="3E1D089D" w:rsidR="00DF1FAD" w:rsidRPr="00907C6C" w:rsidRDefault="000A1EAF">
            <w:pPr>
              <w:rPr>
                <w:rStyle w:val="normaltextrun"/>
                <w:rFonts w:eastAsiaTheme="majorEastAsia" w:cs="Arial"/>
                <w:sz w:val="20"/>
                <w:lang w:eastAsia="ja-JP"/>
              </w:rPr>
            </w:pPr>
            <w:r>
              <w:rPr>
                <w:rStyle w:val="normaltextrun"/>
                <w:rFonts w:eastAsiaTheme="majorEastAsia" w:cs="Arial"/>
                <w:sz w:val="20"/>
                <w:lang w:eastAsia="ja-JP"/>
              </w:rPr>
              <w:t>2</w:t>
            </w:r>
          </w:p>
        </w:tc>
      </w:tr>
      <w:tr w:rsidR="00DF1FAD" w14:paraId="3C6B15BC" w14:textId="77777777" w:rsidTr="00574F5E">
        <w:trPr>
          <w:trHeight w:val="82"/>
        </w:trPr>
        <w:tc>
          <w:tcPr>
            <w:tcW w:w="1143" w:type="dxa"/>
            <w:vMerge/>
            <w:vAlign w:val="center"/>
          </w:tcPr>
          <w:p w14:paraId="5479B2FB" w14:textId="77777777" w:rsidR="00DF1FAD" w:rsidRPr="00907C6C" w:rsidRDefault="00DF1FAD" w:rsidP="00907C6C">
            <w:pPr>
              <w:jc w:val="center"/>
              <w:rPr>
                <w:rStyle w:val="normaltextrun"/>
                <w:rFonts w:eastAsiaTheme="majorEastAsia" w:cs="Arial"/>
                <w:sz w:val="32"/>
                <w:szCs w:val="32"/>
                <w:lang w:eastAsia="ja-JP"/>
              </w:rPr>
            </w:pPr>
          </w:p>
        </w:tc>
        <w:tc>
          <w:tcPr>
            <w:tcW w:w="5207" w:type="dxa"/>
          </w:tcPr>
          <w:p w14:paraId="5BD43A7F" w14:textId="1FD9BC12" w:rsidR="00DF1FAD" w:rsidRPr="004C6E66" w:rsidRDefault="00DF1FAD" w:rsidP="000A1EAF">
            <w:pPr>
              <w:pStyle w:val="ListParagraph"/>
              <w:widowControl/>
              <w:numPr>
                <w:ilvl w:val="0"/>
                <w:numId w:val="2"/>
              </w:numPr>
              <w:contextualSpacing/>
              <w:rPr>
                <w:rStyle w:val="normaltextrun"/>
                <w:rFonts w:eastAsiaTheme="majorEastAsia" w:cs="Arial"/>
                <w:sz w:val="20"/>
                <w:lang w:eastAsia="ja-JP"/>
              </w:rPr>
            </w:pPr>
            <w:r>
              <w:rPr>
                <w:rStyle w:val="normaltextrun"/>
                <w:rFonts w:eastAsiaTheme="majorEastAsia" w:cs="Arial"/>
                <w:sz w:val="20"/>
                <w:lang w:eastAsia="ja-JP"/>
              </w:rPr>
              <w:t>Operating procedures / plans</w:t>
            </w:r>
          </w:p>
        </w:tc>
        <w:tc>
          <w:tcPr>
            <w:tcW w:w="1472" w:type="dxa"/>
            <w:tcBorders>
              <w:right w:val="single" w:sz="4" w:space="0" w:color="auto"/>
            </w:tcBorders>
          </w:tcPr>
          <w:p w14:paraId="77D508E1" w14:textId="77777777" w:rsidR="00DF1FAD" w:rsidRPr="00907C6C" w:rsidRDefault="00DF1FAD">
            <w:pPr>
              <w:rPr>
                <w:rStyle w:val="normaltextrun"/>
                <w:rFonts w:eastAsiaTheme="majorEastAsia" w:cs="Arial"/>
                <w:sz w:val="20"/>
                <w:lang w:eastAsia="ja-JP"/>
              </w:rPr>
            </w:pPr>
            <w:r w:rsidRPr="00907C6C">
              <w:rPr>
                <w:rStyle w:val="normaltextrun"/>
                <w:rFonts w:eastAsiaTheme="majorEastAsia" w:cs="Arial"/>
                <w:sz w:val="20"/>
                <w:lang w:eastAsia="ja-JP"/>
              </w:rPr>
              <w:t>Count</w:t>
            </w:r>
          </w:p>
        </w:tc>
        <w:tc>
          <w:tcPr>
            <w:tcW w:w="1402" w:type="dxa"/>
            <w:tcBorders>
              <w:top w:val="single" w:sz="4" w:space="0" w:color="auto"/>
              <w:left w:val="single" w:sz="4" w:space="0" w:color="auto"/>
              <w:bottom w:val="single" w:sz="4" w:space="0" w:color="auto"/>
              <w:right w:val="single" w:sz="4" w:space="0" w:color="auto"/>
            </w:tcBorders>
          </w:tcPr>
          <w:p w14:paraId="42C28B69" w14:textId="064D8E19" w:rsidR="00DF1FAD" w:rsidRPr="00907C6C" w:rsidRDefault="000A1EAF">
            <w:pPr>
              <w:rPr>
                <w:rStyle w:val="normaltextrun"/>
                <w:rFonts w:eastAsiaTheme="majorEastAsia" w:cs="Arial"/>
                <w:sz w:val="20"/>
                <w:lang w:eastAsia="ja-JP"/>
              </w:rPr>
            </w:pPr>
            <w:r>
              <w:rPr>
                <w:rStyle w:val="normaltextrun"/>
                <w:rFonts w:eastAsiaTheme="majorEastAsia" w:cs="Arial"/>
                <w:sz w:val="20"/>
                <w:lang w:eastAsia="ja-JP"/>
              </w:rPr>
              <w:t>1</w:t>
            </w:r>
          </w:p>
        </w:tc>
      </w:tr>
      <w:tr w:rsidR="00DF1FAD" w14:paraId="12104D7B" w14:textId="77777777" w:rsidTr="00030375">
        <w:trPr>
          <w:trHeight w:val="224"/>
        </w:trPr>
        <w:tc>
          <w:tcPr>
            <w:tcW w:w="1143" w:type="dxa"/>
            <w:vMerge/>
            <w:vAlign w:val="center"/>
          </w:tcPr>
          <w:p w14:paraId="61C863F9" w14:textId="77777777" w:rsidR="00DF1FAD" w:rsidRPr="00907C6C" w:rsidRDefault="00DF1FAD" w:rsidP="00780885">
            <w:pPr>
              <w:rPr>
                <w:rStyle w:val="normaltextrun"/>
                <w:rFonts w:eastAsiaTheme="majorEastAsia" w:cs="Arial"/>
                <w:sz w:val="32"/>
                <w:szCs w:val="32"/>
                <w:lang w:eastAsia="ja-JP"/>
              </w:rPr>
            </w:pPr>
          </w:p>
        </w:tc>
        <w:tc>
          <w:tcPr>
            <w:tcW w:w="5207" w:type="dxa"/>
          </w:tcPr>
          <w:p w14:paraId="5FB03154" w14:textId="16D17B32" w:rsidR="00DF1FAD" w:rsidRDefault="00DF1FAD" w:rsidP="000A1EAF">
            <w:pPr>
              <w:pStyle w:val="ListParagraph"/>
              <w:widowControl/>
              <w:numPr>
                <w:ilvl w:val="0"/>
                <w:numId w:val="2"/>
              </w:numPr>
              <w:contextualSpacing/>
              <w:rPr>
                <w:rStyle w:val="normaltextrun"/>
                <w:rFonts w:eastAsiaTheme="majorEastAsia" w:cs="Arial"/>
                <w:sz w:val="20"/>
                <w:lang w:eastAsia="ja-JP"/>
              </w:rPr>
            </w:pPr>
            <w:r>
              <w:rPr>
                <w:rStyle w:val="normaltextrun"/>
                <w:rFonts w:eastAsiaTheme="majorEastAsia" w:cs="Arial"/>
                <w:sz w:val="20"/>
                <w:lang w:eastAsia="ja-JP"/>
              </w:rPr>
              <w:t>Other</w:t>
            </w:r>
            <w:r w:rsidRPr="00780885">
              <w:rPr>
                <w:rStyle w:val="normaltextrun"/>
                <w:rFonts w:eastAsiaTheme="majorEastAsia" w:cs="Arial"/>
                <w:sz w:val="20"/>
                <w:lang w:eastAsia="ja-JP"/>
              </w:rPr>
              <w:t>:</w:t>
            </w:r>
            <w:r>
              <w:rPr>
                <w:rStyle w:val="normaltextrun"/>
                <w:rFonts w:eastAsiaTheme="majorEastAsia" w:cs="Arial"/>
                <w:color w:val="BFBFBF" w:themeColor="background1" w:themeShade="BF"/>
                <w:sz w:val="20"/>
                <w:lang w:eastAsia="ja-JP"/>
              </w:rPr>
              <w:t xml:space="preserve"> </w:t>
            </w:r>
            <w:r w:rsidRPr="004C6E66">
              <w:rPr>
                <w:rStyle w:val="normaltextrun"/>
                <w:rFonts w:eastAsiaTheme="majorEastAsia" w:cs="Arial"/>
                <w:color w:val="BFBFBF" w:themeColor="background1" w:themeShade="BF"/>
                <w:sz w:val="20"/>
                <w:lang w:eastAsia="ja-JP"/>
              </w:rPr>
              <w:t>_</w:t>
            </w:r>
            <w:proofErr w:type="gramStart"/>
            <w:r w:rsidRPr="004C6E66">
              <w:rPr>
                <w:rStyle w:val="normaltextrun"/>
                <w:rFonts w:eastAsiaTheme="majorEastAsia" w:cs="Arial"/>
                <w:color w:val="BFBFBF" w:themeColor="background1" w:themeShade="BF"/>
                <w:sz w:val="20"/>
                <w:lang w:eastAsia="ja-JP"/>
              </w:rPr>
              <w:t>_</w:t>
            </w:r>
            <w:r w:rsidRPr="004C6E66">
              <w:rPr>
                <w:rStyle w:val="normaltextrun"/>
                <w:rFonts w:eastAsiaTheme="majorEastAsia" w:cs="Arial"/>
                <w:i/>
                <w:iCs/>
                <w:color w:val="BFBFBF" w:themeColor="background1" w:themeShade="BF"/>
                <w:sz w:val="20"/>
                <w:lang w:eastAsia="ja-JP"/>
              </w:rPr>
              <w:t>(</w:t>
            </w:r>
            <w:proofErr w:type="gramEnd"/>
            <w:r w:rsidRPr="00780885">
              <w:rPr>
                <w:rStyle w:val="normaltextrun"/>
                <w:rFonts w:eastAsiaTheme="majorEastAsia" w:cs="Arial"/>
                <w:color w:val="BFBFBF" w:themeColor="background1" w:themeShade="BF"/>
                <w:sz w:val="20"/>
                <w:lang w:eastAsia="ja-JP"/>
              </w:rPr>
              <w:t xml:space="preserve">list </w:t>
            </w:r>
            <w:proofErr w:type="gramStart"/>
            <w:r w:rsidRPr="00780885">
              <w:rPr>
                <w:rStyle w:val="normaltextrun"/>
                <w:rFonts w:eastAsiaTheme="majorEastAsia" w:cs="Arial"/>
                <w:color w:val="BFBFBF" w:themeColor="background1" w:themeShade="BF"/>
                <w:sz w:val="20"/>
                <w:lang w:eastAsia="ja-JP"/>
              </w:rPr>
              <w:t>here)_</w:t>
            </w:r>
            <w:proofErr w:type="gramEnd"/>
            <w:r w:rsidRPr="00780885">
              <w:rPr>
                <w:rStyle w:val="normaltextrun"/>
                <w:rFonts w:eastAsiaTheme="majorEastAsia" w:cs="Arial"/>
                <w:color w:val="BFBFBF" w:themeColor="background1" w:themeShade="BF"/>
                <w:sz w:val="20"/>
                <w:lang w:eastAsia="ja-JP"/>
              </w:rPr>
              <w:t>____________</w:t>
            </w:r>
          </w:p>
        </w:tc>
        <w:tc>
          <w:tcPr>
            <w:tcW w:w="1472" w:type="dxa"/>
            <w:tcBorders>
              <w:right w:val="single" w:sz="4" w:space="0" w:color="auto"/>
            </w:tcBorders>
          </w:tcPr>
          <w:p w14:paraId="0561569C" w14:textId="6224F9CB" w:rsidR="00DF1FAD" w:rsidRPr="00907C6C" w:rsidRDefault="00DF1FAD" w:rsidP="00574F5E">
            <w:pPr>
              <w:rPr>
                <w:rStyle w:val="normaltextrun"/>
                <w:rFonts w:eastAsiaTheme="majorEastAsia" w:cs="Arial"/>
                <w:sz w:val="20"/>
                <w:lang w:eastAsia="ja-JP"/>
              </w:rPr>
            </w:pPr>
            <w:r w:rsidRPr="00907C6C">
              <w:rPr>
                <w:rStyle w:val="normaltextrun"/>
                <w:rFonts w:eastAsiaTheme="majorEastAsia" w:cs="Arial"/>
                <w:sz w:val="20"/>
                <w:lang w:eastAsia="ja-JP"/>
              </w:rPr>
              <w:t>Count</w:t>
            </w:r>
          </w:p>
        </w:tc>
        <w:tc>
          <w:tcPr>
            <w:tcW w:w="1402" w:type="dxa"/>
            <w:tcBorders>
              <w:top w:val="single" w:sz="4" w:space="0" w:color="auto"/>
              <w:left w:val="single" w:sz="4" w:space="0" w:color="auto"/>
              <w:bottom w:val="single" w:sz="4" w:space="0" w:color="auto"/>
              <w:right w:val="single" w:sz="4" w:space="0" w:color="auto"/>
            </w:tcBorders>
          </w:tcPr>
          <w:p w14:paraId="02445227" w14:textId="51817A7D" w:rsidR="00DF1FAD" w:rsidRPr="00907C6C" w:rsidRDefault="00595CC5" w:rsidP="00F5778D">
            <w:pPr>
              <w:rPr>
                <w:rStyle w:val="normaltextrun"/>
                <w:rFonts w:eastAsiaTheme="majorEastAsia" w:cs="Arial"/>
                <w:sz w:val="20"/>
                <w:lang w:eastAsia="ja-JP"/>
              </w:rPr>
            </w:pPr>
            <w:r>
              <w:rPr>
                <w:rStyle w:val="normaltextrun"/>
                <w:rFonts w:eastAsiaTheme="majorEastAsia" w:cs="Arial"/>
                <w:sz w:val="20"/>
                <w:lang w:eastAsia="ja-JP"/>
              </w:rPr>
              <w:t>N</w:t>
            </w:r>
            <w:r>
              <w:rPr>
                <w:rStyle w:val="normaltextrun"/>
                <w:rFonts w:eastAsiaTheme="majorEastAsia"/>
                <w:lang w:eastAsia="ja-JP"/>
              </w:rPr>
              <w:t>A</w:t>
            </w:r>
          </w:p>
        </w:tc>
      </w:tr>
      <w:tr w:rsidR="00574F5E" w14:paraId="71747941" w14:textId="77777777" w:rsidTr="004C6E66">
        <w:trPr>
          <w:trHeight w:val="82"/>
        </w:trPr>
        <w:tc>
          <w:tcPr>
            <w:tcW w:w="1143" w:type="dxa"/>
            <w:vMerge w:val="restart"/>
            <w:tcBorders>
              <w:top w:val="single" w:sz="4" w:space="0" w:color="auto"/>
            </w:tcBorders>
            <w:vAlign w:val="center"/>
          </w:tcPr>
          <w:p w14:paraId="732D97EC" w14:textId="155FC136" w:rsidR="00574F5E" w:rsidRPr="00907C6C" w:rsidRDefault="000A1EAF" w:rsidP="00574F5E">
            <w:pPr>
              <w:jc w:val="center"/>
              <w:rPr>
                <w:rStyle w:val="normaltextrun"/>
                <w:rFonts w:eastAsiaTheme="majorEastAsia" w:cs="Arial"/>
                <w:sz w:val="32"/>
                <w:szCs w:val="32"/>
                <w:lang w:eastAsia="ja-JP"/>
              </w:rPr>
            </w:pPr>
            <w:r>
              <w:rPr>
                <w:rStyle w:val="normaltextrun"/>
                <w:rFonts w:ascii="MS Gothic" w:eastAsia="MS Gothic" w:hAnsi="MS Gothic" w:cs="Arial" w:hint="eastAsia"/>
                <w:sz w:val="32"/>
                <w:szCs w:val="32"/>
                <w:lang w:eastAsia="ja-JP"/>
              </w:rPr>
              <w:sym w:font="Wingdings" w:char="F0FE"/>
            </w:r>
          </w:p>
        </w:tc>
        <w:tc>
          <w:tcPr>
            <w:tcW w:w="5207" w:type="dxa"/>
            <w:tcBorders>
              <w:top w:val="single" w:sz="4" w:space="0" w:color="auto"/>
            </w:tcBorders>
          </w:tcPr>
          <w:p w14:paraId="372A35A4" w14:textId="04435558" w:rsidR="00574F5E" w:rsidRPr="00907C6C" w:rsidRDefault="00574F5E" w:rsidP="00574F5E">
            <w:pPr>
              <w:rPr>
                <w:rStyle w:val="normaltextrun"/>
                <w:rFonts w:eastAsiaTheme="majorEastAsia" w:cs="Arial"/>
                <w:sz w:val="20"/>
                <w:lang w:eastAsia="ja-JP"/>
              </w:rPr>
            </w:pPr>
            <w:r w:rsidRPr="00907C6C">
              <w:rPr>
                <w:rStyle w:val="normaltextrun"/>
                <w:rFonts w:eastAsiaTheme="majorEastAsia" w:cs="Arial"/>
                <w:sz w:val="20"/>
                <w:lang w:eastAsia="ja-JP"/>
              </w:rPr>
              <w:t>Number of external communications</w:t>
            </w:r>
            <w:r w:rsidR="003C1017">
              <w:rPr>
                <w:rStyle w:val="normaltextrun"/>
                <w:rFonts w:eastAsiaTheme="majorEastAsia" w:cs="Arial"/>
                <w:sz w:val="20"/>
                <w:lang w:eastAsia="ja-JP"/>
              </w:rPr>
              <w:t>:</w:t>
            </w:r>
            <w:r w:rsidRPr="00907C6C">
              <w:rPr>
                <w:rStyle w:val="normaltextrun"/>
                <w:rFonts w:eastAsiaTheme="majorEastAsia" w:cs="Arial"/>
                <w:sz w:val="20"/>
                <w:lang w:eastAsia="ja-JP"/>
              </w:rPr>
              <w:t xml:space="preserve"> </w:t>
            </w:r>
          </w:p>
        </w:tc>
        <w:tc>
          <w:tcPr>
            <w:tcW w:w="1472" w:type="dxa"/>
            <w:tcBorders>
              <w:top w:val="single" w:sz="4" w:space="0" w:color="auto"/>
            </w:tcBorders>
          </w:tcPr>
          <w:p w14:paraId="6958A69F" w14:textId="77777777" w:rsidR="00574F5E" w:rsidRPr="00907C6C" w:rsidRDefault="00574F5E" w:rsidP="00574F5E">
            <w:pPr>
              <w:rPr>
                <w:rStyle w:val="normaltextrun"/>
                <w:rFonts w:eastAsiaTheme="majorEastAsia" w:cs="Arial"/>
                <w:sz w:val="20"/>
                <w:lang w:eastAsia="ja-JP"/>
              </w:rPr>
            </w:pPr>
          </w:p>
        </w:tc>
        <w:tc>
          <w:tcPr>
            <w:tcW w:w="1402" w:type="dxa"/>
            <w:tcBorders>
              <w:top w:val="single" w:sz="4" w:space="0" w:color="auto"/>
              <w:bottom w:val="single" w:sz="4" w:space="0" w:color="auto"/>
            </w:tcBorders>
          </w:tcPr>
          <w:p w14:paraId="08FD1DFF" w14:textId="77777777" w:rsidR="00574F5E" w:rsidRPr="00907C6C" w:rsidRDefault="00574F5E" w:rsidP="00574F5E">
            <w:pPr>
              <w:rPr>
                <w:rStyle w:val="normaltextrun"/>
                <w:rFonts w:eastAsiaTheme="majorEastAsia" w:cs="Arial"/>
                <w:sz w:val="20"/>
                <w:lang w:eastAsia="ja-JP"/>
              </w:rPr>
            </w:pPr>
          </w:p>
        </w:tc>
      </w:tr>
      <w:tr w:rsidR="00574F5E" w14:paraId="362B412E" w14:textId="77777777" w:rsidTr="00907C6C">
        <w:trPr>
          <w:trHeight w:val="82"/>
        </w:trPr>
        <w:tc>
          <w:tcPr>
            <w:tcW w:w="1143" w:type="dxa"/>
            <w:vMerge/>
            <w:vAlign w:val="center"/>
          </w:tcPr>
          <w:p w14:paraId="1C5CA69B" w14:textId="77777777" w:rsidR="00574F5E" w:rsidRPr="00907C6C" w:rsidRDefault="00574F5E" w:rsidP="00574F5E">
            <w:pPr>
              <w:jc w:val="center"/>
              <w:rPr>
                <w:rStyle w:val="normaltextrun"/>
                <w:rFonts w:eastAsiaTheme="majorEastAsia" w:cs="Arial"/>
                <w:sz w:val="32"/>
                <w:szCs w:val="32"/>
                <w:lang w:eastAsia="ja-JP"/>
              </w:rPr>
            </w:pPr>
          </w:p>
        </w:tc>
        <w:tc>
          <w:tcPr>
            <w:tcW w:w="5207" w:type="dxa"/>
          </w:tcPr>
          <w:p w14:paraId="297042AE" w14:textId="77777777" w:rsidR="00574F5E" w:rsidRPr="0002539A" w:rsidRDefault="00574F5E" w:rsidP="000A1EAF">
            <w:pPr>
              <w:pStyle w:val="ListParagraph"/>
              <w:widowControl/>
              <w:numPr>
                <w:ilvl w:val="0"/>
                <w:numId w:val="3"/>
              </w:numPr>
              <w:contextualSpacing/>
              <w:rPr>
                <w:rStyle w:val="normaltextrun"/>
                <w:rFonts w:eastAsiaTheme="majorEastAsia" w:cs="Arial"/>
                <w:sz w:val="20"/>
                <w:lang w:eastAsia="ja-JP"/>
              </w:rPr>
            </w:pPr>
            <w:r w:rsidRPr="0002539A">
              <w:rPr>
                <w:rStyle w:val="normaltextrun"/>
                <w:rFonts w:eastAsiaTheme="majorEastAsia" w:cs="Arial"/>
                <w:sz w:val="20"/>
                <w:lang w:eastAsia="ja-JP"/>
              </w:rPr>
              <w:t xml:space="preserve">Scientific papers, reports and publications </w:t>
            </w:r>
          </w:p>
        </w:tc>
        <w:tc>
          <w:tcPr>
            <w:tcW w:w="1472" w:type="dxa"/>
            <w:tcBorders>
              <w:right w:val="single" w:sz="4" w:space="0" w:color="auto"/>
            </w:tcBorders>
          </w:tcPr>
          <w:p w14:paraId="52BAD3CB" w14:textId="77777777" w:rsidR="00574F5E" w:rsidRPr="00907C6C" w:rsidRDefault="00574F5E" w:rsidP="00574F5E">
            <w:pPr>
              <w:rPr>
                <w:rStyle w:val="normaltextrun"/>
                <w:rFonts w:eastAsiaTheme="majorEastAsia" w:cs="Arial"/>
                <w:sz w:val="20"/>
                <w:lang w:eastAsia="ja-JP"/>
              </w:rPr>
            </w:pPr>
            <w:r w:rsidRPr="00907C6C">
              <w:rPr>
                <w:rStyle w:val="normaltextrun"/>
                <w:rFonts w:eastAsiaTheme="majorEastAsia" w:cs="Arial"/>
                <w:sz w:val="20"/>
                <w:lang w:eastAsia="ja-JP"/>
              </w:rPr>
              <w:t>Count</w:t>
            </w:r>
          </w:p>
        </w:tc>
        <w:tc>
          <w:tcPr>
            <w:tcW w:w="1402" w:type="dxa"/>
            <w:tcBorders>
              <w:top w:val="single" w:sz="4" w:space="0" w:color="auto"/>
              <w:left w:val="single" w:sz="4" w:space="0" w:color="auto"/>
              <w:bottom w:val="single" w:sz="4" w:space="0" w:color="auto"/>
              <w:right w:val="single" w:sz="4" w:space="0" w:color="auto"/>
            </w:tcBorders>
          </w:tcPr>
          <w:p w14:paraId="645BF0A1" w14:textId="238EF8BB" w:rsidR="00574F5E" w:rsidRPr="00907C6C" w:rsidRDefault="000A1EAF" w:rsidP="00574F5E">
            <w:pPr>
              <w:rPr>
                <w:rStyle w:val="normaltextrun"/>
                <w:rFonts w:eastAsiaTheme="majorEastAsia" w:cs="Arial"/>
                <w:sz w:val="20"/>
                <w:lang w:eastAsia="ja-JP"/>
              </w:rPr>
            </w:pPr>
            <w:r>
              <w:rPr>
                <w:rStyle w:val="normaltextrun"/>
                <w:rFonts w:eastAsiaTheme="majorEastAsia" w:cs="Arial"/>
                <w:sz w:val="20"/>
                <w:lang w:eastAsia="ja-JP"/>
              </w:rPr>
              <w:t>2</w:t>
            </w:r>
          </w:p>
        </w:tc>
      </w:tr>
      <w:tr w:rsidR="00574F5E" w14:paraId="11558B3D" w14:textId="77777777" w:rsidTr="00907C6C">
        <w:trPr>
          <w:trHeight w:val="82"/>
        </w:trPr>
        <w:tc>
          <w:tcPr>
            <w:tcW w:w="1143" w:type="dxa"/>
            <w:vMerge/>
            <w:vAlign w:val="center"/>
          </w:tcPr>
          <w:p w14:paraId="347062BE" w14:textId="77777777" w:rsidR="00574F5E" w:rsidRPr="00907C6C" w:rsidRDefault="00574F5E" w:rsidP="00574F5E">
            <w:pPr>
              <w:jc w:val="center"/>
              <w:rPr>
                <w:rStyle w:val="normaltextrun"/>
                <w:rFonts w:eastAsiaTheme="majorEastAsia" w:cs="Arial"/>
                <w:sz w:val="32"/>
                <w:szCs w:val="32"/>
                <w:lang w:eastAsia="ja-JP"/>
              </w:rPr>
            </w:pPr>
          </w:p>
        </w:tc>
        <w:tc>
          <w:tcPr>
            <w:tcW w:w="5207" w:type="dxa"/>
          </w:tcPr>
          <w:p w14:paraId="5688F57A" w14:textId="77777777" w:rsidR="00574F5E" w:rsidRPr="0002539A" w:rsidRDefault="00574F5E" w:rsidP="000A1EAF">
            <w:pPr>
              <w:pStyle w:val="ListParagraph"/>
              <w:widowControl/>
              <w:numPr>
                <w:ilvl w:val="0"/>
                <w:numId w:val="3"/>
              </w:numPr>
              <w:contextualSpacing/>
              <w:rPr>
                <w:rStyle w:val="normaltextrun"/>
                <w:rFonts w:eastAsiaTheme="majorEastAsia" w:cs="Arial"/>
                <w:sz w:val="20"/>
                <w:lang w:eastAsia="ja-JP"/>
              </w:rPr>
            </w:pPr>
            <w:r w:rsidRPr="0002539A">
              <w:rPr>
                <w:rStyle w:val="normaltextrun"/>
                <w:rFonts w:eastAsiaTheme="majorEastAsia" w:cs="Arial"/>
                <w:sz w:val="20"/>
                <w:lang w:eastAsia="ja-JP"/>
              </w:rPr>
              <w:t xml:space="preserve">Educational tools/ fact sheets etc </w:t>
            </w:r>
          </w:p>
        </w:tc>
        <w:tc>
          <w:tcPr>
            <w:tcW w:w="1472" w:type="dxa"/>
            <w:tcBorders>
              <w:right w:val="single" w:sz="4" w:space="0" w:color="auto"/>
            </w:tcBorders>
          </w:tcPr>
          <w:p w14:paraId="5F3E3D15" w14:textId="77777777" w:rsidR="00574F5E" w:rsidRPr="00907C6C" w:rsidRDefault="00574F5E" w:rsidP="00574F5E">
            <w:pPr>
              <w:rPr>
                <w:rStyle w:val="normaltextrun"/>
                <w:rFonts w:eastAsiaTheme="majorEastAsia" w:cs="Arial"/>
                <w:sz w:val="20"/>
                <w:lang w:eastAsia="ja-JP"/>
              </w:rPr>
            </w:pPr>
            <w:r w:rsidRPr="00907C6C">
              <w:rPr>
                <w:rStyle w:val="normaltextrun"/>
                <w:rFonts w:eastAsiaTheme="majorEastAsia" w:cs="Arial"/>
                <w:sz w:val="20"/>
                <w:lang w:eastAsia="ja-JP"/>
              </w:rPr>
              <w:t>Count</w:t>
            </w:r>
          </w:p>
        </w:tc>
        <w:tc>
          <w:tcPr>
            <w:tcW w:w="1402" w:type="dxa"/>
            <w:tcBorders>
              <w:top w:val="single" w:sz="4" w:space="0" w:color="auto"/>
              <w:left w:val="single" w:sz="4" w:space="0" w:color="auto"/>
              <w:bottom w:val="single" w:sz="4" w:space="0" w:color="auto"/>
              <w:right w:val="single" w:sz="4" w:space="0" w:color="auto"/>
            </w:tcBorders>
          </w:tcPr>
          <w:p w14:paraId="71BA40D1" w14:textId="1B569514" w:rsidR="00574F5E" w:rsidRPr="00907C6C" w:rsidRDefault="00595CC5" w:rsidP="00574F5E">
            <w:pPr>
              <w:rPr>
                <w:rStyle w:val="normaltextrun"/>
                <w:rFonts w:eastAsiaTheme="majorEastAsia" w:cs="Arial"/>
                <w:sz w:val="20"/>
                <w:lang w:eastAsia="ja-JP"/>
              </w:rPr>
            </w:pPr>
            <w:r>
              <w:rPr>
                <w:rStyle w:val="normaltextrun"/>
                <w:rFonts w:eastAsiaTheme="majorEastAsia" w:cs="Arial"/>
                <w:sz w:val="20"/>
                <w:lang w:eastAsia="ja-JP"/>
              </w:rPr>
              <w:t>N</w:t>
            </w:r>
            <w:r>
              <w:rPr>
                <w:rStyle w:val="normaltextrun"/>
                <w:rFonts w:eastAsiaTheme="majorEastAsia"/>
                <w:lang w:eastAsia="ja-JP"/>
              </w:rPr>
              <w:t>A</w:t>
            </w:r>
          </w:p>
        </w:tc>
      </w:tr>
      <w:tr w:rsidR="00574F5E" w14:paraId="76334587" w14:textId="77777777" w:rsidTr="00907C6C">
        <w:trPr>
          <w:trHeight w:val="82"/>
        </w:trPr>
        <w:tc>
          <w:tcPr>
            <w:tcW w:w="1143" w:type="dxa"/>
            <w:vMerge/>
            <w:tcBorders>
              <w:bottom w:val="single" w:sz="4" w:space="0" w:color="auto"/>
            </w:tcBorders>
            <w:vAlign w:val="center"/>
          </w:tcPr>
          <w:p w14:paraId="19CB59A3" w14:textId="77777777" w:rsidR="00574F5E" w:rsidRPr="00907C6C" w:rsidRDefault="00574F5E" w:rsidP="00574F5E">
            <w:pPr>
              <w:jc w:val="center"/>
              <w:rPr>
                <w:rStyle w:val="normaltextrun"/>
                <w:rFonts w:eastAsiaTheme="majorEastAsia" w:cs="Arial"/>
                <w:sz w:val="32"/>
                <w:szCs w:val="32"/>
                <w:lang w:eastAsia="ja-JP"/>
              </w:rPr>
            </w:pPr>
          </w:p>
        </w:tc>
        <w:tc>
          <w:tcPr>
            <w:tcW w:w="5207" w:type="dxa"/>
            <w:tcBorders>
              <w:bottom w:val="single" w:sz="4" w:space="0" w:color="auto"/>
            </w:tcBorders>
          </w:tcPr>
          <w:p w14:paraId="293A77B7" w14:textId="77777777" w:rsidR="00574F5E" w:rsidRPr="0002539A" w:rsidRDefault="00574F5E" w:rsidP="000A1EAF">
            <w:pPr>
              <w:pStyle w:val="ListParagraph"/>
              <w:widowControl/>
              <w:numPr>
                <w:ilvl w:val="0"/>
                <w:numId w:val="3"/>
              </w:numPr>
              <w:contextualSpacing/>
              <w:rPr>
                <w:rStyle w:val="normaltextrun"/>
                <w:rFonts w:eastAsiaTheme="majorEastAsia" w:cs="Arial"/>
                <w:sz w:val="20"/>
                <w:lang w:eastAsia="ja-JP"/>
              </w:rPr>
            </w:pPr>
            <w:r w:rsidRPr="0002539A">
              <w:rPr>
                <w:rStyle w:val="normaltextrun"/>
                <w:rFonts w:eastAsiaTheme="majorEastAsia" w:cs="Arial"/>
                <w:sz w:val="20"/>
                <w:lang w:eastAsia="ja-JP"/>
              </w:rPr>
              <w:t xml:space="preserve">Media/ social media outputs </w:t>
            </w:r>
          </w:p>
        </w:tc>
        <w:tc>
          <w:tcPr>
            <w:tcW w:w="1472" w:type="dxa"/>
            <w:tcBorders>
              <w:bottom w:val="single" w:sz="4" w:space="0" w:color="auto"/>
              <w:right w:val="single" w:sz="4" w:space="0" w:color="auto"/>
            </w:tcBorders>
          </w:tcPr>
          <w:p w14:paraId="430F757B" w14:textId="77777777" w:rsidR="00574F5E" w:rsidRPr="00907C6C" w:rsidRDefault="00574F5E" w:rsidP="00574F5E">
            <w:pPr>
              <w:rPr>
                <w:rStyle w:val="normaltextrun"/>
                <w:rFonts w:eastAsiaTheme="majorEastAsia" w:cs="Arial"/>
                <w:sz w:val="20"/>
                <w:lang w:eastAsia="ja-JP"/>
              </w:rPr>
            </w:pPr>
            <w:r w:rsidRPr="00907C6C">
              <w:rPr>
                <w:rStyle w:val="normaltextrun"/>
                <w:rFonts w:eastAsiaTheme="majorEastAsia" w:cs="Arial"/>
                <w:sz w:val="20"/>
                <w:lang w:eastAsia="ja-JP"/>
              </w:rPr>
              <w:t>Count</w:t>
            </w:r>
          </w:p>
        </w:tc>
        <w:tc>
          <w:tcPr>
            <w:tcW w:w="1402" w:type="dxa"/>
            <w:tcBorders>
              <w:top w:val="single" w:sz="4" w:space="0" w:color="auto"/>
              <w:left w:val="single" w:sz="4" w:space="0" w:color="auto"/>
              <w:bottom w:val="single" w:sz="4" w:space="0" w:color="auto"/>
              <w:right w:val="single" w:sz="4" w:space="0" w:color="auto"/>
            </w:tcBorders>
          </w:tcPr>
          <w:p w14:paraId="431ACCE5" w14:textId="65A469D3" w:rsidR="00574F5E" w:rsidRPr="00907C6C" w:rsidRDefault="00595CC5" w:rsidP="00574F5E">
            <w:pPr>
              <w:rPr>
                <w:rStyle w:val="normaltextrun"/>
                <w:rFonts w:eastAsiaTheme="majorEastAsia" w:cs="Arial"/>
                <w:sz w:val="20"/>
                <w:lang w:eastAsia="ja-JP"/>
              </w:rPr>
            </w:pPr>
            <w:r>
              <w:rPr>
                <w:rStyle w:val="normaltextrun"/>
                <w:rFonts w:eastAsiaTheme="majorEastAsia" w:cs="Arial"/>
                <w:sz w:val="20"/>
                <w:lang w:eastAsia="ja-JP"/>
              </w:rPr>
              <w:t>N</w:t>
            </w:r>
            <w:r>
              <w:rPr>
                <w:rStyle w:val="normaltextrun"/>
                <w:rFonts w:eastAsiaTheme="majorEastAsia"/>
                <w:lang w:eastAsia="ja-JP"/>
              </w:rPr>
              <w:t>A</w:t>
            </w:r>
          </w:p>
        </w:tc>
      </w:tr>
      <w:tr w:rsidR="00DF1FAD" w14:paraId="2109FDB1" w14:textId="77777777" w:rsidTr="00907C6C">
        <w:trPr>
          <w:trHeight w:val="68"/>
        </w:trPr>
        <w:tc>
          <w:tcPr>
            <w:tcW w:w="1143" w:type="dxa"/>
            <w:vMerge w:val="restart"/>
            <w:tcBorders>
              <w:top w:val="single" w:sz="4" w:space="0" w:color="auto"/>
            </w:tcBorders>
            <w:vAlign w:val="center"/>
          </w:tcPr>
          <w:p w14:paraId="27FF522B" w14:textId="21D6C19E" w:rsidR="00DF1FAD" w:rsidRPr="00907C6C" w:rsidRDefault="00595CC5" w:rsidP="00574F5E">
            <w:pPr>
              <w:jc w:val="center"/>
              <w:rPr>
                <w:rStyle w:val="normaltextrun"/>
                <w:rFonts w:eastAsiaTheme="majorEastAsia" w:cs="Arial"/>
                <w:sz w:val="32"/>
                <w:szCs w:val="32"/>
                <w:lang w:eastAsia="ja-JP"/>
              </w:rPr>
            </w:pPr>
            <w:r>
              <w:rPr>
                <w:rStyle w:val="normaltextrun"/>
                <w:rFonts w:ascii="MS Gothic" w:eastAsia="MS Gothic" w:hAnsi="MS Gothic" w:cs="Arial" w:hint="eastAsia"/>
                <w:sz w:val="32"/>
                <w:szCs w:val="32"/>
                <w:lang w:eastAsia="ja-JP"/>
              </w:rPr>
              <w:lastRenderedPageBreak/>
              <w:sym w:font="Wingdings" w:char="F0FE"/>
            </w:r>
          </w:p>
        </w:tc>
        <w:tc>
          <w:tcPr>
            <w:tcW w:w="5207" w:type="dxa"/>
            <w:tcBorders>
              <w:top w:val="single" w:sz="4" w:space="0" w:color="auto"/>
            </w:tcBorders>
          </w:tcPr>
          <w:p w14:paraId="08FFF47F" w14:textId="262DC92B" w:rsidR="00DF1FAD" w:rsidRPr="00907C6C" w:rsidRDefault="00DF1FAD" w:rsidP="00574F5E">
            <w:pPr>
              <w:rPr>
                <w:rStyle w:val="normaltextrun"/>
                <w:rFonts w:eastAsiaTheme="majorEastAsia" w:cs="Arial"/>
                <w:sz w:val="20"/>
                <w:lang w:eastAsia="ja-JP"/>
              </w:rPr>
            </w:pPr>
            <w:r w:rsidRPr="00907C6C">
              <w:rPr>
                <w:rStyle w:val="normaltextrun"/>
                <w:rFonts w:eastAsiaTheme="majorEastAsia" w:cs="Arial"/>
                <w:sz w:val="20"/>
                <w:lang w:eastAsia="ja-JP"/>
              </w:rPr>
              <w:t>Number Traditional Owners/ First Nations People</w:t>
            </w:r>
            <w:r w:rsidR="003C1017">
              <w:rPr>
                <w:rStyle w:val="normaltextrun"/>
                <w:rFonts w:eastAsiaTheme="majorEastAsia" w:cs="Arial"/>
                <w:sz w:val="20"/>
                <w:lang w:eastAsia="ja-JP"/>
              </w:rPr>
              <w:t>:</w:t>
            </w:r>
            <w:r w:rsidRPr="00907C6C">
              <w:rPr>
                <w:rStyle w:val="normaltextrun"/>
                <w:rFonts w:eastAsiaTheme="majorEastAsia" w:cs="Arial"/>
                <w:sz w:val="20"/>
                <w:lang w:eastAsia="ja-JP"/>
              </w:rPr>
              <w:t xml:space="preserve"> </w:t>
            </w:r>
          </w:p>
        </w:tc>
        <w:tc>
          <w:tcPr>
            <w:tcW w:w="1472" w:type="dxa"/>
            <w:tcBorders>
              <w:top w:val="single" w:sz="4" w:space="0" w:color="auto"/>
            </w:tcBorders>
          </w:tcPr>
          <w:p w14:paraId="5E535A71" w14:textId="77777777" w:rsidR="00DF1FAD" w:rsidRPr="00907C6C" w:rsidRDefault="00DF1FAD" w:rsidP="00574F5E">
            <w:pPr>
              <w:rPr>
                <w:rStyle w:val="normaltextrun"/>
                <w:rFonts w:eastAsiaTheme="majorEastAsia" w:cs="Arial"/>
                <w:sz w:val="20"/>
                <w:lang w:eastAsia="ja-JP"/>
              </w:rPr>
            </w:pPr>
          </w:p>
        </w:tc>
        <w:tc>
          <w:tcPr>
            <w:tcW w:w="1402" w:type="dxa"/>
            <w:tcBorders>
              <w:top w:val="single" w:sz="4" w:space="0" w:color="auto"/>
              <w:bottom w:val="single" w:sz="4" w:space="0" w:color="auto"/>
            </w:tcBorders>
          </w:tcPr>
          <w:p w14:paraId="3EC184A2" w14:textId="77777777" w:rsidR="00DF1FAD" w:rsidRPr="00907C6C" w:rsidRDefault="00DF1FAD" w:rsidP="00574F5E">
            <w:pPr>
              <w:rPr>
                <w:rStyle w:val="normaltextrun"/>
                <w:rFonts w:eastAsiaTheme="majorEastAsia" w:cs="Arial"/>
                <w:sz w:val="20"/>
                <w:lang w:eastAsia="ja-JP"/>
              </w:rPr>
            </w:pPr>
          </w:p>
        </w:tc>
      </w:tr>
      <w:tr w:rsidR="00DF1FAD" w14:paraId="098EDC98" w14:textId="77777777">
        <w:trPr>
          <w:trHeight w:val="82"/>
        </w:trPr>
        <w:tc>
          <w:tcPr>
            <w:tcW w:w="1143" w:type="dxa"/>
            <w:vMerge/>
          </w:tcPr>
          <w:p w14:paraId="175623AE" w14:textId="77777777" w:rsidR="00DF1FAD" w:rsidRPr="00907C6C" w:rsidRDefault="00DF1FAD" w:rsidP="00574F5E">
            <w:pPr>
              <w:rPr>
                <w:rStyle w:val="normaltextrun"/>
                <w:rFonts w:eastAsiaTheme="majorEastAsia" w:cs="Arial"/>
                <w:sz w:val="20"/>
                <w:lang w:eastAsia="ja-JP"/>
              </w:rPr>
            </w:pPr>
          </w:p>
        </w:tc>
        <w:tc>
          <w:tcPr>
            <w:tcW w:w="5207" w:type="dxa"/>
          </w:tcPr>
          <w:p w14:paraId="5EA37C69" w14:textId="235D107B" w:rsidR="00DF1FAD" w:rsidRPr="00907C6C" w:rsidRDefault="00DF1FAD" w:rsidP="000A1EAF">
            <w:pPr>
              <w:pStyle w:val="ListParagraph"/>
              <w:widowControl/>
              <w:numPr>
                <w:ilvl w:val="0"/>
                <w:numId w:val="4"/>
              </w:numPr>
              <w:contextualSpacing/>
              <w:rPr>
                <w:rStyle w:val="normaltextrun"/>
                <w:rFonts w:eastAsiaTheme="majorEastAsia" w:cs="Arial"/>
                <w:sz w:val="20"/>
                <w:lang w:eastAsia="ja-JP"/>
              </w:rPr>
            </w:pPr>
            <w:r w:rsidRPr="00907C6C">
              <w:rPr>
                <w:rStyle w:val="normaltextrun"/>
                <w:rFonts w:eastAsiaTheme="majorEastAsia" w:cs="Arial"/>
                <w:sz w:val="20"/>
                <w:lang w:eastAsia="ja-JP"/>
              </w:rPr>
              <w:t>Engaged with by phone, email, online presentation etc</w:t>
            </w:r>
          </w:p>
        </w:tc>
        <w:tc>
          <w:tcPr>
            <w:tcW w:w="1472" w:type="dxa"/>
            <w:tcBorders>
              <w:right w:val="single" w:sz="4" w:space="0" w:color="auto"/>
            </w:tcBorders>
          </w:tcPr>
          <w:p w14:paraId="40E8BCCF" w14:textId="77777777" w:rsidR="00DF1FAD" w:rsidRPr="00907C6C" w:rsidRDefault="00DF1FAD" w:rsidP="00574F5E">
            <w:pPr>
              <w:rPr>
                <w:rStyle w:val="normaltextrun"/>
                <w:rFonts w:eastAsiaTheme="majorEastAsia" w:cs="Arial"/>
                <w:sz w:val="20"/>
                <w:lang w:eastAsia="ja-JP"/>
              </w:rPr>
            </w:pPr>
            <w:r w:rsidRPr="00907C6C">
              <w:rPr>
                <w:rStyle w:val="normaltextrun"/>
                <w:rFonts w:eastAsiaTheme="majorEastAsia" w:cs="Arial"/>
                <w:sz w:val="20"/>
                <w:lang w:eastAsia="ja-JP"/>
              </w:rPr>
              <w:t>Count</w:t>
            </w:r>
          </w:p>
        </w:tc>
        <w:tc>
          <w:tcPr>
            <w:tcW w:w="1402" w:type="dxa"/>
            <w:tcBorders>
              <w:top w:val="single" w:sz="4" w:space="0" w:color="auto"/>
              <w:left w:val="single" w:sz="4" w:space="0" w:color="auto"/>
              <w:bottom w:val="single" w:sz="4" w:space="0" w:color="auto"/>
              <w:right w:val="single" w:sz="4" w:space="0" w:color="auto"/>
            </w:tcBorders>
          </w:tcPr>
          <w:p w14:paraId="3BA023EC" w14:textId="2E747FF1" w:rsidR="00DF1FAD" w:rsidRPr="00907C6C" w:rsidRDefault="00595CC5" w:rsidP="00574F5E">
            <w:pPr>
              <w:rPr>
                <w:rStyle w:val="normaltextrun"/>
                <w:rFonts w:eastAsiaTheme="majorEastAsia" w:cs="Arial"/>
                <w:sz w:val="20"/>
                <w:lang w:eastAsia="ja-JP"/>
              </w:rPr>
            </w:pPr>
            <w:r>
              <w:rPr>
                <w:rStyle w:val="normaltextrun"/>
                <w:rFonts w:eastAsiaTheme="majorEastAsia" w:cs="Arial"/>
                <w:sz w:val="20"/>
                <w:lang w:eastAsia="ja-JP"/>
              </w:rPr>
              <w:t>2</w:t>
            </w:r>
          </w:p>
        </w:tc>
      </w:tr>
      <w:tr w:rsidR="00DF1FAD" w14:paraId="48EE0D8C" w14:textId="77777777" w:rsidTr="00574F5E">
        <w:trPr>
          <w:trHeight w:val="82"/>
        </w:trPr>
        <w:tc>
          <w:tcPr>
            <w:tcW w:w="1143" w:type="dxa"/>
            <w:vMerge/>
          </w:tcPr>
          <w:p w14:paraId="48B16E1D" w14:textId="77777777" w:rsidR="00DF1FAD" w:rsidRPr="00907C6C" w:rsidRDefault="00DF1FAD" w:rsidP="00574F5E">
            <w:pPr>
              <w:rPr>
                <w:rStyle w:val="normaltextrun"/>
                <w:rFonts w:eastAsiaTheme="majorEastAsia" w:cs="Arial"/>
                <w:sz w:val="20"/>
                <w:lang w:eastAsia="ja-JP"/>
              </w:rPr>
            </w:pPr>
          </w:p>
        </w:tc>
        <w:tc>
          <w:tcPr>
            <w:tcW w:w="5207" w:type="dxa"/>
          </w:tcPr>
          <w:p w14:paraId="59DA1F88" w14:textId="444E11A1" w:rsidR="00DF1FAD" w:rsidRPr="00907C6C" w:rsidRDefault="00DF1FAD" w:rsidP="000A1EAF">
            <w:pPr>
              <w:pStyle w:val="ListParagraph"/>
              <w:widowControl/>
              <w:numPr>
                <w:ilvl w:val="0"/>
                <w:numId w:val="4"/>
              </w:numPr>
              <w:contextualSpacing/>
              <w:rPr>
                <w:rStyle w:val="normaltextrun"/>
                <w:rFonts w:eastAsiaTheme="majorEastAsia" w:cs="Arial"/>
                <w:sz w:val="20"/>
                <w:lang w:eastAsia="ja-JP"/>
              </w:rPr>
            </w:pPr>
            <w:r w:rsidRPr="00907C6C">
              <w:rPr>
                <w:rStyle w:val="normaltextrun"/>
                <w:rFonts w:eastAsiaTheme="majorEastAsia" w:cs="Arial"/>
                <w:sz w:val="20"/>
                <w:lang w:eastAsia="ja-JP"/>
              </w:rPr>
              <w:t xml:space="preserve">In person </w:t>
            </w:r>
            <w:r>
              <w:rPr>
                <w:rStyle w:val="normaltextrun"/>
                <w:rFonts w:eastAsiaTheme="majorEastAsia" w:cs="Arial"/>
                <w:sz w:val="20"/>
                <w:lang w:eastAsia="ja-JP"/>
              </w:rPr>
              <w:t>engagement</w:t>
            </w:r>
            <w:r w:rsidRPr="00907C6C">
              <w:rPr>
                <w:rStyle w:val="normaltextrun"/>
                <w:rFonts w:eastAsiaTheme="majorEastAsia" w:cs="Arial"/>
                <w:sz w:val="20"/>
                <w:lang w:eastAsia="ja-JP"/>
              </w:rPr>
              <w:t xml:space="preserve"> (workshops, on Country</w:t>
            </w:r>
            <w:r>
              <w:rPr>
                <w:rStyle w:val="normaltextrun"/>
                <w:rFonts w:eastAsiaTheme="majorEastAsia" w:cs="Arial"/>
                <w:sz w:val="20"/>
                <w:lang w:eastAsia="ja-JP"/>
              </w:rPr>
              <w:t xml:space="preserve"> meetings</w:t>
            </w:r>
            <w:r w:rsidRPr="00907C6C">
              <w:rPr>
                <w:rStyle w:val="normaltextrun"/>
                <w:rFonts w:eastAsiaTheme="majorEastAsia" w:cs="Arial"/>
                <w:sz w:val="20"/>
                <w:lang w:eastAsia="ja-JP"/>
              </w:rPr>
              <w:t>, field trials etc)</w:t>
            </w:r>
          </w:p>
        </w:tc>
        <w:tc>
          <w:tcPr>
            <w:tcW w:w="1472" w:type="dxa"/>
            <w:tcBorders>
              <w:right w:val="single" w:sz="4" w:space="0" w:color="auto"/>
            </w:tcBorders>
          </w:tcPr>
          <w:p w14:paraId="1FF88BCF" w14:textId="77777777" w:rsidR="00DF1FAD" w:rsidRPr="00907C6C" w:rsidRDefault="00DF1FAD" w:rsidP="00574F5E">
            <w:pPr>
              <w:rPr>
                <w:rStyle w:val="normaltextrun"/>
                <w:rFonts w:eastAsiaTheme="majorEastAsia" w:cs="Arial"/>
                <w:sz w:val="20"/>
                <w:lang w:eastAsia="ja-JP"/>
              </w:rPr>
            </w:pPr>
            <w:r w:rsidRPr="00907C6C">
              <w:rPr>
                <w:rStyle w:val="normaltextrun"/>
                <w:rFonts w:eastAsiaTheme="majorEastAsia" w:cs="Arial"/>
                <w:sz w:val="20"/>
                <w:lang w:eastAsia="ja-JP"/>
              </w:rPr>
              <w:t>Count</w:t>
            </w:r>
          </w:p>
        </w:tc>
        <w:tc>
          <w:tcPr>
            <w:tcW w:w="1402" w:type="dxa"/>
            <w:tcBorders>
              <w:top w:val="single" w:sz="4" w:space="0" w:color="auto"/>
              <w:left w:val="single" w:sz="4" w:space="0" w:color="auto"/>
              <w:bottom w:val="single" w:sz="4" w:space="0" w:color="auto"/>
              <w:right w:val="single" w:sz="4" w:space="0" w:color="auto"/>
            </w:tcBorders>
          </w:tcPr>
          <w:p w14:paraId="1D185127" w14:textId="465D1944" w:rsidR="00DF1FAD" w:rsidRPr="00907C6C" w:rsidRDefault="00595CC5" w:rsidP="00574F5E">
            <w:pPr>
              <w:rPr>
                <w:rStyle w:val="normaltextrun"/>
                <w:rFonts w:eastAsiaTheme="majorEastAsia" w:cs="Arial"/>
                <w:sz w:val="20"/>
                <w:lang w:eastAsia="ja-JP"/>
              </w:rPr>
            </w:pPr>
            <w:r>
              <w:rPr>
                <w:rStyle w:val="normaltextrun"/>
                <w:rFonts w:eastAsiaTheme="majorEastAsia" w:cs="Arial"/>
                <w:sz w:val="20"/>
                <w:lang w:eastAsia="ja-JP"/>
              </w:rPr>
              <w:t>2</w:t>
            </w:r>
          </w:p>
        </w:tc>
      </w:tr>
      <w:tr w:rsidR="00DF1FAD" w14:paraId="70DD3CCD" w14:textId="77777777" w:rsidTr="00574F5E">
        <w:trPr>
          <w:trHeight w:val="69"/>
        </w:trPr>
        <w:tc>
          <w:tcPr>
            <w:tcW w:w="1143" w:type="dxa"/>
            <w:vMerge/>
          </w:tcPr>
          <w:p w14:paraId="6F8A9F87" w14:textId="77777777" w:rsidR="00DF1FAD" w:rsidRPr="00907C6C" w:rsidRDefault="00DF1FAD" w:rsidP="00574F5E">
            <w:pPr>
              <w:rPr>
                <w:rStyle w:val="normaltextrun"/>
                <w:rFonts w:eastAsiaTheme="majorEastAsia" w:cs="Arial"/>
                <w:sz w:val="20"/>
                <w:lang w:eastAsia="ja-JP"/>
              </w:rPr>
            </w:pPr>
          </w:p>
        </w:tc>
        <w:tc>
          <w:tcPr>
            <w:tcW w:w="5207" w:type="dxa"/>
          </w:tcPr>
          <w:p w14:paraId="3416FEEC" w14:textId="1E4C1451" w:rsidR="00DF1FAD" w:rsidRPr="004C6E66" w:rsidRDefault="00DF1FAD" w:rsidP="000A1EAF">
            <w:pPr>
              <w:pStyle w:val="ListParagraph"/>
              <w:widowControl/>
              <w:numPr>
                <w:ilvl w:val="0"/>
                <w:numId w:val="4"/>
              </w:numPr>
              <w:contextualSpacing/>
              <w:rPr>
                <w:rStyle w:val="normaltextrun"/>
                <w:rFonts w:eastAsiaTheme="majorEastAsia" w:cs="Arial"/>
                <w:sz w:val="20"/>
                <w:lang w:eastAsia="ja-JP"/>
              </w:rPr>
            </w:pPr>
            <w:r>
              <w:rPr>
                <w:rStyle w:val="normaltextrun"/>
                <w:rFonts w:eastAsiaTheme="majorEastAsia" w:cs="Arial"/>
                <w:sz w:val="20"/>
                <w:lang w:eastAsia="ja-JP"/>
              </w:rPr>
              <w:t>Member of</w:t>
            </w:r>
            <w:r w:rsidRPr="00907C6C">
              <w:rPr>
                <w:rStyle w:val="normaltextrun"/>
                <w:rFonts w:eastAsiaTheme="majorEastAsia" w:cs="Arial"/>
                <w:sz w:val="20"/>
                <w:lang w:eastAsia="ja-JP"/>
              </w:rPr>
              <w:t xml:space="preserve"> the project team</w:t>
            </w:r>
          </w:p>
        </w:tc>
        <w:tc>
          <w:tcPr>
            <w:tcW w:w="1472" w:type="dxa"/>
            <w:tcBorders>
              <w:right w:val="single" w:sz="4" w:space="0" w:color="auto"/>
            </w:tcBorders>
          </w:tcPr>
          <w:p w14:paraId="713E6764" w14:textId="6BAF760A" w:rsidR="00DF1FAD" w:rsidRPr="00907C6C" w:rsidRDefault="00DF1FAD" w:rsidP="00574F5E">
            <w:pPr>
              <w:rPr>
                <w:rStyle w:val="normaltextrun"/>
                <w:rFonts w:eastAsiaTheme="majorEastAsia" w:cs="Arial"/>
                <w:sz w:val="20"/>
                <w:lang w:eastAsia="ja-JP"/>
              </w:rPr>
            </w:pPr>
            <w:r w:rsidRPr="00907C6C">
              <w:rPr>
                <w:rStyle w:val="normaltextrun"/>
                <w:rFonts w:eastAsiaTheme="majorEastAsia" w:cs="Arial"/>
                <w:sz w:val="20"/>
                <w:lang w:eastAsia="ja-JP"/>
              </w:rPr>
              <w:t>Count</w:t>
            </w:r>
          </w:p>
        </w:tc>
        <w:tc>
          <w:tcPr>
            <w:tcW w:w="1402" w:type="dxa"/>
            <w:tcBorders>
              <w:top w:val="single" w:sz="4" w:space="0" w:color="auto"/>
              <w:left w:val="single" w:sz="4" w:space="0" w:color="auto"/>
              <w:bottom w:val="single" w:sz="4" w:space="0" w:color="auto"/>
              <w:right w:val="single" w:sz="4" w:space="0" w:color="auto"/>
            </w:tcBorders>
          </w:tcPr>
          <w:p w14:paraId="0211685C" w14:textId="7DE4A7D5" w:rsidR="00DF1FAD" w:rsidRPr="00907C6C" w:rsidRDefault="00595CC5" w:rsidP="00574F5E">
            <w:pPr>
              <w:rPr>
                <w:rStyle w:val="normaltextrun"/>
                <w:rFonts w:eastAsiaTheme="majorEastAsia" w:cs="Arial"/>
                <w:sz w:val="20"/>
                <w:lang w:eastAsia="ja-JP"/>
              </w:rPr>
            </w:pPr>
            <w:r>
              <w:rPr>
                <w:rStyle w:val="normaltextrun"/>
                <w:rFonts w:eastAsiaTheme="majorEastAsia" w:cs="Arial"/>
                <w:sz w:val="20"/>
                <w:lang w:eastAsia="ja-JP"/>
              </w:rPr>
              <w:t>N</w:t>
            </w:r>
            <w:r>
              <w:rPr>
                <w:rStyle w:val="normaltextrun"/>
                <w:rFonts w:eastAsiaTheme="majorEastAsia"/>
                <w:lang w:eastAsia="ja-JP"/>
              </w:rPr>
              <w:t>A</w:t>
            </w:r>
          </w:p>
        </w:tc>
      </w:tr>
      <w:tr w:rsidR="00DF1FAD" w14:paraId="0EA2EA97" w14:textId="77777777" w:rsidTr="004C6E66">
        <w:trPr>
          <w:trHeight w:val="69"/>
        </w:trPr>
        <w:tc>
          <w:tcPr>
            <w:tcW w:w="1143" w:type="dxa"/>
            <w:vMerge/>
            <w:tcBorders>
              <w:bottom w:val="single" w:sz="4" w:space="0" w:color="auto"/>
            </w:tcBorders>
          </w:tcPr>
          <w:p w14:paraId="7887E5CB" w14:textId="77777777" w:rsidR="00DF1FAD" w:rsidRPr="00907C6C" w:rsidRDefault="00DF1FAD" w:rsidP="00574F5E">
            <w:pPr>
              <w:rPr>
                <w:rStyle w:val="normaltextrun"/>
                <w:rFonts w:eastAsiaTheme="majorEastAsia" w:cs="Arial"/>
                <w:sz w:val="20"/>
                <w:lang w:eastAsia="ja-JP"/>
              </w:rPr>
            </w:pPr>
          </w:p>
        </w:tc>
        <w:tc>
          <w:tcPr>
            <w:tcW w:w="8081" w:type="dxa"/>
            <w:gridSpan w:val="3"/>
            <w:tcBorders>
              <w:bottom w:val="single" w:sz="4" w:space="0" w:color="auto"/>
            </w:tcBorders>
          </w:tcPr>
          <w:p w14:paraId="068A9C82" w14:textId="2C9B194F" w:rsidR="00DF1FAD" w:rsidRPr="00CD46D0" w:rsidRDefault="00DF1FAD" w:rsidP="000A1EAF">
            <w:pPr>
              <w:pStyle w:val="ListParagraph"/>
              <w:numPr>
                <w:ilvl w:val="0"/>
                <w:numId w:val="4"/>
              </w:numPr>
              <w:rPr>
                <w:rStyle w:val="normaltextrun"/>
                <w:rFonts w:eastAsiaTheme="majorEastAsia" w:cs="Arial"/>
                <w:sz w:val="20"/>
                <w:lang w:eastAsia="ja-JP"/>
              </w:rPr>
            </w:pPr>
            <w:r w:rsidRPr="00CD46D0">
              <w:rPr>
                <w:rStyle w:val="normaltextrun"/>
                <w:rFonts w:eastAsiaTheme="majorEastAsia" w:cs="Arial"/>
                <w:sz w:val="20"/>
                <w:lang w:eastAsia="ja-JP"/>
              </w:rPr>
              <w:t xml:space="preserve">Name groups engaged: </w:t>
            </w:r>
            <w:r w:rsidRPr="00780885">
              <w:rPr>
                <w:rStyle w:val="normaltextrun"/>
                <w:rFonts w:eastAsiaTheme="majorEastAsia" w:cs="Arial"/>
                <w:color w:val="D9D9D9" w:themeColor="background1" w:themeShade="D9"/>
                <w:sz w:val="20"/>
                <w:lang w:eastAsia="ja-JP"/>
              </w:rPr>
              <w:t>_</w:t>
            </w:r>
            <w:proofErr w:type="gramStart"/>
            <w:r w:rsidRPr="00780885">
              <w:rPr>
                <w:rStyle w:val="normaltextrun"/>
                <w:rFonts w:eastAsiaTheme="majorEastAsia" w:cs="Arial"/>
                <w:color w:val="D9D9D9" w:themeColor="background1" w:themeShade="D9"/>
                <w:sz w:val="20"/>
                <w:lang w:eastAsia="ja-JP"/>
              </w:rPr>
              <w:t>_(</w:t>
            </w:r>
            <w:proofErr w:type="gramEnd"/>
            <w:r w:rsidRPr="00780885">
              <w:rPr>
                <w:rStyle w:val="normaltextrun"/>
                <w:rFonts w:eastAsiaTheme="majorEastAsia" w:cs="Arial"/>
                <w:color w:val="BFBFBF" w:themeColor="background1" w:themeShade="BF"/>
                <w:sz w:val="20"/>
                <w:lang w:eastAsia="ja-JP"/>
              </w:rPr>
              <w:t xml:space="preserve">list </w:t>
            </w:r>
            <w:proofErr w:type="gramStart"/>
            <w:r w:rsidRPr="00780885">
              <w:rPr>
                <w:rStyle w:val="normaltextrun"/>
                <w:rFonts w:eastAsiaTheme="majorEastAsia" w:cs="Arial"/>
                <w:color w:val="BFBFBF" w:themeColor="background1" w:themeShade="BF"/>
                <w:sz w:val="20"/>
                <w:lang w:eastAsia="ja-JP"/>
              </w:rPr>
              <w:t>here)_</w:t>
            </w:r>
            <w:proofErr w:type="gramEnd"/>
            <w:r w:rsidRPr="00780885">
              <w:rPr>
                <w:rStyle w:val="normaltextrun"/>
                <w:rFonts w:eastAsiaTheme="majorEastAsia" w:cs="Arial"/>
                <w:color w:val="BFBFBF" w:themeColor="background1" w:themeShade="BF"/>
                <w:sz w:val="20"/>
                <w:lang w:eastAsia="ja-JP"/>
              </w:rPr>
              <w:t>_____________________</w:t>
            </w:r>
          </w:p>
        </w:tc>
      </w:tr>
    </w:tbl>
    <w:p w14:paraId="5E927813" w14:textId="77777777" w:rsidR="00E42F8C" w:rsidRDefault="00E42F8C" w:rsidP="002B0123"/>
    <w:p w14:paraId="3045C82C" w14:textId="77777777" w:rsidR="00E42F8C" w:rsidRDefault="00E42F8C" w:rsidP="002B0123"/>
    <w:p w14:paraId="2BED60E7" w14:textId="121ECDE0" w:rsidR="008F6BB3" w:rsidRPr="00FA61B0" w:rsidRDefault="008F6BB3" w:rsidP="00FA61B0">
      <w:pPr>
        <w:spacing w:after="160" w:line="259" w:lineRule="auto"/>
        <w:rPr>
          <w:highlight w:val="yellow"/>
        </w:rPr>
      </w:pPr>
    </w:p>
    <w:sectPr w:rsidR="008F6BB3" w:rsidRPr="00FA61B0" w:rsidSect="00D97D98">
      <w:footerReference w:type="default" r:id="rId11"/>
      <w:footerReference w:type="first" r:id="rId12"/>
      <w:pgSz w:w="11906" w:h="16838"/>
      <w:pgMar w:top="1134" w:right="1134" w:bottom="1134" w:left="1134"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84571" w14:textId="77777777" w:rsidR="007E7EF5" w:rsidRDefault="007E7EF5" w:rsidP="00EA6480">
      <w:r>
        <w:separator/>
      </w:r>
    </w:p>
  </w:endnote>
  <w:endnote w:type="continuationSeparator" w:id="0">
    <w:p w14:paraId="4E344177" w14:textId="77777777" w:rsidR="007E7EF5" w:rsidRDefault="007E7EF5" w:rsidP="00EA6480">
      <w:r>
        <w:continuationSeparator/>
      </w:r>
    </w:p>
  </w:endnote>
  <w:endnote w:type="continuationNotice" w:id="1">
    <w:p w14:paraId="7B4A7631" w14:textId="77777777" w:rsidR="007E7EF5" w:rsidRDefault="007E7E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New Grotesk Square SIX">
    <w:altName w:val="Calibri"/>
    <w:panose1 w:val="00000000000000000000"/>
    <w:charset w:val="00"/>
    <w:family w:val="modern"/>
    <w:notTrueType/>
    <w:pitch w:val="variable"/>
    <w:sig w:usb0="800000AF" w:usb1="4000204A" w:usb2="00000000" w:usb3="00000000" w:csb0="00000093" w:csb1="00000000"/>
  </w:font>
  <w:font w:name="Courier New">
    <w:panose1 w:val="02070309020205020404"/>
    <w:charset w:val="00"/>
    <w:family w:val="modern"/>
    <w:pitch w:val="fixed"/>
    <w:sig w:usb0="E0002EFF" w:usb1="C0007843"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09912" w14:textId="77731EA7" w:rsidR="00CC7ED2" w:rsidRPr="00A77049" w:rsidRDefault="00CC7ED2">
    <w:pPr>
      <w:pStyle w:val="Footer"/>
      <w:rPr>
        <w:color w:val="A6A6A6" w:themeColor="background1" w:themeShade="A6"/>
        <w:sz w:val="20"/>
        <w:szCs w:val="20"/>
      </w:rPr>
    </w:pPr>
    <w:r w:rsidRPr="00190E58">
      <w:rPr>
        <w:color w:val="A6A6A6" w:themeColor="background1" w:themeShade="A6"/>
        <w:sz w:val="18"/>
        <w:szCs w:val="18"/>
      </w:rPr>
      <w:t>CCIP</w:t>
    </w:r>
    <w:r w:rsidR="00190E58">
      <w:rPr>
        <w:color w:val="A6A6A6" w:themeColor="background1" w:themeShade="A6"/>
        <w:sz w:val="18"/>
        <w:szCs w:val="18"/>
      </w:rPr>
      <w:t xml:space="preserve"> </w:t>
    </w:r>
    <w:r w:rsidRPr="00190E58">
      <w:rPr>
        <w:color w:val="A6A6A6" w:themeColor="background1" w:themeShade="A6"/>
        <w:sz w:val="18"/>
        <w:szCs w:val="18"/>
      </w:rPr>
      <w:t>Proje</w:t>
    </w:r>
    <w:r w:rsidR="00FA61B0">
      <w:rPr>
        <w:color w:val="A6A6A6" w:themeColor="background1" w:themeShade="A6"/>
        <w:sz w:val="18"/>
        <w:szCs w:val="18"/>
      </w:rPr>
      <w:t>ct Work Plan</w:t>
    </w:r>
    <w:r w:rsidR="0049139C">
      <w:rPr>
        <w:color w:val="A6A6A6" w:themeColor="background1" w:themeShade="A6"/>
        <w:sz w:val="18"/>
        <w:szCs w:val="18"/>
      </w:rPr>
      <w:t xml:space="preserve"> Bridging </w:t>
    </w:r>
    <w:r w:rsidR="00FA61B0">
      <w:rPr>
        <w:color w:val="A6A6A6" w:themeColor="background1" w:themeShade="A6"/>
        <w:sz w:val="18"/>
        <w:szCs w:val="18"/>
      </w:rPr>
      <w:t>Templat</w:t>
    </w:r>
    <w:r w:rsidR="0049139C">
      <w:rPr>
        <w:color w:val="A6A6A6" w:themeColor="background1" w:themeShade="A6"/>
        <w:sz w:val="18"/>
        <w:szCs w:val="18"/>
      </w:rPr>
      <w:t>e</w:t>
    </w:r>
    <w:r w:rsidRPr="00A77049">
      <w:rPr>
        <w:color w:val="A6A6A6" w:themeColor="background1" w:themeShade="A6"/>
        <w:sz w:val="20"/>
        <w:szCs w:val="20"/>
      </w:rPr>
      <w:tab/>
    </w:r>
    <w:r w:rsidRPr="00A77049">
      <w:rPr>
        <w:color w:val="A6A6A6" w:themeColor="background1" w:themeShade="A6"/>
        <w:sz w:val="20"/>
        <w:szCs w:val="20"/>
      </w:rPr>
      <w:tab/>
    </w:r>
    <w:r w:rsidR="003631B2" w:rsidRPr="00A77049">
      <w:rPr>
        <w:color w:val="A6A6A6" w:themeColor="background1" w:themeShade="A6"/>
        <w:sz w:val="20"/>
        <w:szCs w:val="20"/>
      </w:rPr>
      <w:fldChar w:fldCharType="begin"/>
    </w:r>
    <w:r w:rsidR="003631B2" w:rsidRPr="00A77049">
      <w:rPr>
        <w:color w:val="A6A6A6" w:themeColor="background1" w:themeShade="A6"/>
        <w:sz w:val="20"/>
        <w:szCs w:val="20"/>
      </w:rPr>
      <w:instrText xml:space="preserve"> PAGE   \* MERGEFORMAT </w:instrText>
    </w:r>
    <w:r w:rsidR="003631B2" w:rsidRPr="00A77049">
      <w:rPr>
        <w:color w:val="A6A6A6" w:themeColor="background1" w:themeShade="A6"/>
        <w:sz w:val="20"/>
        <w:szCs w:val="20"/>
      </w:rPr>
      <w:fldChar w:fldCharType="separate"/>
    </w:r>
    <w:r w:rsidR="003631B2" w:rsidRPr="00A77049">
      <w:rPr>
        <w:noProof/>
        <w:color w:val="A6A6A6" w:themeColor="background1" w:themeShade="A6"/>
        <w:sz w:val="20"/>
        <w:szCs w:val="20"/>
      </w:rPr>
      <w:t>1</w:t>
    </w:r>
    <w:r w:rsidR="003631B2" w:rsidRPr="00A77049">
      <w:rPr>
        <w:noProof/>
        <w:color w:val="A6A6A6" w:themeColor="background1" w:themeShade="A6"/>
        <w:sz w:val="20"/>
        <w:szCs w:val="20"/>
      </w:rPr>
      <w:fldChar w:fldCharType="end"/>
    </w:r>
  </w:p>
  <w:p w14:paraId="1852108E" w14:textId="77777777" w:rsidR="000755E4" w:rsidRPr="00CC7ED2" w:rsidRDefault="000755E4" w:rsidP="00CC7E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74F9A" w14:textId="5C6D2757" w:rsidR="00D3262F" w:rsidRPr="00197A35" w:rsidRDefault="00D3262F" w:rsidP="00A75C7C">
    <w:pPr>
      <w:rPr>
        <w:rFonts w:ascii="Century Schoolbook" w:hAnsi="Century Schoolbook"/>
        <w:sz w:val="28"/>
        <w:szCs w:val="28"/>
      </w:rPr>
    </w:pPr>
    <w:r>
      <w:rPr>
        <w:noProof/>
        <w:sz w:val="16"/>
        <w:szCs w:val="16"/>
        <w:lang w:val="en-US"/>
      </w:rPr>
      <mc:AlternateContent>
        <mc:Choice Requires="wps">
          <w:drawing>
            <wp:anchor distT="0" distB="0" distL="114300" distR="114300" simplePos="0" relativeHeight="251658240" behindDoc="0" locked="0" layoutInCell="1" allowOverlap="1" wp14:anchorId="325D45EB" wp14:editId="628B21ED">
              <wp:simplePos x="0" y="0"/>
              <wp:positionH relativeFrom="column">
                <wp:posOffset>-340360</wp:posOffset>
              </wp:positionH>
              <wp:positionV relativeFrom="paragraph">
                <wp:posOffset>90805</wp:posOffset>
              </wp:positionV>
              <wp:extent cx="3143250" cy="457200"/>
              <wp:effectExtent l="0" t="0" r="6350" b="0"/>
              <wp:wrapNone/>
              <wp:docPr id="32" name="Text Box 32"/>
              <wp:cNvGraphicFramePr/>
              <a:graphic xmlns:a="http://schemas.openxmlformats.org/drawingml/2006/main">
                <a:graphicData uri="http://schemas.microsoft.com/office/word/2010/wordprocessingShape">
                  <wps:wsp>
                    <wps:cNvSpPr txBox="1"/>
                    <wps:spPr>
                      <a:xfrm>
                        <a:off x="0" y="0"/>
                        <a:ext cx="3143250"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A8537A" w14:textId="0105F3F8" w:rsidR="00D3262F" w:rsidRPr="00917F73" w:rsidRDefault="00D3262F" w:rsidP="00A75C7C">
                          <w:pPr>
                            <w:widowControl w:val="0"/>
                            <w:autoSpaceDE w:val="0"/>
                            <w:autoSpaceDN w:val="0"/>
                            <w:adjustRightInd w:val="0"/>
                            <w:rPr>
                              <w:rFonts w:eastAsia="Malgun Gothic" w:cs="Times New Roman"/>
                              <w:color w:val="1D1D1B"/>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5D45EB" id="_x0000_t202" coordsize="21600,21600" o:spt="202" path="m,l,21600r21600,l21600,xe">
              <v:stroke joinstyle="miter"/>
              <v:path gradientshapeok="t" o:connecttype="rect"/>
            </v:shapetype>
            <v:shape id="Text Box 32" o:spid="_x0000_s1026" type="#_x0000_t202" style="position:absolute;margin-left:-26.8pt;margin-top:7.15pt;width:247.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" fillcolor="white [3201]" stroked="f" strokeweight=".5pt">
              <v:textbox>
                <w:txbxContent>
                  <w:p w14:paraId="66A8537A" w14:textId="0105F3F8" w:rsidR="00D3262F" w:rsidRPr="00917F73" w:rsidRDefault="00D3262F" w:rsidP="00A75C7C">
                    <w:pPr>
                      <w:widowControl w:val="0"/>
                      <w:autoSpaceDE w:val="0"/>
                      <w:autoSpaceDN w:val="0"/>
                      <w:adjustRightInd w:val="0"/>
                      <w:rPr>
                        <w:rFonts w:eastAsia="Malgun Gothic" w:cs="Times New Roman"/>
                        <w:color w:val="1D1D1B"/>
                        <w:szCs w:val="16"/>
                        <w:lang w:val="en-US"/>
                      </w:rPr>
                    </w:pPr>
                  </w:p>
                </w:txbxContent>
              </v:textbox>
            </v:shape>
          </w:pict>
        </mc:Fallback>
      </mc:AlternateContent>
    </w:r>
  </w:p>
  <w:p w14:paraId="61D5B071" w14:textId="77777777" w:rsidR="00D3262F" w:rsidRDefault="00D3262F" w:rsidP="00A75C7C">
    <w:pPr>
      <w:pStyle w:val="Footer"/>
      <w:tabs>
        <w:tab w:val="clear" w:pos="4513"/>
        <w:tab w:val="clear" w:pos="9026"/>
        <w:tab w:val="right" w:pos="9639"/>
      </w:tabs>
    </w:pPr>
    <w:r>
      <w:rPr>
        <w:sz w:val="16"/>
        <w:szCs w:val="16"/>
      </w:rPr>
      <w:tab/>
    </w:r>
  </w:p>
  <w:p w14:paraId="5959A56D" w14:textId="77777777" w:rsidR="00D3262F" w:rsidRDefault="00D326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B8BD7" w14:textId="77777777" w:rsidR="007E7EF5" w:rsidRDefault="007E7EF5" w:rsidP="00EA6480">
      <w:r>
        <w:separator/>
      </w:r>
    </w:p>
  </w:footnote>
  <w:footnote w:type="continuationSeparator" w:id="0">
    <w:p w14:paraId="0609D58E" w14:textId="77777777" w:rsidR="007E7EF5" w:rsidRDefault="007E7EF5" w:rsidP="00EA6480">
      <w:r>
        <w:continuationSeparator/>
      </w:r>
    </w:p>
  </w:footnote>
  <w:footnote w:type="continuationNotice" w:id="1">
    <w:p w14:paraId="6AB9F978" w14:textId="77777777" w:rsidR="007E7EF5" w:rsidRDefault="007E7EF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F571F"/>
    <w:multiLevelType w:val="hybridMultilevel"/>
    <w:tmpl w:val="1D64E00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5FC2B97"/>
    <w:multiLevelType w:val="hybridMultilevel"/>
    <w:tmpl w:val="FED848B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EAF558C"/>
    <w:multiLevelType w:val="hybridMultilevel"/>
    <w:tmpl w:val="2B8C294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F287685"/>
    <w:multiLevelType w:val="multilevel"/>
    <w:tmpl w:val="4048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2B12A6"/>
    <w:multiLevelType w:val="multilevel"/>
    <w:tmpl w:val="2E6A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8129F0"/>
    <w:multiLevelType w:val="multilevel"/>
    <w:tmpl w:val="2126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CE65C0"/>
    <w:multiLevelType w:val="multilevel"/>
    <w:tmpl w:val="8B32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4470A5"/>
    <w:multiLevelType w:val="multilevel"/>
    <w:tmpl w:val="5CDE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DC42CC"/>
    <w:multiLevelType w:val="hybridMultilevel"/>
    <w:tmpl w:val="979E1F28"/>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C354E34"/>
    <w:multiLevelType w:val="multilevel"/>
    <w:tmpl w:val="DEEE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7A7D4E"/>
    <w:multiLevelType w:val="hybridMultilevel"/>
    <w:tmpl w:val="EF148CB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A390C7F"/>
    <w:multiLevelType w:val="multilevel"/>
    <w:tmpl w:val="4C9E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A53D12"/>
    <w:multiLevelType w:val="hybridMultilevel"/>
    <w:tmpl w:val="2FECD10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54357632">
    <w:abstractNumId w:val="0"/>
  </w:num>
  <w:num w:numId="2" w16cid:durableId="1761635712">
    <w:abstractNumId w:val="2"/>
  </w:num>
  <w:num w:numId="3" w16cid:durableId="1512137309">
    <w:abstractNumId w:val="10"/>
  </w:num>
  <w:num w:numId="4" w16cid:durableId="1195776196">
    <w:abstractNumId w:val="8"/>
  </w:num>
  <w:num w:numId="5" w16cid:durableId="2037389440">
    <w:abstractNumId w:val="1"/>
  </w:num>
  <w:num w:numId="6" w16cid:durableId="1494639821">
    <w:abstractNumId w:val="12"/>
  </w:num>
  <w:num w:numId="7" w16cid:durableId="360475161">
    <w:abstractNumId w:val="11"/>
  </w:num>
  <w:num w:numId="8" w16cid:durableId="870806943">
    <w:abstractNumId w:val="5"/>
  </w:num>
  <w:num w:numId="9" w16cid:durableId="949047719">
    <w:abstractNumId w:val="7"/>
  </w:num>
  <w:num w:numId="10" w16cid:durableId="1801802183">
    <w:abstractNumId w:val="3"/>
  </w:num>
  <w:num w:numId="11" w16cid:durableId="1438214412">
    <w:abstractNumId w:val="6"/>
  </w:num>
  <w:num w:numId="12" w16cid:durableId="1001587245">
    <w:abstractNumId w:val="4"/>
  </w:num>
  <w:num w:numId="13" w16cid:durableId="1770613215">
    <w:abstractNumId w:val="9"/>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 Matthews">
    <w15:presenceInfo w15:providerId="AD" w15:userId="S::S.Matthews@aims.gov.au::b28a0e3d-846a-4afd-91b8-6adb3be4ef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QwMzW2sDQ3Mzc0NzdT0lEKTi0uzszPAykwrAUALDY+ySwAAAA="/>
  </w:docVars>
  <w:rsids>
    <w:rsidRoot w:val="00D21B04"/>
    <w:rsid w:val="0000157E"/>
    <w:rsid w:val="00002155"/>
    <w:rsid w:val="00003A51"/>
    <w:rsid w:val="00005710"/>
    <w:rsid w:val="000074E2"/>
    <w:rsid w:val="00007B45"/>
    <w:rsid w:val="0001032D"/>
    <w:rsid w:val="00010B11"/>
    <w:rsid w:val="00010E00"/>
    <w:rsid w:val="00011238"/>
    <w:rsid w:val="00013905"/>
    <w:rsid w:val="00014E9C"/>
    <w:rsid w:val="00016E68"/>
    <w:rsid w:val="00017310"/>
    <w:rsid w:val="00017DFA"/>
    <w:rsid w:val="000214AB"/>
    <w:rsid w:val="0002539A"/>
    <w:rsid w:val="0002552F"/>
    <w:rsid w:val="00025738"/>
    <w:rsid w:val="00025ADD"/>
    <w:rsid w:val="0002671C"/>
    <w:rsid w:val="0002679A"/>
    <w:rsid w:val="00027309"/>
    <w:rsid w:val="00031152"/>
    <w:rsid w:val="00031911"/>
    <w:rsid w:val="00042979"/>
    <w:rsid w:val="0004592D"/>
    <w:rsid w:val="000468B4"/>
    <w:rsid w:val="00046D09"/>
    <w:rsid w:val="0004798E"/>
    <w:rsid w:val="00050B18"/>
    <w:rsid w:val="00050B7B"/>
    <w:rsid w:val="0005235F"/>
    <w:rsid w:val="0005374C"/>
    <w:rsid w:val="000547F4"/>
    <w:rsid w:val="00057850"/>
    <w:rsid w:val="00061AB6"/>
    <w:rsid w:val="00061C7E"/>
    <w:rsid w:val="00063062"/>
    <w:rsid w:val="000630B9"/>
    <w:rsid w:val="00063951"/>
    <w:rsid w:val="00063B3D"/>
    <w:rsid w:val="0006536B"/>
    <w:rsid w:val="00065F5D"/>
    <w:rsid w:val="00066012"/>
    <w:rsid w:val="00067243"/>
    <w:rsid w:val="000678F2"/>
    <w:rsid w:val="000705A4"/>
    <w:rsid w:val="00071366"/>
    <w:rsid w:val="0007181F"/>
    <w:rsid w:val="000718C8"/>
    <w:rsid w:val="00072750"/>
    <w:rsid w:val="00074A18"/>
    <w:rsid w:val="000755E4"/>
    <w:rsid w:val="000779CD"/>
    <w:rsid w:val="000817BF"/>
    <w:rsid w:val="00081A4D"/>
    <w:rsid w:val="00081D3F"/>
    <w:rsid w:val="00082185"/>
    <w:rsid w:val="000837F1"/>
    <w:rsid w:val="00083E6C"/>
    <w:rsid w:val="000847E3"/>
    <w:rsid w:val="0008612C"/>
    <w:rsid w:val="00086B67"/>
    <w:rsid w:val="000913F0"/>
    <w:rsid w:val="000913F9"/>
    <w:rsid w:val="0009207C"/>
    <w:rsid w:val="00092B62"/>
    <w:rsid w:val="000947B8"/>
    <w:rsid w:val="00095743"/>
    <w:rsid w:val="000958ED"/>
    <w:rsid w:val="00095C33"/>
    <w:rsid w:val="000975C5"/>
    <w:rsid w:val="000A1828"/>
    <w:rsid w:val="000A1EAF"/>
    <w:rsid w:val="000A20F9"/>
    <w:rsid w:val="000A259B"/>
    <w:rsid w:val="000A3596"/>
    <w:rsid w:val="000A3F1B"/>
    <w:rsid w:val="000A4184"/>
    <w:rsid w:val="000A47AF"/>
    <w:rsid w:val="000A61AF"/>
    <w:rsid w:val="000A6285"/>
    <w:rsid w:val="000A7153"/>
    <w:rsid w:val="000B10DB"/>
    <w:rsid w:val="000B2017"/>
    <w:rsid w:val="000B3217"/>
    <w:rsid w:val="000B3241"/>
    <w:rsid w:val="000B592C"/>
    <w:rsid w:val="000B5B79"/>
    <w:rsid w:val="000B6063"/>
    <w:rsid w:val="000B6184"/>
    <w:rsid w:val="000B6540"/>
    <w:rsid w:val="000B6F27"/>
    <w:rsid w:val="000B7A3B"/>
    <w:rsid w:val="000C1540"/>
    <w:rsid w:val="000C22E7"/>
    <w:rsid w:val="000C2787"/>
    <w:rsid w:val="000C427C"/>
    <w:rsid w:val="000C5E22"/>
    <w:rsid w:val="000C6BFE"/>
    <w:rsid w:val="000C7CDE"/>
    <w:rsid w:val="000D10AD"/>
    <w:rsid w:val="000D1A33"/>
    <w:rsid w:val="000D2D45"/>
    <w:rsid w:val="000D3607"/>
    <w:rsid w:val="000D45FC"/>
    <w:rsid w:val="000D538B"/>
    <w:rsid w:val="000D57C0"/>
    <w:rsid w:val="000D58C0"/>
    <w:rsid w:val="000D756D"/>
    <w:rsid w:val="000D76C3"/>
    <w:rsid w:val="000D7E8A"/>
    <w:rsid w:val="000E24D5"/>
    <w:rsid w:val="000E28B7"/>
    <w:rsid w:val="000E31E1"/>
    <w:rsid w:val="000E39EC"/>
    <w:rsid w:val="000E4419"/>
    <w:rsid w:val="000E4B21"/>
    <w:rsid w:val="000E7498"/>
    <w:rsid w:val="000E7C4E"/>
    <w:rsid w:val="000F0907"/>
    <w:rsid w:val="000F1A43"/>
    <w:rsid w:val="000F287F"/>
    <w:rsid w:val="000F2E09"/>
    <w:rsid w:val="000F391A"/>
    <w:rsid w:val="001001D7"/>
    <w:rsid w:val="00102724"/>
    <w:rsid w:val="00104710"/>
    <w:rsid w:val="00104748"/>
    <w:rsid w:val="00105573"/>
    <w:rsid w:val="00105F9D"/>
    <w:rsid w:val="001066B2"/>
    <w:rsid w:val="00106DF0"/>
    <w:rsid w:val="001078FC"/>
    <w:rsid w:val="00111E22"/>
    <w:rsid w:val="00115980"/>
    <w:rsid w:val="001160FC"/>
    <w:rsid w:val="001162F3"/>
    <w:rsid w:val="001164CF"/>
    <w:rsid w:val="001172A3"/>
    <w:rsid w:val="00117E0D"/>
    <w:rsid w:val="001205B1"/>
    <w:rsid w:val="00121148"/>
    <w:rsid w:val="00122B1F"/>
    <w:rsid w:val="00122C1D"/>
    <w:rsid w:val="001230F6"/>
    <w:rsid w:val="00124619"/>
    <w:rsid w:val="001249FC"/>
    <w:rsid w:val="00124E8B"/>
    <w:rsid w:val="001257A5"/>
    <w:rsid w:val="00126036"/>
    <w:rsid w:val="001260AD"/>
    <w:rsid w:val="00127003"/>
    <w:rsid w:val="0012750D"/>
    <w:rsid w:val="001275C3"/>
    <w:rsid w:val="0013459F"/>
    <w:rsid w:val="0013476E"/>
    <w:rsid w:val="00135B21"/>
    <w:rsid w:val="00135C5E"/>
    <w:rsid w:val="00137F7E"/>
    <w:rsid w:val="00140009"/>
    <w:rsid w:val="00140601"/>
    <w:rsid w:val="00143F09"/>
    <w:rsid w:val="0014721B"/>
    <w:rsid w:val="00147501"/>
    <w:rsid w:val="00150128"/>
    <w:rsid w:val="001504A3"/>
    <w:rsid w:val="0015212D"/>
    <w:rsid w:val="00153580"/>
    <w:rsid w:val="00153BFA"/>
    <w:rsid w:val="00155ED5"/>
    <w:rsid w:val="00156310"/>
    <w:rsid w:val="00157424"/>
    <w:rsid w:val="00160503"/>
    <w:rsid w:val="00160D3B"/>
    <w:rsid w:val="001627B5"/>
    <w:rsid w:val="0016380F"/>
    <w:rsid w:val="00164EF8"/>
    <w:rsid w:val="001666A1"/>
    <w:rsid w:val="0016763A"/>
    <w:rsid w:val="00170A20"/>
    <w:rsid w:val="00171849"/>
    <w:rsid w:val="00172BEE"/>
    <w:rsid w:val="00172E0A"/>
    <w:rsid w:val="0017365E"/>
    <w:rsid w:val="00173AE8"/>
    <w:rsid w:val="00174DEA"/>
    <w:rsid w:val="001779FB"/>
    <w:rsid w:val="00180CBD"/>
    <w:rsid w:val="00180F4E"/>
    <w:rsid w:val="00180FF1"/>
    <w:rsid w:val="00181A08"/>
    <w:rsid w:val="00182043"/>
    <w:rsid w:val="00183239"/>
    <w:rsid w:val="0018551A"/>
    <w:rsid w:val="001877F0"/>
    <w:rsid w:val="001904F9"/>
    <w:rsid w:val="00190E58"/>
    <w:rsid w:val="0019399E"/>
    <w:rsid w:val="00193EED"/>
    <w:rsid w:val="00194DCF"/>
    <w:rsid w:val="001954C0"/>
    <w:rsid w:val="00195623"/>
    <w:rsid w:val="0019621F"/>
    <w:rsid w:val="0019745B"/>
    <w:rsid w:val="00197CF0"/>
    <w:rsid w:val="001A1E3D"/>
    <w:rsid w:val="001A2C63"/>
    <w:rsid w:val="001A374D"/>
    <w:rsid w:val="001A496A"/>
    <w:rsid w:val="001A4E7F"/>
    <w:rsid w:val="001A57EE"/>
    <w:rsid w:val="001A6F7A"/>
    <w:rsid w:val="001B1E35"/>
    <w:rsid w:val="001B211D"/>
    <w:rsid w:val="001B28B0"/>
    <w:rsid w:val="001B417C"/>
    <w:rsid w:val="001B515F"/>
    <w:rsid w:val="001B75BA"/>
    <w:rsid w:val="001C282D"/>
    <w:rsid w:val="001C2E8C"/>
    <w:rsid w:val="001C3967"/>
    <w:rsid w:val="001C611C"/>
    <w:rsid w:val="001C7927"/>
    <w:rsid w:val="001D0E2D"/>
    <w:rsid w:val="001D2549"/>
    <w:rsid w:val="001D518E"/>
    <w:rsid w:val="001D58B3"/>
    <w:rsid w:val="001D5F05"/>
    <w:rsid w:val="001D6A99"/>
    <w:rsid w:val="001E05D5"/>
    <w:rsid w:val="001E1052"/>
    <w:rsid w:val="001E247F"/>
    <w:rsid w:val="001E395C"/>
    <w:rsid w:val="001E4348"/>
    <w:rsid w:val="001E4C45"/>
    <w:rsid w:val="001F0669"/>
    <w:rsid w:val="001F0ED5"/>
    <w:rsid w:val="001F2D96"/>
    <w:rsid w:val="001F4D18"/>
    <w:rsid w:val="001F5123"/>
    <w:rsid w:val="00202142"/>
    <w:rsid w:val="00202EEF"/>
    <w:rsid w:val="00205A40"/>
    <w:rsid w:val="002071DD"/>
    <w:rsid w:val="00210542"/>
    <w:rsid w:val="0021070A"/>
    <w:rsid w:val="00210958"/>
    <w:rsid w:val="00212605"/>
    <w:rsid w:val="0021603F"/>
    <w:rsid w:val="0021631D"/>
    <w:rsid w:val="002172D4"/>
    <w:rsid w:val="00220BA3"/>
    <w:rsid w:val="00221374"/>
    <w:rsid w:val="002217E5"/>
    <w:rsid w:val="002222E9"/>
    <w:rsid w:val="0022247E"/>
    <w:rsid w:val="002225A7"/>
    <w:rsid w:val="0022365A"/>
    <w:rsid w:val="002238BF"/>
    <w:rsid w:val="00224A15"/>
    <w:rsid w:val="00226554"/>
    <w:rsid w:val="00226E63"/>
    <w:rsid w:val="00227AD4"/>
    <w:rsid w:val="00227BE7"/>
    <w:rsid w:val="00227C78"/>
    <w:rsid w:val="002312C2"/>
    <w:rsid w:val="00233579"/>
    <w:rsid w:val="00233E87"/>
    <w:rsid w:val="00234214"/>
    <w:rsid w:val="00234AC6"/>
    <w:rsid w:val="00234D53"/>
    <w:rsid w:val="00236DE5"/>
    <w:rsid w:val="002406E2"/>
    <w:rsid w:val="00241126"/>
    <w:rsid w:val="0024138A"/>
    <w:rsid w:val="00242805"/>
    <w:rsid w:val="002430CE"/>
    <w:rsid w:val="00243E7A"/>
    <w:rsid w:val="002454E9"/>
    <w:rsid w:val="00245A95"/>
    <w:rsid w:val="0024618C"/>
    <w:rsid w:val="00246D86"/>
    <w:rsid w:val="00247981"/>
    <w:rsid w:val="00247AF3"/>
    <w:rsid w:val="00247D43"/>
    <w:rsid w:val="00250141"/>
    <w:rsid w:val="002503EB"/>
    <w:rsid w:val="00251838"/>
    <w:rsid w:val="00251E9E"/>
    <w:rsid w:val="00255BDF"/>
    <w:rsid w:val="00256068"/>
    <w:rsid w:val="002576B1"/>
    <w:rsid w:val="002611CE"/>
    <w:rsid w:val="00262E79"/>
    <w:rsid w:val="00264638"/>
    <w:rsid w:val="002650D4"/>
    <w:rsid w:val="00266B70"/>
    <w:rsid w:val="00267069"/>
    <w:rsid w:val="00267BCF"/>
    <w:rsid w:val="00267F9F"/>
    <w:rsid w:val="002716AE"/>
    <w:rsid w:val="00272824"/>
    <w:rsid w:val="00273A6D"/>
    <w:rsid w:val="002740FF"/>
    <w:rsid w:val="00274482"/>
    <w:rsid w:val="0027551A"/>
    <w:rsid w:val="00281487"/>
    <w:rsid w:val="00282C90"/>
    <w:rsid w:val="00287F46"/>
    <w:rsid w:val="0029197A"/>
    <w:rsid w:val="00292628"/>
    <w:rsid w:val="00293938"/>
    <w:rsid w:val="002944B3"/>
    <w:rsid w:val="00294712"/>
    <w:rsid w:val="00294DC4"/>
    <w:rsid w:val="002960EE"/>
    <w:rsid w:val="002966AE"/>
    <w:rsid w:val="00296925"/>
    <w:rsid w:val="002977C2"/>
    <w:rsid w:val="00297C41"/>
    <w:rsid w:val="002A1A0C"/>
    <w:rsid w:val="002A44DA"/>
    <w:rsid w:val="002A47D1"/>
    <w:rsid w:val="002A67C6"/>
    <w:rsid w:val="002A69EA"/>
    <w:rsid w:val="002A6D7C"/>
    <w:rsid w:val="002A6FD4"/>
    <w:rsid w:val="002B0123"/>
    <w:rsid w:val="002B0638"/>
    <w:rsid w:val="002B122E"/>
    <w:rsid w:val="002B3710"/>
    <w:rsid w:val="002B41FB"/>
    <w:rsid w:val="002B4448"/>
    <w:rsid w:val="002B556D"/>
    <w:rsid w:val="002B6666"/>
    <w:rsid w:val="002B6CC5"/>
    <w:rsid w:val="002C0E56"/>
    <w:rsid w:val="002C4995"/>
    <w:rsid w:val="002C7DFE"/>
    <w:rsid w:val="002D065C"/>
    <w:rsid w:val="002D24F4"/>
    <w:rsid w:val="002D2F90"/>
    <w:rsid w:val="002D2FBC"/>
    <w:rsid w:val="002D36EF"/>
    <w:rsid w:val="002D39CB"/>
    <w:rsid w:val="002D428E"/>
    <w:rsid w:val="002D5879"/>
    <w:rsid w:val="002D5FEE"/>
    <w:rsid w:val="002E0733"/>
    <w:rsid w:val="002E1F7A"/>
    <w:rsid w:val="002E53B9"/>
    <w:rsid w:val="002E755A"/>
    <w:rsid w:val="002F0376"/>
    <w:rsid w:val="002F1A40"/>
    <w:rsid w:val="002F5150"/>
    <w:rsid w:val="002F66DF"/>
    <w:rsid w:val="002F6D47"/>
    <w:rsid w:val="003015F8"/>
    <w:rsid w:val="003027EA"/>
    <w:rsid w:val="00304504"/>
    <w:rsid w:val="00304516"/>
    <w:rsid w:val="00305030"/>
    <w:rsid w:val="0030529A"/>
    <w:rsid w:val="003058F6"/>
    <w:rsid w:val="00305C9C"/>
    <w:rsid w:val="00306145"/>
    <w:rsid w:val="003065D3"/>
    <w:rsid w:val="00307382"/>
    <w:rsid w:val="003078B5"/>
    <w:rsid w:val="003102A7"/>
    <w:rsid w:val="00312B16"/>
    <w:rsid w:val="00313798"/>
    <w:rsid w:val="0031410A"/>
    <w:rsid w:val="0031529E"/>
    <w:rsid w:val="003166C9"/>
    <w:rsid w:val="00316D1C"/>
    <w:rsid w:val="0032035D"/>
    <w:rsid w:val="003211F7"/>
    <w:rsid w:val="0032273A"/>
    <w:rsid w:val="003231E8"/>
    <w:rsid w:val="00323CA4"/>
    <w:rsid w:val="00324EF6"/>
    <w:rsid w:val="003260BB"/>
    <w:rsid w:val="00326B7C"/>
    <w:rsid w:val="00331CBA"/>
    <w:rsid w:val="0033272D"/>
    <w:rsid w:val="00333109"/>
    <w:rsid w:val="0033334A"/>
    <w:rsid w:val="00334E26"/>
    <w:rsid w:val="00336C85"/>
    <w:rsid w:val="00340797"/>
    <w:rsid w:val="00341BA4"/>
    <w:rsid w:val="00341D61"/>
    <w:rsid w:val="00342A51"/>
    <w:rsid w:val="0034351A"/>
    <w:rsid w:val="0034417A"/>
    <w:rsid w:val="00346403"/>
    <w:rsid w:val="003474DD"/>
    <w:rsid w:val="00350AF1"/>
    <w:rsid w:val="0035127E"/>
    <w:rsid w:val="00352A18"/>
    <w:rsid w:val="003537B6"/>
    <w:rsid w:val="00354695"/>
    <w:rsid w:val="00355F3A"/>
    <w:rsid w:val="0035663F"/>
    <w:rsid w:val="00356907"/>
    <w:rsid w:val="00356BBA"/>
    <w:rsid w:val="003605E8"/>
    <w:rsid w:val="003615C0"/>
    <w:rsid w:val="0036180F"/>
    <w:rsid w:val="00362840"/>
    <w:rsid w:val="003631B2"/>
    <w:rsid w:val="0036440B"/>
    <w:rsid w:val="003651FB"/>
    <w:rsid w:val="0036735F"/>
    <w:rsid w:val="0037193E"/>
    <w:rsid w:val="00373772"/>
    <w:rsid w:val="0037405F"/>
    <w:rsid w:val="0037502D"/>
    <w:rsid w:val="00376318"/>
    <w:rsid w:val="00377967"/>
    <w:rsid w:val="00377A43"/>
    <w:rsid w:val="00381163"/>
    <w:rsid w:val="00381BC9"/>
    <w:rsid w:val="003845AA"/>
    <w:rsid w:val="00384AFE"/>
    <w:rsid w:val="00385BFC"/>
    <w:rsid w:val="003860F0"/>
    <w:rsid w:val="00391ED3"/>
    <w:rsid w:val="00392019"/>
    <w:rsid w:val="00392A76"/>
    <w:rsid w:val="0039496A"/>
    <w:rsid w:val="00394C42"/>
    <w:rsid w:val="00396615"/>
    <w:rsid w:val="003A0C8A"/>
    <w:rsid w:val="003A1712"/>
    <w:rsid w:val="003A1F95"/>
    <w:rsid w:val="003A203B"/>
    <w:rsid w:val="003A220C"/>
    <w:rsid w:val="003A3811"/>
    <w:rsid w:val="003A4AC0"/>
    <w:rsid w:val="003A6B39"/>
    <w:rsid w:val="003A743D"/>
    <w:rsid w:val="003A7593"/>
    <w:rsid w:val="003B0B7C"/>
    <w:rsid w:val="003B1405"/>
    <w:rsid w:val="003B27AB"/>
    <w:rsid w:val="003B3B81"/>
    <w:rsid w:val="003B4725"/>
    <w:rsid w:val="003B4A43"/>
    <w:rsid w:val="003B544B"/>
    <w:rsid w:val="003B580A"/>
    <w:rsid w:val="003B5BF5"/>
    <w:rsid w:val="003C1017"/>
    <w:rsid w:val="003C16E0"/>
    <w:rsid w:val="003C349B"/>
    <w:rsid w:val="003C51AF"/>
    <w:rsid w:val="003C6328"/>
    <w:rsid w:val="003C6980"/>
    <w:rsid w:val="003C6ACC"/>
    <w:rsid w:val="003C7214"/>
    <w:rsid w:val="003C75BE"/>
    <w:rsid w:val="003D3864"/>
    <w:rsid w:val="003D557F"/>
    <w:rsid w:val="003D5846"/>
    <w:rsid w:val="003D7868"/>
    <w:rsid w:val="003D7CF4"/>
    <w:rsid w:val="003E09DC"/>
    <w:rsid w:val="003E3393"/>
    <w:rsid w:val="003E400B"/>
    <w:rsid w:val="003F1D73"/>
    <w:rsid w:val="003F3448"/>
    <w:rsid w:val="003F4474"/>
    <w:rsid w:val="003F53A4"/>
    <w:rsid w:val="003F5AEA"/>
    <w:rsid w:val="003F7C94"/>
    <w:rsid w:val="004005ED"/>
    <w:rsid w:val="00401680"/>
    <w:rsid w:val="00401CEF"/>
    <w:rsid w:val="00402673"/>
    <w:rsid w:val="00402814"/>
    <w:rsid w:val="00403B16"/>
    <w:rsid w:val="00406A7D"/>
    <w:rsid w:val="0041078D"/>
    <w:rsid w:val="00410DA5"/>
    <w:rsid w:val="00411CFD"/>
    <w:rsid w:val="0041249C"/>
    <w:rsid w:val="00413858"/>
    <w:rsid w:val="00413D2F"/>
    <w:rsid w:val="004141E1"/>
    <w:rsid w:val="004152C4"/>
    <w:rsid w:val="004205BA"/>
    <w:rsid w:val="004209A2"/>
    <w:rsid w:val="00420A37"/>
    <w:rsid w:val="00422BAC"/>
    <w:rsid w:val="00423591"/>
    <w:rsid w:val="0042414F"/>
    <w:rsid w:val="00424876"/>
    <w:rsid w:val="004250A3"/>
    <w:rsid w:val="004262D1"/>
    <w:rsid w:val="00427190"/>
    <w:rsid w:val="00431416"/>
    <w:rsid w:val="00432C5A"/>
    <w:rsid w:val="00432FC4"/>
    <w:rsid w:val="00433D7E"/>
    <w:rsid w:val="00434597"/>
    <w:rsid w:val="004354BD"/>
    <w:rsid w:val="0043591F"/>
    <w:rsid w:val="004359A7"/>
    <w:rsid w:val="00436377"/>
    <w:rsid w:val="00437271"/>
    <w:rsid w:val="004378CE"/>
    <w:rsid w:val="00440303"/>
    <w:rsid w:val="00441C88"/>
    <w:rsid w:val="004427A0"/>
    <w:rsid w:val="004446FA"/>
    <w:rsid w:val="00444886"/>
    <w:rsid w:val="004459BA"/>
    <w:rsid w:val="004461D2"/>
    <w:rsid w:val="00447A7D"/>
    <w:rsid w:val="00451224"/>
    <w:rsid w:val="00452DA9"/>
    <w:rsid w:val="0045311C"/>
    <w:rsid w:val="00453579"/>
    <w:rsid w:val="00453AAF"/>
    <w:rsid w:val="004557F6"/>
    <w:rsid w:val="004559ED"/>
    <w:rsid w:val="00456178"/>
    <w:rsid w:val="00456A9D"/>
    <w:rsid w:val="004604F0"/>
    <w:rsid w:val="00461A16"/>
    <w:rsid w:val="00461BC6"/>
    <w:rsid w:val="00461C74"/>
    <w:rsid w:val="004624F1"/>
    <w:rsid w:val="004626C9"/>
    <w:rsid w:val="0046272F"/>
    <w:rsid w:val="0046324E"/>
    <w:rsid w:val="004645A3"/>
    <w:rsid w:val="00464A25"/>
    <w:rsid w:val="004650B1"/>
    <w:rsid w:val="0047281A"/>
    <w:rsid w:val="00472C27"/>
    <w:rsid w:val="00480DAA"/>
    <w:rsid w:val="00482967"/>
    <w:rsid w:val="00482B2D"/>
    <w:rsid w:val="004833EF"/>
    <w:rsid w:val="0048469D"/>
    <w:rsid w:val="00484736"/>
    <w:rsid w:val="00484B39"/>
    <w:rsid w:val="00487D7D"/>
    <w:rsid w:val="0049079D"/>
    <w:rsid w:val="0049139C"/>
    <w:rsid w:val="004918B8"/>
    <w:rsid w:val="00492C71"/>
    <w:rsid w:val="00493A7D"/>
    <w:rsid w:val="00493AAF"/>
    <w:rsid w:val="00496F73"/>
    <w:rsid w:val="004A0651"/>
    <w:rsid w:val="004A0DE6"/>
    <w:rsid w:val="004A15D4"/>
    <w:rsid w:val="004A1B8F"/>
    <w:rsid w:val="004A20E5"/>
    <w:rsid w:val="004A30BE"/>
    <w:rsid w:val="004A321C"/>
    <w:rsid w:val="004A3A5A"/>
    <w:rsid w:val="004A3C51"/>
    <w:rsid w:val="004A489E"/>
    <w:rsid w:val="004A596F"/>
    <w:rsid w:val="004A7B5A"/>
    <w:rsid w:val="004B071B"/>
    <w:rsid w:val="004B3002"/>
    <w:rsid w:val="004B3FAA"/>
    <w:rsid w:val="004B46FA"/>
    <w:rsid w:val="004B4A6C"/>
    <w:rsid w:val="004B52A8"/>
    <w:rsid w:val="004B5E8B"/>
    <w:rsid w:val="004B6C8A"/>
    <w:rsid w:val="004B7D06"/>
    <w:rsid w:val="004C08EB"/>
    <w:rsid w:val="004C0CC9"/>
    <w:rsid w:val="004C221B"/>
    <w:rsid w:val="004C2E8E"/>
    <w:rsid w:val="004C2F7D"/>
    <w:rsid w:val="004C4655"/>
    <w:rsid w:val="004C575B"/>
    <w:rsid w:val="004C6E66"/>
    <w:rsid w:val="004D1DDE"/>
    <w:rsid w:val="004D3213"/>
    <w:rsid w:val="004D46C4"/>
    <w:rsid w:val="004D47AB"/>
    <w:rsid w:val="004D4DC0"/>
    <w:rsid w:val="004E0F9F"/>
    <w:rsid w:val="004E1FB5"/>
    <w:rsid w:val="004E3754"/>
    <w:rsid w:val="004E4517"/>
    <w:rsid w:val="004E53ED"/>
    <w:rsid w:val="004E59AD"/>
    <w:rsid w:val="004E6F38"/>
    <w:rsid w:val="004F0151"/>
    <w:rsid w:val="004F0BF7"/>
    <w:rsid w:val="004F0F0F"/>
    <w:rsid w:val="004F3FE4"/>
    <w:rsid w:val="004F43BD"/>
    <w:rsid w:val="004F76DE"/>
    <w:rsid w:val="00500265"/>
    <w:rsid w:val="005004D8"/>
    <w:rsid w:val="005012CB"/>
    <w:rsid w:val="005015E7"/>
    <w:rsid w:val="00504592"/>
    <w:rsid w:val="00505527"/>
    <w:rsid w:val="00506B1F"/>
    <w:rsid w:val="005102E2"/>
    <w:rsid w:val="00510D50"/>
    <w:rsid w:val="00511923"/>
    <w:rsid w:val="00512269"/>
    <w:rsid w:val="005129A3"/>
    <w:rsid w:val="005140D5"/>
    <w:rsid w:val="005175A4"/>
    <w:rsid w:val="0052126B"/>
    <w:rsid w:val="00521DD7"/>
    <w:rsid w:val="005242C2"/>
    <w:rsid w:val="005264EF"/>
    <w:rsid w:val="00526904"/>
    <w:rsid w:val="00526D33"/>
    <w:rsid w:val="0053025A"/>
    <w:rsid w:val="005309AA"/>
    <w:rsid w:val="00530F81"/>
    <w:rsid w:val="00531EAC"/>
    <w:rsid w:val="00532766"/>
    <w:rsid w:val="00533A7B"/>
    <w:rsid w:val="00534552"/>
    <w:rsid w:val="00534848"/>
    <w:rsid w:val="00535857"/>
    <w:rsid w:val="00535C71"/>
    <w:rsid w:val="00536FC7"/>
    <w:rsid w:val="00537A17"/>
    <w:rsid w:val="00537B4A"/>
    <w:rsid w:val="005408EA"/>
    <w:rsid w:val="00541FFD"/>
    <w:rsid w:val="00542263"/>
    <w:rsid w:val="00543204"/>
    <w:rsid w:val="00545562"/>
    <w:rsid w:val="00545976"/>
    <w:rsid w:val="00546ED1"/>
    <w:rsid w:val="00547606"/>
    <w:rsid w:val="00551AAA"/>
    <w:rsid w:val="00552A82"/>
    <w:rsid w:val="00552D4D"/>
    <w:rsid w:val="0055330B"/>
    <w:rsid w:val="00554FBD"/>
    <w:rsid w:val="00561DAB"/>
    <w:rsid w:val="0056353A"/>
    <w:rsid w:val="00563630"/>
    <w:rsid w:val="00564D56"/>
    <w:rsid w:val="00566066"/>
    <w:rsid w:val="00566700"/>
    <w:rsid w:val="00573250"/>
    <w:rsid w:val="0057435B"/>
    <w:rsid w:val="00574F5E"/>
    <w:rsid w:val="00575D4F"/>
    <w:rsid w:val="005762E9"/>
    <w:rsid w:val="00576A73"/>
    <w:rsid w:val="00586033"/>
    <w:rsid w:val="00586F3D"/>
    <w:rsid w:val="005901B3"/>
    <w:rsid w:val="00590941"/>
    <w:rsid w:val="00590B78"/>
    <w:rsid w:val="005916EE"/>
    <w:rsid w:val="00591865"/>
    <w:rsid w:val="005926B3"/>
    <w:rsid w:val="00593D60"/>
    <w:rsid w:val="00595CC5"/>
    <w:rsid w:val="0059645D"/>
    <w:rsid w:val="00596FB7"/>
    <w:rsid w:val="005977B3"/>
    <w:rsid w:val="005A0177"/>
    <w:rsid w:val="005A09C1"/>
    <w:rsid w:val="005A0A7F"/>
    <w:rsid w:val="005A41C8"/>
    <w:rsid w:val="005A433A"/>
    <w:rsid w:val="005A4D2A"/>
    <w:rsid w:val="005A5963"/>
    <w:rsid w:val="005A6E25"/>
    <w:rsid w:val="005A7626"/>
    <w:rsid w:val="005B233E"/>
    <w:rsid w:val="005B2550"/>
    <w:rsid w:val="005B2B27"/>
    <w:rsid w:val="005B3525"/>
    <w:rsid w:val="005B3B0F"/>
    <w:rsid w:val="005B46EE"/>
    <w:rsid w:val="005B6167"/>
    <w:rsid w:val="005B6DA1"/>
    <w:rsid w:val="005C199F"/>
    <w:rsid w:val="005C1E39"/>
    <w:rsid w:val="005C3F1D"/>
    <w:rsid w:val="005C4240"/>
    <w:rsid w:val="005C60D5"/>
    <w:rsid w:val="005C7448"/>
    <w:rsid w:val="005C7F61"/>
    <w:rsid w:val="005D1E42"/>
    <w:rsid w:val="005D1F1A"/>
    <w:rsid w:val="005D1FE9"/>
    <w:rsid w:val="005D25EF"/>
    <w:rsid w:val="005D3C89"/>
    <w:rsid w:val="005D3E53"/>
    <w:rsid w:val="005D4152"/>
    <w:rsid w:val="005D52EB"/>
    <w:rsid w:val="005D54A0"/>
    <w:rsid w:val="005D5CA4"/>
    <w:rsid w:val="005D6170"/>
    <w:rsid w:val="005D62FA"/>
    <w:rsid w:val="005D64F1"/>
    <w:rsid w:val="005D699E"/>
    <w:rsid w:val="005D7526"/>
    <w:rsid w:val="005D764E"/>
    <w:rsid w:val="005E3C81"/>
    <w:rsid w:val="005F30B4"/>
    <w:rsid w:val="005F4373"/>
    <w:rsid w:val="005F64AA"/>
    <w:rsid w:val="005F68D3"/>
    <w:rsid w:val="005F74A8"/>
    <w:rsid w:val="006008DB"/>
    <w:rsid w:val="006042F5"/>
    <w:rsid w:val="00604E29"/>
    <w:rsid w:val="00605024"/>
    <w:rsid w:val="00605131"/>
    <w:rsid w:val="00606510"/>
    <w:rsid w:val="00606DE3"/>
    <w:rsid w:val="0060725B"/>
    <w:rsid w:val="00607BAA"/>
    <w:rsid w:val="0061091C"/>
    <w:rsid w:val="00610E02"/>
    <w:rsid w:val="00611304"/>
    <w:rsid w:val="00611D51"/>
    <w:rsid w:val="00613085"/>
    <w:rsid w:val="00613238"/>
    <w:rsid w:val="00613397"/>
    <w:rsid w:val="006136FE"/>
    <w:rsid w:val="006174E6"/>
    <w:rsid w:val="00617A97"/>
    <w:rsid w:val="00617F86"/>
    <w:rsid w:val="00620F1C"/>
    <w:rsid w:val="0062392E"/>
    <w:rsid w:val="00623CF8"/>
    <w:rsid w:val="006267E3"/>
    <w:rsid w:val="006275EA"/>
    <w:rsid w:val="006303B0"/>
    <w:rsid w:val="00630534"/>
    <w:rsid w:val="00630E24"/>
    <w:rsid w:val="00630E6A"/>
    <w:rsid w:val="006322F0"/>
    <w:rsid w:val="006336D2"/>
    <w:rsid w:val="0063371D"/>
    <w:rsid w:val="00633A3A"/>
    <w:rsid w:val="00636B04"/>
    <w:rsid w:val="00637447"/>
    <w:rsid w:val="006411CB"/>
    <w:rsid w:val="006419F3"/>
    <w:rsid w:val="00642921"/>
    <w:rsid w:val="006431B8"/>
    <w:rsid w:val="00646B2A"/>
    <w:rsid w:val="00647589"/>
    <w:rsid w:val="006501EC"/>
    <w:rsid w:val="00650987"/>
    <w:rsid w:val="006511EF"/>
    <w:rsid w:val="00653E70"/>
    <w:rsid w:val="00656006"/>
    <w:rsid w:val="00656444"/>
    <w:rsid w:val="00656A3E"/>
    <w:rsid w:val="00657026"/>
    <w:rsid w:val="00657131"/>
    <w:rsid w:val="00663298"/>
    <w:rsid w:val="00665079"/>
    <w:rsid w:val="00665DE8"/>
    <w:rsid w:val="006669F6"/>
    <w:rsid w:val="00667D1C"/>
    <w:rsid w:val="006706D8"/>
    <w:rsid w:val="00671AC6"/>
    <w:rsid w:val="00672C70"/>
    <w:rsid w:val="006735DC"/>
    <w:rsid w:val="00674842"/>
    <w:rsid w:val="00676B1E"/>
    <w:rsid w:val="006775FA"/>
    <w:rsid w:val="006801A0"/>
    <w:rsid w:val="006813F2"/>
    <w:rsid w:val="00682E62"/>
    <w:rsid w:val="00685B79"/>
    <w:rsid w:val="006861C2"/>
    <w:rsid w:val="006902D2"/>
    <w:rsid w:val="00690EFF"/>
    <w:rsid w:val="00691396"/>
    <w:rsid w:val="00691749"/>
    <w:rsid w:val="006936E7"/>
    <w:rsid w:val="006938DD"/>
    <w:rsid w:val="006959F0"/>
    <w:rsid w:val="00695D59"/>
    <w:rsid w:val="00696C27"/>
    <w:rsid w:val="0069771D"/>
    <w:rsid w:val="0069796B"/>
    <w:rsid w:val="006A0E32"/>
    <w:rsid w:val="006A2020"/>
    <w:rsid w:val="006A28DB"/>
    <w:rsid w:val="006A3725"/>
    <w:rsid w:val="006A5A9C"/>
    <w:rsid w:val="006A622F"/>
    <w:rsid w:val="006A6851"/>
    <w:rsid w:val="006B1EEF"/>
    <w:rsid w:val="006B2A1B"/>
    <w:rsid w:val="006B3BA8"/>
    <w:rsid w:val="006B47B5"/>
    <w:rsid w:val="006B652B"/>
    <w:rsid w:val="006B6D8F"/>
    <w:rsid w:val="006B7D80"/>
    <w:rsid w:val="006C041E"/>
    <w:rsid w:val="006C2C0B"/>
    <w:rsid w:val="006C445A"/>
    <w:rsid w:val="006C5F4E"/>
    <w:rsid w:val="006C7D58"/>
    <w:rsid w:val="006D20C4"/>
    <w:rsid w:val="006D2447"/>
    <w:rsid w:val="006D3AE6"/>
    <w:rsid w:val="006D3C39"/>
    <w:rsid w:val="006D440A"/>
    <w:rsid w:val="006D549C"/>
    <w:rsid w:val="006D68C0"/>
    <w:rsid w:val="006D6950"/>
    <w:rsid w:val="006D6DA5"/>
    <w:rsid w:val="006E0061"/>
    <w:rsid w:val="006E1318"/>
    <w:rsid w:val="006E27B3"/>
    <w:rsid w:val="006E285C"/>
    <w:rsid w:val="006E445E"/>
    <w:rsid w:val="006E7374"/>
    <w:rsid w:val="006E7667"/>
    <w:rsid w:val="006E7BF3"/>
    <w:rsid w:val="006F031F"/>
    <w:rsid w:val="006F11B3"/>
    <w:rsid w:val="006F1BFE"/>
    <w:rsid w:val="006F2371"/>
    <w:rsid w:val="006F2991"/>
    <w:rsid w:val="006F29A5"/>
    <w:rsid w:val="006F42D0"/>
    <w:rsid w:val="006F5237"/>
    <w:rsid w:val="006F55BC"/>
    <w:rsid w:val="006F6C4E"/>
    <w:rsid w:val="006F6E68"/>
    <w:rsid w:val="006F7B86"/>
    <w:rsid w:val="00700043"/>
    <w:rsid w:val="007004B4"/>
    <w:rsid w:val="00701566"/>
    <w:rsid w:val="0070166B"/>
    <w:rsid w:val="007019DE"/>
    <w:rsid w:val="007029DA"/>
    <w:rsid w:val="007030D8"/>
    <w:rsid w:val="0070512C"/>
    <w:rsid w:val="00705384"/>
    <w:rsid w:val="00707BBE"/>
    <w:rsid w:val="007106A3"/>
    <w:rsid w:val="00710D58"/>
    <w:rsid w:val="0071282E"/>
    <w:rsid w:val="00712CB7"/>
    <w:rsid w:val="00713DD6"/>
    <w:rsid w:val="00717A93"/>
    <w:rsid w:val="007217C4"/>
    <w:rsid w:val="007227FD"/>
    <w:rsid w:val="00723688"/>
    <w:rsid w:val="00726053"/>
    <w:rsid w:val="00726F4C"/>
    <w:rsid w:val="007271DF"/>
    <w:rsid w:val="0072768F"/>
    <w:rsid w:val="0073001F"/>
    <w:rsid w:val="007327C9"/>
    <w:rsid w:val="00732C77"/>
    <w:rsid w:val="00735164"/>
    <w:rsid w:val="00735AA5"/>
    <w:rsid w:val="0073771A"/>
    <w:rsid w:val="00737753"/>
    <w:rsid w:val="00740706"/>
    <w:rsid w:val="007411A9"/>
    <w:rsid w:val="00741CC4"/>
    <w:rsid w:val="007420D8"/>
    <w:rsid w:val="00742AC6"/>
    <w:rsid w:val="00743F66"/>
    <w:rsid w:val="007447DD"/>
    <w:rsid w:val="00744DE4"/>
    <w:rsid w:val="00745458"/>
    <w:rsid w:val="007474C6"/>
    <w:rsid w:val="00750F9C"/>
    <w:rsid w:val="007510CC"/>
    <w:rsid w:val="007516AB"/>
    <w:rsid w:val="00751E10"/>
    <w:rsid w:val="007527DE"/>
    <w:rsid w:val="00753BC6"/>
    <w:rsid w:val="0075464B"/>
    <w:rsid w:val="00755A12"/>
    <w:rsid w:val="00756A8D"/>
    <w:rsid w:val="0075747C"/>
    <w:rsid w:val="00760CF9"/>
    <w:rsid w:val="00762460"/>
    <w:rsid w:val="00762BC6"/>
    <w:rsid w:val="00763F54"/>
    <w:rsid w:val="00764336"/>
    <w:rsid w:val="0076483D"/>
    <w:rsid w:val="00765713"/>
    <w:rsid w:val="00766028"/>
    <w:rsid w:val="007665D5"/>
    <w:rsid w:val="0077179D"/>
    <w:rsid w:val="00772C5A"/>
    <w:rsid w:val="007736FB"/>
    <w:rsid w:val="007747A5"/>
    <w:rsid w:val="00774F82"/>
    <w:rsid w:val="0078036A"/>
    <w:rsid w:val="00780885"/>
    <w:rsid w:val="007816F2"/>
    <w:rsid w:val="00782394"/>
    <w:rsid w:val="00782D7E"/>
    <w:rsid w:val="00783011"/>
    <w:rsid w:val="00783159"/>
    <w:rsid w:val="007850B9"/>
    <w:rsid w:val="0078689B"/>
    <w:rsid w:val="007869C5"/>
    <w:rsid w:val="00786BE2"/>
    <w:rsid w:val="00792A93"/>
    <w:rsid w:val="007936DF"/>
    <w:rsid w:val="00793AA6"/>
    <w:rsid w:val="00794983"/>
    <w:rsid w:val="0079689C"/>
    <w:rsid w:val="00796F19"/>
    <w:rsid w:val="007A05B3"/>
    <w:rsid w:val="007A25DF"/>
    <w:rsid w:val="007A4F1E"/>
    <w:rsid w:val="007A5CC3"/>
    <w:rsid w:val="007A610C"/>
    <w:rsid w:val="007A7313"/>
    <w:rsid w:val="007B0216"/>
    <w:rsid w:val="007B1012"/>
    <w:rsid w:val="007B1644"/>
    <w:rsid w:val="007B2070"/>
    <w:rsid w:val="007B2185"/>
    <w:rsid w:val="007B35AA"/>
    <w:rsid w:val="007B3773"/>
    <w:rsid w:val="007C10CD"/>
    <w:rsid w:val="007C23AD"/>
    <w:rsid w:val="007C2474"/>
    <w:rsid w:val="007C288F"/>
    <w:rsid w:val="007C3923"/>
    <w:rsid w:val="007C3972"/>
    <w:rsid w:val="007C47AA"/>
    <w:rsid w:val="007C4CBD"/>
    <w:rsid w:val="007C6043"/>
    <w:rsid w:val="007D23AC"/>
    <w:rsid w:val="007D425F"/>
    <w:rsid w:val="007D47A3"/>
    <w:rsid w:val="007D63A3"/>
    <w:rsid w:val="007D699C"/>
    <w:rsid w:val="007E06E5"/>
    <w:rsid w:val="007E0B0E"/>
    <w:rsid w:val="007E10E3"/>
    <w:rsid w:val="007E1730"/>
    <w:rsid w:val="007E4E19"/>
    <w:rsid w:val="007E5901"/>
    <w:rsid w:val="007E698E"/>
    <w:rsid w:val="007E7EF5"/>
    <w:rsid w:val="007E7FD9"/>
    <w:rsid w:val="007F0354"/>
    <w:rsid w:val="007F0A9E"/>
    <w:rsid w:val="007F550B"/>
    <w:rsid w:val="007F56FE"/>
    <w:rsid w:val="007F6934"/>
    <w:rsid w:val="007F75D3"/>
    <w:rsid w:val="007F7A4A"/>
    <w:rsid w:val="00800CA4"/>
    <w:rsid w:val="008013CD"/>
    <w:rsid w:val="00804329"/>
    <w:rsid w:val="00805592"/>
    <w:rsid w:val="00806721"/>
    <w:rsid w:val="00810379"/>
    <w:rsid w:val="0081074C"/>
    <w:rsid w:val="0081333C"/>
    <w:rsid w:val="0081574C"/>
    <w:rsid w:val="0081580D"/>
    <w:rsid w:val="00815B76"/>
    <w:rsid w:val="0081642C"/>
    <w:rsid w:val="00817A85"/>
    <w:rsid w:val="00820A1D"/>
    <w:rsid w:val="00821886"/>
    <w:rsid w:val="0082226F"/>
    <w:rsid w:val="00822AA5"/>
    <w:rsid w:val="00823E60"/>
    <w:rsid w:val="008254FD"/>
    <w:rsid w:val="00827355"/>
    <w:rsid w:val="00827C2B"/>
    <w:rsid w:val="008310F9"/>
    <w:rsid w:val="00831ED3"/>
    <w:rsid w:val="00832F3A"/>
    <w:rsid w:val="0083308C"/>
    <w:rsid w:val="00834DAC"/>
    <w:rsid w:val="00836298"/>
    <w:rsid w:val="008363B8"/>
    <w:rsid w:val="0083658E"/>
    <w:rsid w:val="00840F38"/>
    <w:rsid w:val="00841FCB"/>
    <w:rsid w:val="00841FDD"/>
    <w:rsid w:val="008432B3"/>
    <w:rsid w:val="008464BD"/>
    <w:rsid w:val="008509F0"/>
    <w:rsid w:val="0085113A"/>
    <w:rsid w:val="00851540"/>
    <w:rsid w:val="00851B36"/>
    <w:rsid w:val="00851E8D"/>
    <w:rsid w:val="00852C45"/>
    <w:rsid w:val="008546CE"/>
    <w:rsid w:val="00854C14"/>
    <w:rsid w:val="00860223"/>
    <w:rsid w:val="0086143D"/>
    <w:rsid w:val="008633FD"/>
    <w:rsid w:val="00864102"/>
    <w:rsid w:val="00864960"/>
    <w:rsid w:val="008658FC"/>
    <w:rsid w:val="00865C7F"/>
    <w:rsid w:val="00865DA3"/>
    <w:rsid w:val="0087034D"/>
    <w:rsid w:val="00871369"/>
    <w:rsid w:val="00871EE8"/>
    <w:rsid w:val="00872622"/>
    <w:rsid w:val="00872712"/>
    <w:rsid w:val="008727BE"/>
    <w:rsid w:val="00873240"/>
    <w:rsid w:val="008740DD"/>
    <w:rsid w:val="00874E94"/>
    <w:rsid w:val="00877326"/>
    <w:rsid w:val="008774C5"/>
    <w:rsid w:val="00881AC3"/>
    <w:rsid w:val="008833A5"/>
    <w:rsid w:val="008844FC"/>
    <w:rsid w:val="00884509"/>
    <w:rsid w:val="00885B24"/>
    <w:rsid w:val="0088620B"/>
    <w:rsid w:val="008864CC"/>
    <w:rsid w:val="008878BD"/>
    <w:rsid w:val="008918C2"/>
    <w:rsid w:val="00891B0F"/>
    <w:rsid w:val="00892E8E"/>
    <w:rsid w:val="00892F60"/>
    <w:rsid w:val="00892F7D"/>
    <w:rsid w:val="00897FB2"/>
    <w:rsid w:val="008A039C"/>
    <w:rsid w:val="008A0AA1"/>
    <w:rsid w:val="008A0FF8"/>
    <w:rsid w:val="008A14EB"/>
    <w:rsid w:val="008A51C1"/>
    <w:rsid w:val="008A54E3"/>
    <w:rsid w:val="008A6427"/>
    <w:rsid w:val="008B0397"/>
    <w:rsid w:val="008B201C"/>
    <w:rsid w:val="008B2E9B"/>
    <w:rsid w:val="008B3ACA"/>
    <w:rsid w:val="008B3DA9"/>
    <w:rsid w:val="008B41AC"/>
    <w:rsid w:val="008B5AA2"/>
    <w:rsid w:val="008C11CE"/>
    <w:rsid w:val="008C1BD8"/>
    <w:rsid w:val="008C1F01"/>
    <w:rsid w:val="008C2628"/>
    <w:rsid w:val="008C46E7"/>
    <w:rsid w:val="008C485E"/>
    <w:rsid w:val="008C4D07"/>
    <w:rsid w:val="008C4EF6"/>
    <w:rsid w:val="008C5488"/>
    <w:rsid w:val="008C74B4"/>
    <w:rsid w:val="008C78FF"/>
    <w:rsid w:val="008D007F"/>
    <w:rsid w:val="008D1384"/>
    <w:rsid w:val="008D1EE9"/>
    <w:rsid w:val="008D2D04"/>
    <w:rsid w:val="008D33A0"/>
    <w:rsid w:val="008D503F"/>
    <w:rsid w:val="008D6B7C"/>
    <w:rsid w:val="008D77A7"/>
    <w:rsid w:val="008D7C26"/>
    <w:rsid w:val="008E038F"/>
    <w:rsid w:val="008E1F2B"/>
    <w:rsid w:val="008E2773"/>
    <w:rsid w:val="008E27CB"/>
    <w:rsid w:val="008E2BCD"/>
    <w:rsid w:val="008E3985"/>
    <w:rsid w:val="008E4984"/>
    <w:rsid w:val="008E4F5C"/>
    <w:rsid w:val="008E5D89"/>
    <w:rsid w:val="008E76DC"/>
    <w:rsid w:val="008F64B8"/>
    <w:rsid w:val="008F6BB3"/>
    <w:rsid w:val="008F6E97"/>
    <w:rsid w:val="008F7ACE"/>
    <w:rsid w:val="0090091B"/>
    <w:rsid w:val="00902353"/>
    <w:rsid w:val="009030FB"/>
    <w:rsid w:val="0090356E"/>
    <w:rsid w:val="0090388F"/>
    <w:rsid w:val="00904AFC"/>
    <w:rsid w:val="009062C3"/>
    <w:rsid w:val="009064E2"/>
    <w:rsid w:val="00907C6C"/>
    <w:rsid w:val="009107C9"/>
    <w:rsid w:val="00910D89"/>
    <w:rsid w:val="00911CD2"/>
    <w:rsid w:val="0091231E"/>
    <w:rsid w:val="00912416"/>
    <w:rsid w:val="0091481B"/>
    <w:rsid w:val="00915111"/>
    <w:rsid w:val="00915769"/>
    <w:rsid w:val="00920A7C"/>
    <w:rsid w:val="00921EF3"/>
    <w:rsid w:val="00922152"/>
    <w:rsid w:val="009224FE"/>
    <w:rsid w:val="00922C4D"/>
    <w:rsid w:val="00923689"/>
    <w:rsid w:val="009237E5"/>
    <w:rsid w:val="0092465F"/>
    <w:rsid w:val="009246A2"/>
    <w:rsid w:val="00925019"/>
    <w:rsid w:val="00925062"/>
    <w:rsid w:val="009270DD"/>
    <w:rsid w:val="00931773"/>
    <w:rsid w:val="00931BF8"/>
    <w:rsid w:val="0093220A"/>
    <w:rsid w:val="0093337B"/>
    <w:rsid w:val="009358A0"/>
    <w:rsid w:val="00935A53"/>
    <w:rsid w:val="009360B4"/>
    <w:rsid w:val="00937186"/>
    <w:rsid w:val="00942714"/>
    <w:rsid w:val="00944072"/>
    <w:rsid w:val="009469FA"/>
    <w:rsid w:val="00947244"/>
    <w:rsid w:val="009474FB"/>
    <w:rsid w:val="00951706"/>
    <w:rsid w:val="009518C0"/>
    <w:rsid w:val="0095304B"/>
    <w:rsid w:val="0095448F"/>
    <w:rsid w:val="00954FFB"/>
    <w:rsid w:val="0095538A"/>
    <w:rsid w:val="00956454"/>
    <w:rsid w:val="00957CB6"/>
    <w:rsid w:val="00957E6D"/>
    <w:rsid w:val="0096065B"/>
    <w:rsid w:val="00960DB8"/>
    <w:rsid w:val="009613EA"/>
    <w:rsid w:val="00961905"/>
    <w:rsid w:val="00963966"/>
    <w:rsid w:val="00964B0A"/>
    <w:rsid w:val="00964EFD"/>
    <w:rsid w:val="0096687F"/>
    <w:rsid w:val="00966997"/>
    <w:rsid w:val="00967E1B"/>
    <w:rsid w:val="00970138"/>
    <w:rsid w:val="009702C3"/>
    <w:rsid w:val="00970E3C"/>
    <w:rsid w:val="00970EF9"/>
    <w:rsid w:val="0097271E"/>
    <w:rsid w:val="009805BD"/>
    <w:rsid w:val="00980667"/>
    <w:rsid w:val="009807D2"/>
    <w:rsid w:val="00981482"/>
    <w:rsid w:val="00981E13"/>
    <w:rsid w:val="00985037"/>
    <w:rsid w:val="0098505B"/>
    <w:rsid w:val="009867D6"/>
    <w:rsid w:val="00986DB9"/>
    <w:rsid w:val="00987DE0"/>
    <w:rsid w:val="00991B7D"/>
    <w:rsid w:val="00991DFF"/>
    <w:rsid w:val="00993C52"/>
    <w:rsid w:val="009941C2"/>
    <w:rsid w:val="0099464D"/>
    <w:rsid w:val="00994A9B"/>
    <w:rsid w:val="0099510C"/>
    <w:rsid w:val="00995683"/>
    <w:rsid w:val="0099588A"/>
    <w:rsid w:val="009A08CA"/>
    <w:rsid w:val="009A1968"/>
    <w:rsid w:val="009A1C31"/>
    <w:rsid w:val="009A2A43"/>
    <w:rsid w:val="009A40CE"/>
    <w:rsid w:val="009A50C3"/>
    <w:rsid w:val="009A6590"/>
    <w:rsid w:val="009B10FF"/>
    <w:rsid w:val="009B1397"/>
    <w:rsid w:val="009B2D52"/>
    <w:rsid w:val="009B3CD1"/>
    <w:rsid w:val="009B4ACD"/>
    <w:rsid w:val="009B4F41"/>
    <w:rsid w:val="009B5528"/>
    <w:rsid w:val="009B627D"/>
    <w:rsid w:val="009B689F"/>
    <w:rsid w:val="009C0604"/>
    <w:rsid w:val="009C12E0"/>
    <w:rsid w:val="009C15CD"/>
    <w:rsid w:val="009C303E"/>
    <w:rsid w:val="009C3C29"/>
    <w:rsid w:val="009C4698"/>
    <w:rsid w:val="009C561F"/>
    <w:rsid w:val="009C569B"/>
    <w:rsid w:val="009C5F95"/>
    <w:rsid w:val="009C631E"/>
    <w:rsid w:val="009C774D"/>
    <w:rsid w:val="009D1F48"/>
    <w:rsid w:val="009D4F5E"/>
    <w:rsid w:val="009D63F4"/>
    <w:rsid w:val="009D685F"/>
    <w:rsid w:val="009E1304"/>
    <w:rsid w:val="009E2262"/>
    <w:rsid w:val="009E2B45"/>
    <w:rsid w:val="009E40EF"/>
    <w:rsid w:val="009E4595"/>
    <w:rsid w:val="009E5CE8"/>
    <w:rsid w:val="009E6108"/>
    <w:rsid w:val="009E6186"/>
    <w:rsid w:val="009E61FE"/>
    <w:rsid w:val="009E6535"/>
    <w:rsid w:val="009E6D15"/>
    <w:rsid w:val="009E7A97"/>
    <w:rsid w:val="009F151B"/>
    <w:rsid w:val="009F177C"/>
    <w:rsid w:val="009F2639"/>
    <w:rsid w:val="009F26CD"/>
    <w:rsid w:val="009F3428"/>
    <w:rsid w:val="009F43A4"/>
    <w:rsid w:val="009F4906"/>
    <w:rsid w:val="009F49BD"/>
    <w:rsid w:val="009F50F9"/>
    <w:rsid w:val="009F58C2"/>
    <w:rsid w:val="009F5C77"/>
    <w:rsid w:val="009F6482"/>
    <w:rsid w:val="009F6676"/>
    <w:rsid w:val="00A00DF2"/>
    <w:rsid w:val="00A02310"/>
    <w:rsid w:val="00A0361E"/>
    <w:rsid w:val="00A042FB"/>
    <w:rsid w:val="00A0644D"/>
    <w:rsid w:val="00A07F80"/>
    <w:rsid w:val="00A103F7"/>
    <w:rsid w:val="00A107D3"/>
    <w:rsid w:val="00A13F5F"/>
    <w:rsid w:val="00A16A6A"/>
    <w:rsid w:val="00A16D43"/>
    <w:rsid w:val="00A16EED"/>
    <w:rsid w:val="00A205B1"/>
    <w:rsid w:val="00A205D8"/>
    <w:rsid w:val="00A21042"/>
    <w:rsid w:val="00A21064"/>
    <w:rsid w:val="00A222F9"/>
    <w:rsid w:val="00A2360B"/>
    <w:rsid w:val="00A2474C"/>
    <w:rsid w:val="00A279A9"/>
    <w:rsid w:val="00A27B78"/>
    <w:rsid w:val="00A30C3B"/>
    <w:rsid w:val="00A35A04"/>
    <w:rsid w:val="00A36BDE"/>
    <w:rsid w:val="00A419A9"/>
    <w:rsid w:val="00A42811"/>
    <w:rsid w:val="00A42BF5"/>
    <w:rsid w:val="00A440E0"/>
    <w:rsid w:val="00A45146"/>
    <w:rsid w:val="00A46F3D"/>
    <w:rsid w:val="00A4739B"/>
    <w:rsid w:val="00A47976"/>
    <w:rsid w:val="00A507EC"/>
    <w:rsid w:val="00A51AAF"/>
    <w:rsid w:val="00A52DC9"/>
    <w:rsid w:val="00A53253"/>
    <w:rsid w:val="00A533B1"/>
    <w:rsid w:val="00A5415E"/>
    <w:rsid w:val="00A54426"/>
    <w:rsid w:val="00A54E23"/>
    <w:rsid w:val="00A555B8"/>
    <w:rsid w:val="00A570D9"/>
    <w:rsid w:val="00A6254D"/>
    <w:rsid w:val="00A63093"/>
    <w:rsid w:val="00A63AA5"/>
    <w:rsid w:val="00A63C2C"/>
    <w:rsid w:val="00A63E35"/>
    <w:rsid w:val="00A64D85"/>
    <w:rsid w:val="00A65520"/>
    <w:rsid w:val="00A67378"/>
    <w:rsid w:val="00A676F2"/>
    <w:rsid w:val="00A67752"/>
    <w:rsid w:val="00A71189"/>
    <w:rsid w:val="00A72AC8"/>
    <w:rsid w:val="00A72B50"/>
    <w:rsid w:val="00A733ED"/>
    <w:rsid w:val="00A73A29"/>
    <w:rsid w:val="00A75826"/>
    <w:rsid w:val="00A75C7C"/>
    <w:rsid w:val="00A769CC"/>
    <w:rsid w:val="00A77049"/>
    <w:rsid w:val="00A806DA"/>
    <w:rsid w:val="00A82E9C"/>
    <w:rsid w:val="00A84B48"/>
    <w:rsid w:val="00A84B72"/>
    <w:rsid w:val="00A850BB"/>
    <w:rsid w:val="00A8677C"/>
    <w:rsid w:val="00A9092C"/>
    <w:rsid w:val="00A910C7"/>
    <w:rsid w:val="00A9255F"/>
    <w:rsid w:val="00A932A4"/>
    <w:rsid w:val="00A947C1"/>
    <w:rsid w:val="00A94F26"/>
    <w:rsid w:val="00A950DD"/>
    <w:rsid w:val="00A950F0"/>
    <w:rsid w:val="00A95851"/>
    <w:rsid w:val="00AA1B67"/>
    <w:rsid w:val="00AA20A6"/>
    <w:rsid w:val="00AA250F"/>
    <w:rsid w:val="00AA48FD"/>
    <w:rsid w:val="00AA65BF"/>
    <w:rsid w:val="00AA6AB8"/>
    <w:rsid w:val="00AB0D7F"/>
    <w:rsid w:val="00AB1103"/>
    <w:rsid w:val="00AB1F5B"/>
    <w:rsid w:val="00AB2283"/>
    <w:rsid w:val="00AB2490"/>
    <w:rsid w:val="00AB4E13"/>
    <w:rsid w:val="00AB573A"/>
    <w:rsid w:val="00AB6F3D"/>
    <w:rsid w:val="00AB7052"/>
    <w:rsid w:val="00AC065F"/>
    <w:rsid w:val="00AC0B68"/>
    <w:rsid w:val="00AC186E"/>
    <w:rsid w:val="00AC1B0D"/>
    <w:rsid w:val="00AC1BF7"/>
    <w:rsid w:val="00AC2F8B"/>
    <w:rsid w:val="00AC342A"/>
    <w:rsid w:val="00AC3615"/>
    <w:rsid w:val="00AC3940"/>
    <w:rsid w:val="00AC614F"/>
    <w:rsid w:val="00AC6D2F"/>
    <w:rsid w:val="00AD04E4"/>
    <w:rsid w:val="00AD1110"/>
    <w:rsid w:val="00AD148B"/>
    <w:rsid w:val="00AD1671"/>
    <w:rsid w:val="00AD1D95"/>
    <w:rsid w:val="00AD20BE"/>
    <w:rsid w:val="00AD26C8"/>
    <w:rsid w:val="00AD3BEC"/>
    <w:rsid w:val="00AD530A"/>
    <w:rsid w:val="00AD5316"/>
    <w:rsid w:val="00AE6C8D"/>
    <w:rsid w:val="00AE7327"/>
    <w:rsid w:val="00AF2467"/>
    <w:rsid w:val="00AF3414"/>
    <w:rsid w:val="00AF533B"/>
    <w:rsid w:val="00AF618A"/>
    <w:rsid w:val="00AF768F"/>
    <w:rsid w:val="00B00A6F"/>
    <w:rsid w:val="00B01AEE"/>
    <w:rsid w:val="00B02934"/>
    <w:rsid w:val="00B032C0"/>
    <w:rsid w:val="00B034D5"/>
    <w:rsid w:val="00B047C3"/>
    <w:rsid w:val="00B04854"/>
    <w:rsid w:val="00B05C02"/>
    <w:rsid w:val="00B05CCC"/>
    <w:rsid w:val="00B14FB3"/>
    <w:rsid w:val="00B17327"/>
    <w:rsid w:val="00B1793C"/>
    <w:rsid w:val="00B205EE"/>
    <w:rsid w:val="00B226B7"/>
    <w:rsid w:val="00B25997"/>
    <w:rsid w:val="00B26ADC"/>
    <w:rsid w:val="00B26D88"/>
    <w:rsid w:val="00B26E7F"/>
    <w:rsid w:val="00B27700"/>
    <w:rsid w:val="00B30403"/>
    <w:rsid w:val="00B309F7"/>
    <w:rsid w:val="00B30CA2"/>
    <w:rsid w:val="00B31A8B"/>
    <w:rsid w:val="00B321C5"/>
    <w:rsid w:val="00B32838"/>
    <w:rsid w:val="00B355F7"/>
    <w:rsid w:val="00B36FD8"/>
    <w:rsid w:val="00B37A9D"/>
    <w:rsid w:val="00B37E6A"/>
    <w:rsid w:val="00B4099B"/>
    <w:rsid w:val="00B409D2"/>
    <w:rsid w:val="00B425A9"/>
    <w:rsid w:val="00B42F41"/>
    <w:rsid w:val="00B433A9"/>
    <w:rsid w:val="00B437D6"/>
    <w:rsid w:val="00B4541E"/>
    <w:rsid w:val="00B45910"/>
    <w:rsid w:val="00B465D5"/>
    <w:rsid w:val="00B505E5"/>
    <w:rsid w:val="00B50BD1"/>
    <w:rsid w:val="00B51C8B"/>
    <w:rsid w:val="00B52DED"/>
    <w:rsid w:val="00B5328C"/>
    <w:rsid w:val="00B546F6"/>
    <w:rsid w:val="00B54916"/>
    <w:rsid w:val="00B54B4F"/>
    <w:rsid w:val="00B552DA"/>
    <w:rsid w:val="00B57AA4"/>
    <w:rsid w:val="00B60273"/>
    <w:rsid w:val="00B61011"/>
    <w:rsid w:val="00B63E40"/>
    <w:rsid w:val="00B66032"/>
    <w:rsid w:val="00B66067"/>
    <w:rsid w:val="00B66FB1"/>
    <w:rsid w:val="00B70289"/>
    <w:rsid w:val="00B70A12"/>
    <w:rsid w:val="00B71C19"/>
    <w:rsid w:val="00B72389"/>
    <w:rsid w:val="00B72786"/>
    <w:rsid w:val="00B728F9"/>
    <w:rsid w:val="00B73858"/>
    <w:rsid w:val="00B73C3F"/>
    <w:rsid w:val="00B742A8"/>
    <w:rsid w:val="00B748DA"/>
    <w:rsid w:val="00B776B2"/>
    <w:rsid w:val="00B77F25"/>
    <w:rsid w:val="00B8168B"/>
    <w:rsid w:val="00B81885"/>
    <w:rsid w:val="00B829C0"/>
    <w:rsid w:val="00B85337"/>
    <w:rsid w:val="00B85DC6"/>
    <w:rsid w:val="00B868B4"/>
    <w:rsid w:val="00B904D8"/>
    <w:rsid w:val="00B928F8"/>
    <w:rsid w:val="00B92DBE"/>
    <w:rsid w:val="00B93747"/>
    <w:rsid w:val="00B94953"/>
    <w:rsid w:val="00B9536D"/>
    <w:rsid w:val="00B96A5C"/>
    <w:rsid w:val="00B979DF"/>
    <w:rsid w:val="00BA04E9"/>
    <w:rsid w:val="00BA1A08"/>
    <w:rsid w:val="00BA29FE"/>
    <w:rsid w:val="00BA39B9"/>
    <w:rsid w:val="00BA406A"/>
    <w:rsid w:val="00BA55B3"/>
    <w:rsid w:val="00BB095B"/>
    <w:rsid w:val="00BB11DA"/>
    <w:rsid w:val="00BB1231"/>
    <w:rsid w:val="00BB25F0"/>
    <w:rsid w:val="00BB2CB9"/>
    <w:rsid w:val="00BB2F29"/>
    <w:rsid w:val="00BB3BF3"/>
    <w:rsid w:val="00BB47FF"/>
    <w:rsid w:val="00BB4E87"/>
    <w:rsid w:val="00BB5F09"/>
    <w:rsid w:val="00BB6CD8"/>
    <w:rsid w:val="00BC1A19"/>
    <w:rsid w:val="00BC1D47"/>
    <w:rsid w:val="00BC20DB"/>
    <w:rsid w:val="00BC3DE5"/>
    <w:rsid w:val="00BC3E98"/>
    <w:rsid w:val="00BC5403"/>
    <w:rsid w:val="00BD0400"/>
    <w:rsid w:val="00BD1F6A"/>
    <w:rsid w:val="00BD275C"/>
    <w:rsid w:val="00BD2965"/>
    <w:rsid w:val="00BD3CF1"/>
    <w:rsid w:val="00BD4236"/>
    <w:rsid w:val="00BD505F"/>
    <w:rsid w:val="00BD53E7"/>
    <w:rsid w:val="00BD6C99"/>
    <w:rsid w:val="00BD7904"/>
    <w:rsid w:val="00BE19E5"/>
    <w:rsid w:val="00BE1F3A"/>
    <w:rsid w:val="00BE372D"/>
    <w:rsid w:val="00BE3EB8"/>
    <w:rsid w:val="00BE4450"/>
    <w:rsid w:val="00BE4682"/>
    <w:rsid w:val="00BE4C42"/>
    <w:rsid w:val="00BE60C7"/>
    <w:rsid w:val="00BE6E87"/>
    <w:rsid w:val="00BF0AD8"/>
    <w:rsid w:val="00BF0CAA"/>
    <w:rsid w:val="00BF10CD"/>
    <w:rsid w:val="00BF1AC4"/>
    <w:rsid w:val="00BF30BE"/>
    <w:rsid w:val="00BF362A"/>
    <w:rsid w:val="00BF42FC"/>
    <w:rsid w:val="00BF46EE"/>
    <w:rsid w:val="00BF56FC"/>
    <w:rsid w:val="00BF5BB8"/>
    <w:rsid w:val="00BF6A7F"/>
    <w:rsid w:val="00BF7CD2"/>
    <w:rsid w:val="00C00A01"/>
    <w:rsid w:val="00C02690"/>
    <w:rsid w:val="00C03454"/>
    <w:rsid w:val="00C0364D"/>
    <w:rsid w:val="00C03EFB"/>
    <w:rsid w:val="00C0568F"/>
    <w:rsid w:val="00C06F86"/>
    <w:rsid w:val="00C10EE3"/>
    <w:rsid w:val="00C11921"/>
    <w:rsid w:val="00C11A08"/>
    <w:rsid w:val="00C12394"/>
    <w:rsid w:val="00C127F8"/>
    <w:rsid w:val="00C13794"/>
    <w:rsid w:val="00C15C8F"/>
    <w:rsid w:val="00C16E3F"/>
    <w:rsid w:val="00C20E21"/>
    <w:rsid w:val="00C22A99"/>
    <w:rsid w:val="00C23BE1"/>
    <w:rsid w:val="00C24326"/>
    <w:rsid w:val="00C2485C"/>
    <w:rsid w:val="00C24A6C"/>
    <w:rsid w:val="00C24C30"/>
    <w:rsid w:val="00C260D0"/>
    <w:rsid w:val="00C26367"/>
    <w:rsid w:val="00C26B14"/>
    <w:rsid w:val="00C277A3"/>
    <w:rsid w:val="00C27E1D"/>
    <w:rsid w:val="00C30692"/>
    <w:rsid w:val="00C31B5F"/>
    <w:rsid w:val="00C320C9"/>
    <w:rsid w:val="00C32740"/>
    <w:rsid w:val="00C334EE"/>
    <w:rsid w:val="00C3364C"/>
    <w:rsid w:val="00C36764"/>
    <w:rsid w:val="00C37216"/>
    <w:rsid w:val="00C4264F"/>
    <w:rsid w:val="00C43133"/>
    <w:rsid w:val="00C448A8"/>
    <w:rsid w:val="00C45330"/>
    <w:rsid w:val="00C46369"/>
    <w:rsid w:val="00C46ADF"/>
    <w:rsid w:val="00C46FA5"/>
    <w:rsid w:val="00C50B18"/>
    <w:rsid w:val="00C51B75"/>
    <w:rsid w:val="00C51E22"/>
    <w:rsid w:val="00C52339"/>
    <w:rsid w:val="00C53BF2"/>
    <w:rsid w:val="00C543DD"/>
    <w:rsid w:val="00C55AA2"/>
    <w:rsid w:val="00C57ABF"/>
    <w:rsid w:val="00C6283D"/>
    <w:rsid w:val="00C62CA8"/>
    <w:rsid w:val="00C651EF"/>
    <w:rsid w:val="00C664AE"/>
    <w:rsid w:val="00C66DA9"/>
    <w:rsid w:val="00C715E2"/>
    <w:rsid w:val="00C723F1"/>
    <w:rsid w:val="00C73B68"/>
    <w:rsid w:val="00C75B70"/>
    <w:rsid w:val="00C7603F"/>
    <w:rsid w:val="00C7670A"/>
    <w:rsid w:val="00C7687F"/>
    <w:rsid w:val="00C76C12"/>
    <w:rsid w:val="00C77532"/>
    <w:rsid w:val="00C803BE"/>
    <w:rsid w:val="00C80BE6"/>
    <w:rsid w:val="00C83A96"/>
    <w:rsid w:val="00C85F42"/>
    <w:rsid w:val="00C86A7C"/>
    <w:rsid w:val="00C86C68"/>
    <w:rsid w:val="00C90F00"/>
    <w:rsid w:val="00C9179F"/>
    <w:rsid w:val="00C92CA1"/>
    <w:rsid w:val="00C9437F"/>
    <w:rsid w:val="00C9494A"/>
    <w:rsid w:val="00C949A8"/>
    <w:rsid w:val="00C94DF3"/>
    <w:rsid w:val="00C95257"/>
    <w:rsid w:val="00C95742"/>
    <w:rsid w:val="00C959C8"/>
    <w:rsid w:val="00C96C8F"/>
    <w:rsid w:val="00CA162E"/>
    <w:rsid w:val="00CA292C"/>
    <w:rsid w:val="00CA339E"/>
    <w:rsid w:val="00CA3922"/>
    <w:rsid w:val="00CA3CAB"/>
    <w:rsid w:val="00CA4DDE"/>
    <w:rsid w:val="00CA5A07"/>
    <w:rsid w:val="00CA5E56"/>
    <w:rsid w:val="00CA5EEF"/>
    <w:rsid w:val="00CA6BE3"/>
    <w:rsid w:val="00CB00EF"/>
    <w:rsid w:val="00CB072A"/>
    <w:rsid w:val="00CB1378"/>
    <w:rsid w:val="00CB19EF"/>
    <w:rsid w:val="00CB46F3"/>
    <w:rsid w:val="00CB5FCC"/>
    <w:rsid w:val="00CB7627"/>
    <w:rsid w:val="00CC023F"/>
    <w:rsid w:val="00CC18D7"/>
    <w:rsid w:val="00CC1DD6"/>
    <w:rsid w:val="00CC2D0C"/>
    <w:rsid w:val="00CC2E3B"/>
    <w:rsid w:val="00CC2EB9"/>
    <w:rsid w:val="00CC3CAE"/>
    <w:rsid w:val="00CC5ABF"/>
    <w:rsid w:val="00CC5D1C"/>
    <w:rsid w:val="00CC62D3"/>
    <w:rsid w:val="00CC6DC8"/>
    <w:rsid w:val="00CC7478"/>
    <w:rsid w:val="00CC7EA5"/>
    <w:rsid w:val="00CC7ED2"/>
    <w:rsid w:val="00CD089A"/>
    <w:rsid w:val="00CD148D"/>
    <w:rsid w:val="00CD1A23"/>
    <w:rsid w:val="00CD1B01"/>
    <w:rsid w:val="00CD2060"/>
    <w:rsid w:val="00CD2C34"/>
    <w:rsid w:val="00CD46D0"/>
    <w:rsid w:val="00CD4970"/>
    <w:rsid w:val="00CD509E"/>
    <w:rsid w:val="00CD5837"/>
    <w:rsid w:val="00CD5CFF"/>
    <w:rsid w:val="00CD710B"/>
    <w:rsid w:val="00CE047A"/>
    <w:rsid w:val="00CE0A12"/>
    <w:rsid w:val="00CE1EAF"/>
    <w:rsid w:val="00CE1F61"/>
    <w:rsid w:val="00CE271D"/>
    <w:rsid w:val="00CE31DC"/>
    <w:rsid w:val="00CE54A2"/>
    <w:rsid w:val="00CE5A06"/>
    <w:rsid w:val="00CE5ABB"/>
    <w:rsid w:val="00CE70A3"/>
    <w:rsid w:val="00CE70DB"/>
    <w:rsid w:val="00CE7CB3"/>
    <w:rsid w:val="00CF17DA"/>
    <w:rsid w:val="00CF2B08"/>
    <w:rsid w:val="00CF2C9D"/>
    <w:rsid w:val="00CF2FF6"/>
    <w:rsid w:val="00CF3FEB"/>
    <w:rsid w:val="00CF584B"/>
    <w:rsid w:val="00CF7482"/>
    <w:rsid w:val="00CF7CE4"/>
    <w:rsid w:val="00D00569"/>
    <w:rsid w:val="00D02188"/>
    <w:rsid w:val="00D023C8"/>
    <w:rsid w:val="00D02551"/>
    <w:rsid w:val="00D04584"/>
    <w:rsid w:val="00D04598"/>
    <w:rsid w:val="00D04E3B"/>
    <w:rsid w:val="00D05030"/>
    <w:rsid w:val="00D07317"/>
    <w:rsid w:val="00D10466"/>
    <w:rsid w:val="00D10DBA"/>
    <w:rsid w:val="00D11651"/>
    <w:rsid w:val="00D13284"/>
    <w:rsid w:val="00D14661"/>
    <w:rsid w:val="00D146A8"/>
    <w:rsid w:val="00D1472E"/>
    <w:rsid w:val="00D16C49"/>
    <w:rsid w:val="00D177E9"/>
    <w:rsid w:val="00D208D8"/>
    <w:rsid w:val="00D21B04"/>
    <w:rsid w:val="00D22805"/>
    <w:rsid w:val="00D22E63"/>
    <w:rsid w:val="00D2381D"/>
    <w:rsid w:val="00D23DB2"/>
    <w:rsid w:val="00D24348"/>
    <w:rsid w:val="00D24C89"/>
    <w:rsid w:val="00D24E41"/>
    <w:rsid w:val="00D24EBA"/>
    <w:rsid w:val="00D26739"/>
    <w:rsid w:val="00D302D9"/>
    <w:rsid w:val="00D30BD0"/>
    <w:rsid w:val="00D31413"/>
    <w:rsid w:val="00D3262F"/>
    <w:rsid w:val="00D3352C"/>
    <w:rsid w:val="00D34D5E"/>
    <w:rsid w:val="00D369D8"/>
    <w:rsid w:val="00D36FF5"/>
    <w:rsid w:val="00D370A8"/>
    <w:rsid w:val="00D42205"/>
    <w:rsid w:val="00D42CA6"/>
    <w:rsid w:val="00D43B08"/>
    <w:rsid w:val="00D44262"/>
    <w:rsid w:val="00D44D07"/>
    <w:rsid w:val="00D46DDA"/>
    <w:rsid w:val="00D4740C"/>
    <w:rsid w:val="00D474AE"/>
    <w:rsid w:val="00D50790"/>
    <w:rsid w:val="00D51431"/>
    <w:rsid w:val="00D5318A"/>
    <w:rsid w:val="00D54207"/>
    <w:rsid w:val="00D54D9C"/>
    <w:rsid w:val="00D56783"/>
    <w:rsid w:val="00D5737C"/>
    <w:rsid w:val="00D6120B"/>
    <w:rsid w:val="00D625D3"/>
    <w:rsid w:val="00D64BB3"/>
    <w:rsid w:val="00D65572"/>
    <w:rsid w:val="00D65934"/>
    <w:rsid w:val="00D65B1D"/>
    <w:rsid w:val="00D65C59"/>
    <w:rsid w:val="00D66DFB"/>
    <w:rsid w:val="00D6726A"/>
    <w:rsid w:val="00D6738C"/>
    <w:rsid w:val="00D701B6"/>
    <w:rsid w:val="00D71DEE"/>
    <w:rsid w:val="00D722F6"/>
    <w:rsid w:val="00D72C42"/>
    <w:rsid w:val="00D733F9"/>
    <w:rsid w:val="00D74E92"/>
    <w:rsid w:val="00D757CE"/>
    <w:rsid w:val="00D777CA"/>
    <w:rsid w:val="00D77A72"/>
    <w:rsid w:val="00D77F10"/>
    <w:rsid w:val="00D81B02"/>
    <w:rsid w:val="00D822F1"/>
    <w:rsid w:val="00D90B4A"/>
    <w:rsid w:val="00D94B8A"/>
    <w:rsid w:val="00D95356"/>
    <w:rsid w:val="00D95714"/>
    <w:rsid w:val="00D95723"/>
    <w:rsid w:val="00D959A3"/>
    <w:rsid w:val="00D96CD5"/>
    <w:rsid w:val="00D97D98"/>
    <w:rsid w:val="00DA0618"/>
    <w:rsid w:val="00DA1839"/>
    <w:rsid w:val="00DA5130"/>
    <w:rsid w:val="00DA6699"/>
    <w:rsid w:val="00DA69ED"/>
    <w:rsid w:val="00DA7AB7"/>
    <w:rsid w:val="00DB0920"/>
    <w:rsid w:val="00DB0A8D"/>
    <w:rsid w:val="00DB1A95"/>
    <w:rsid w:val="00DB365E"/>
    <w:rsid w:val="00DB3ED9"/>
    <w:rsid w:val="00DB4FA9"/>
    <w:rsid w:val="00DB557D"/>
    <w:rsid w:val="00DB55C7"/>
    <w:rsid w:val="00DB57EA"/>
    <w:rsid w:val="00DB5A4F"/>
    <w:rsid w:val="00DB6080"/>
    <w:rsid w:val="00DB627F"/>
    <w:rsid w:val="00DB6C18"/>
    <w:rsid w:val="00DB70C9"/>
    <w:rsid w:val="00DC07D5"/>
    <w:rsid w:val="00DC5A8A"/>
    <w:rsid w:val="00DC5ED2"/>
    <w:rsid w:val="00DC77B3"/>
    <w:rsid w:val="00DD292B"/>
    <w:rsid w:val="00DD2C73"/>
    <w:rsid w:val="00DD3440"/>
    <w:rsid w:val="00DD3F40"/>
    <w:rsid w:val="00DD4329"/>
    <w:rsid w:val="00DD4AB5"/>
    <w:rsid w:val="00DD4EBA"/>
    <w:rsid w:val="00DE0AE0"/>
    <w:rsid w:val="00DE0D4C"/>
    <w:rsid w:val="00DE2B90"/>
    <w:rsid w:val="00DE2F36"/>
    <w:rsid w:val="00DE30A8"/>
    <w:rsid w:val="00DE3479"/>
    <w:rsid w:val="00DE5F13"/>
    <w:rsid w:val="00DF1C71"/>
    <w:rsid w:val="00DF1FAD"/>
    <w:rsid w:val="00DF25F2"/>
    <w:rsid w:val="00DF60B2"/>
    <w:rsid w:val="00DF7922"/>
    <w:rsid w:val="00E0100D"/>
    <w:rsid w:val="00E01C42"/>
    <w:rsid w:val="00E02171"/>
    <w:rsid w:val="00E02FBB"/>
    <w:rsid w:val="00E03CA5"/>
    <w:rsid w:val="00E03CAE"/>
    <w:rsid w:val="00E047D9"/>
    <w:rsid w:val="00E04F0D"/>
    <w:rsid w:val="00E06F00"/>
    <w:rsid w:val="00E07547"/>
    <w:rsid w:val="00E07C51"/>
    <w:rsid w:val="00E07D93"/>
    <w:rsid w:val="00E1264D"/>
    <w:rsid w:val="00E13711"/>
    <w:rsid w:val="00E13D92"/>
    <w:rsid w:val="00E15A3C"/>
    <w:rsid w:val="00E16E23"/>
    <w:rsid w:val="00E232D1"/>
    <w:rsid w:val="00E234A3"/>
    <w:rsid w:val="00E24952"/>
    <w:rsid w:val="00E27189"/>
    <w:rsid w:val="00E272F4"/>
    <w:rsid w:val="00E27778"/>
    <w:rsid w:val="00E279F8"/>
    <w:rsid w:val="00E27A9B"/>
    <w:rsid w:val="00E27AA6"/>
    <w:rsid w:val="00E3167D"/>
    <w:rsid w:val="00E325EF"/>
    <w:rsid w:val="00E34B3F"/>
    <w:rsid w:val="00E34CBF"/>
    <w:rsid w:val="00E37CF4"/>
    <w:rsid w:val="00E42F8C"/>
    <w:rsid w:val="00E44743"/>
    <w:rsid w:val="00E45FFB"/>
    <w:rsid w:val="00E46629"/>
    <w:rsid w:val="00E47BFF"/>
    <w:rsid w:val="00E50587"/>
    <w:rsid w:val="00E51606"/>
    <w:rsid w:val="00E51CE9"/>
    <w:rsid w:val="00E51DD2"/>
    <w:rsid w:val="00E53734"/>
    <w:rsid w:val="00E55AFA"/>
    <w:rsid w:val="00E5736E"/>
    <w:rsid w:val="00E6090A"/>
    <w:rsid w:val="00E6136F"/>
    <w:rsid w:val="00E62FA5"/>
    <w:rsid w:val="00E64146"/>
    <w:rsid w:val="00E65226"/>
    <w:rsid w:val="00E653D6"/>
    <w:rsid w:val="00E66732"/>
    <w:rsid w:val="00E66ABB"/>
    <w:rsid w:val="00E66C89"/>
    <w:rsid w:val="00E66D33"/>
    <w:rsid w:val="00E6708F"/>
    <w:rsid w:val="00E6739D"/>
    <w:rsid w:val="00E700DA"/>
    <w:rsid w:val="00E72BEB"/>
    <w:rsid w:val="00E7448E"/>
    <w:rsid w:val="00E7514A"/>
    <w:rsid w:val="00E754FA"/>
    <w:rsid w:val="00E75A5D"/>
    <w:rsid w:val="00E76486"/>
    <w:rsid w:val="00E7717B"/>
    <w:rsid w:val="00E8097B"/>
    <w:rsid w:val="00E8108F"/>
    <w:rsid w:val="00E836FA"/>
    <w:rsid w:val="00E83F75"/>
    <w:rsid w:val="00E84523"/>
    <w:rsid w:val="00E865DF"/>
    <w:rsid w:val="00E86FBC"/>
    <w:rsid w:val="00E90EC8"/>
    <w:rsid w:val="00E91278"/>
    <w:rsid w:val="00E924AD"/>
    <w:rsid w:val="00E92558"/>
    <w:rsid w:val="00E92722"/>
    <w:rsid w:val="00E93D8D"/>
    <w:rsid w:val="00E95343"/>
    <w:rsid w:val="00E953DF"/>
    <w:rsid w:val="00E95C48"/>
    <w:rsid w:val="00E9632E"/>
    <w:rsid w:val="00E9655A"/>
    <w:rsid w:val="00EA13A6"/>
    <w:rsid w:val="00EA18DA"/>
    <w:rsid w:val="00EA2037"/>
    <w:rsid w:val="00EA5325"/>
    <w:rsid w:val="00EA5A31"/>
    <w:rsid w:val="00EA6480"/>
    <w:rsid w:val="00EA6D09"/>
    <w:rsid w:val="00EB005E"/>
    <w:rsid w:val="00EB053F"/>
    <w:rsid w:val="00EB1BEF"/>
    <w:rsid w:val="00EB20C0"/>
    <w:rsid w:val="00EB2871"/>
    <w:rsid w:val="00EB30C0"/>
    <w:rsid w:val="00EB5537"/>
    <w:rsid w:val="00EB6ACA"/>
    <w:rsid w:val="00EC3929"/>
    <w:rsid w:val="00EC6EC7"/>
    <w:rsid w:val="00ED2D0A"/>
    <w:rsid w:val="00ED372B"/>
    <w:rsid w:val="00ED5886"/>
    <w:rsid w:val="00ED61A5"/>
    <w:rsid w:val="00ED79B9"/>
    <w:rsid w:val="00EE4176"/>
    <w:rsid w:val="00EE433F"/>
    <w:rsid w:val="00EE4972"/>
    <w:rsid w:val="00EF2616"/>
    <w:rsid w:val="00EF2B3B"/>
    <w:rsid w:val="00EF3263"/>
    <w:rsid w:val="00EF3946"/>
    <w:rsid w:val="00EF6D60"/>
    <w:rsid w:val="00F018E4"/>
    <w:rsid w:val="00F01E7E"/>
    <w:rsid w:val="00F041CE"/>
    <w:rsid w:val="00F06B0F"/>
    <w:rsid w:val="00F06C01"/>
    <w:rsid w:val="00F07AB3"/>
    <w:rsid w:val="00F10200"/>
    <w:rsid w:val="00F10462"/>
    <w:rsid w:val="00F109AB"/>
    <w:rsid w:val="00F115AD"/>
    <w:rsid w:val="00F13544"/>
    <w:rsid w:val="00F138BA"/>
    <w:rsid w:val="00F14C39"/>
    <w:rsid w:val="00F154E4"/>
    <w:rsid w:val="00F16731"/>
    <w:rsid w:val="00F16739"/>
    <w:rsid w:val="00F16B85"/>
    <w:rsid w:val="00F17D65"/>
    <w:rsid w:val="00F218ED"/>
    <w:rsid w:val="00F22A1F"/>
    <w:rsid w:val="00F23681"/>
    <w:rsid w:val="00F24CF4"/>
    <w:rsid w:val="00F259CA"/>
    <w:rsid w:val="00F266F0"/>
    <w:rsid w:val="00F316D7"/>
    <w:rsid w:val="00F31982"/>
    <w:rsid w:val="00F319DB"/>
    <w:rsid w:val="00F31BB0"/>
    <w:rsid w:val="00F3349E"/>
    <w:rsid w:val="00F3588D"/>
    <w:rsid w:val="00F3590E"/>
    <w:rsid w:val="00F36D3C"/>
    <w:rsid w:val="00F372B9"/>
    <w:rsid w:val="00F37CFD"/>
    <w:rsid w:val="00F37D96"/>
    <w:rsid w:val="00F406C7"/>
    <w:rsid w:val="00F429D7"/>
    <w:rsid w:val="00F4310E"/>
    <w:rsid w:val="00F4474A"/>
    <w:rsid w:val="00F45981"/>
    <w:rsid w:val="00F46A17"/>
    <w:rsid w:val="00F506CD"/>
    <w:rsid w:val="00F52F3B"/>
    <w:rsid w:val="00F53459"/>
    <w:rsid w:val="00F53B52"/>
    <w:rsid w:val="00F561D3"/>
    <w:rsid w:val="00F564A0"/>
    <w:rsid w:val="00F56934"/>
    <w:rsid w:val="00F5721F"/>
    <w:rsid w:val="00F57563"/>
    <w:rsid w:val="00F5778D"/>
    <w:rsid w:val="00F63421"/>
    <w:rsid w:val="00F655AA"/>
    <w:rsid w:val="00F66A74"/>
    <w:rsid w:val="00F67973"/>
    <w:rsid w:val="00F70305"/>
    <w:rsid w:val="00F7071C"/>
    <w:rsid w:val="00F70C84"/>
    <w:rsid w:val="00F71D1F"/>
    <w:rsid w:val="00F72272"/>
    <w:rsid w:val="00F72FED"/>
    <w:rsid w:val="00F73E0B"/>
    <w:rsid w:val="00F744C6"/>
    <w:rsid w:val="00F74BEE"/>
    <w:rsid w:val="00F76F56"/>
    <w:rsid w:val="00F773DC"/>
    <w:rsid w:val="00F81D35"/>
    <w:rsid w:val="00F826CD"/>
    <w:rsid w:val="00F82BA2"/>
    <w:rsid w:val="00F848EF"/>
    <w:rsid w:val="00F9052F"/>
    <w:rsid w:val="00F91861"/>
    <w:rsid w:val="00F944B9"/>
    <w:rsid w:val="00F9580E"/>
    <w:rsid w:val="00F97E04"/>
    <w:rsid w:val="00FA03AA"/>
    <w:rsid w:val="00FA2036"/>
    <w:rsid w:val="00FA27F2"/>
    <w:rsid w:val="00FA308D"/>
    <w:rsid w:val="00FA395C"/>
    <w:rsid w:val="00FA5376"/>
    <w:rsid w:val="00FA61B0"/>
    <w:rsid w:val="00FA671C"/>
    <w:rsid w:val="00FA7464"/>
    <w:rsid w:val="00FA74A2"/>
    <w:rsid w:val="00FA7D67"/>
    <w:rsid w:val="00FB0F0B"/>
    <w:rsid w:val="00FB1575"/>
    <w:rsid w:val="00FB2A99"/>
    <w:rsid w:val="00FB3F1A"/>
    <w:rsid w:val="00FB5776"/>
    <w:rsid w:val="00FB6876"/>
    <w:rsid w:val="00FB7176"/>
    <w:rsid w:val="00FC1B8B"/>
    <w:rsid w:val="00FC2FD5"/>
    <w:rsid w:val="00FC3D65"/>
    <w:rsid w:val="00FC5120"/>
    <w:rsid w:val="00FC5C3F"/>
    <w:rsid w:val="00FD1718"/>
    <w:rsid w:val="00FD2119"/>
    <w:rsid w:val="00FD27AD"/>
    <w:rsid w:val="00FD494E"/>
    <w:rsid w:val="00FD4D01"/>
    <w:rsid w:val="00FD4DB3"/>
    <w:rsid w:val="00FD5954"/>
    <w:rsid w:val="00FD659B"/>
    <w:rsid w:val="00FD7405"/>
    <w:rsid w:val="00FD75FE"/>
    <w:rsid w:val="00FD7B4B"/>
    <w:rsid w:val="00FE0F97"/>
    <w:rsid w:val="00FE1316"/>
    <w:rsid w:val="00FE203C"/>
    <w:rsid w:val="00FE2331"/>
    <w:rsid w:val="00FE2605"/>
    <w:rsid w:val="00FE33CD"/>
    <w:rsid w:val="00FE34CC"/>
    <w:rsid w:val="00FE36EB"/>
    <w:rsid w:val="00FE511C"/>
    <w:rsid w:val="00FE5E07"/>
    <w:rsid w:val="00FE66D8"/>
    <w:rsid w:val="00FE74AB"/>
    <w:rsid w:val="00FF006C"/>
    <w:rsid w:val="00FF030A"/>
    <w:rsid w:val="00FF0EBA"/>
    <w:rsid w:val="00FF2735"/>
    <w:rsid w:val="0A31E8E6"/>
    <w:rsid w:val="1215224C"/>
    <w:rsid w:val="1286994A"/>
    <w:rsid w:val="1C95E6ED"/>
    <w:rsid w:val="1D77C166"/>
    <w:rsid w:val="1DB299F7"/>
    <w:rsid w:val="23142782"/>
    <w:rsid w:val="25FE95A0"/>
    <w:rsid w:val="2BBDBF99"/>
    <w:rsid w:val="30DEAAFD"/>
    <w:rsid w:val="377C4F86"/>
    <w:rsid w:val="37DC6E97"/>
    <w:rsid w:val="390487FC"/>
    <w:rsid w:val="393CF0DB"/>
    <w:rsid w:val="3BDD6841"/>
    <w:rsid w:val="42CCD500"/>
    <w:rsid w:val="4598A7F7"/>
    <w:rsid w:val="496F9E2F"/>
    <w:rsid w:val="4C57CA37"/>
    <w:rsid w:val="590FB84F"/>
    <w:rsid w:val="659DB43E"/>
    <w:rsid w:val="696F8A72"/>
    <w:rsid w:val="6D1A5396"/>
    <w:rsid w:val="6D5A0106"/>
    <w:rsid w:val="70E806EE"/>
    <w:rsid w:val="798738A7"/>
    <w:rsid w:val="7A92567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77BAB6"/>
  <w15:chartTrackingRefBased/>
  <w15:docId w15:val="{5A981A17-DE88-4870-818E-11F012A06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02673"/>
    <w:rPr>
      <w:rFonts w:ascii="Arial" w:hAnsi="Arial"/>
    </w:rPr>
  </w:style>
  <w:style w:type="paragraph" w:styleId="Heading1">
    <w:name w:val="heading 1"/>
    <w:basedOn w:val="Heading3"/>
    <w:next w:val="Normal"/>
    <w:link w:val="Heading1Char"/>
    <w:uiPriority w:val="9"/>
    <w:qFormat/>
    <w:rsid w:val="009B3CD1"/>
    <w:pPr>
      <w:numPr>
        <w:ilvl w:val="0"/>
      </w:numPr>
      <w:shd w:val="clear" w:color="auto" w:fill="002060"/>
      <w:ind w:left="357" w:hanging="357"/>
      <w:outlineLvl w:val="0"/>
    </w:pPr>
    <w:rPr>
      <w:color w:val="FFFFFF" w:themeColor="background1"/>
      <w:sz w:val="36"/>
      <w:szCs w:val="36"/>
    </w:rPr>
  </w:style>
  <w:style w:type="paragraph" w:styleId="Heading2">
    <w:name w:val="heading 2"/>
    <w:basedOn w:val="ListParagraph"/>
    <w:next w:val="Normal"/>
    <w:link w:val="Heading2Char"/>
    <w:uiPriority w:val="9"/>
    <w:unhideWhenUsed/>
    <w:qFormat/>
    <w:rsid w:val="00CA4DDE"/>
    <w:pPr>
      <w:spacing w:before="360" w:after="120"/>
      <w:ind w:left="0" w:firstLine="0"/>
      <w:outlineLvl w:val="1"/>
    </w:pPr>
    <w:rPr>
      <w:rFonts w:ascii="Arial Bold" w:hAnsi="Arial Bold"/>
      <w:b/>
      <w:caps/>
      <w:color w:val="8F918D" w:themeColor="accent5" w:themeShade="BF"/>
      <w:sz w:val="28"/>
      <w:szCs w:val="28"/>
    </w:rPr>
  </w:style>
  <w:style w:type="paragraph" w:styleId="Heading3">
    <w:name w:val="heading 3"/>
    <w:basedOn w:val="Heading2"/>
    <w:next w:val="Normal"/>
    <w:link w:val="Heading3Char"/>
    <w:uiPriority w:val="9"/>
    <w:unhideWhenUsed/>
    <w:qFormat/>
    <w:rsid w:val="0004798E"/>
    <w:pPr>
      <w:numPr>
        <w:ilvl w:val="2"/>
      </w:numPr>
      <w:spacing w:before="240"/>
      <w:ind w:left="567" w:hanging="567"/>
      <w:outlineLvl w:val="2"/>
    </w:pPr>
    <w:rPr>
      <w:caps w:val="0"/>
      <w:color w:val="000000" w:themeColor="text1" w:themeShade="BF"/>
      <w:sz w:val="22"/>
      <w:szCs w:val="22"/>
    </w:rPr>
  </w:style>
  <w:style w:type="paragraph" w:styleId="Heading4">
    <w:name w:val="heading 4"/>
    <w:basedOn w:val="Normal"/>
    <w:next w:val="Normal"/>
    <w:link w:val="Heading4Char"/>
    <w:uiPriority w:val="9"/>
    <w:unhideWhenUsed/>
    <w:qFormat/>
    <w:rsid w:val="00C43133"/>
    <w:pPr>
      <w:keepNext/>
      <w:keepLines/>
      <w:spacing w:before="120" w:after="12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77532"/>
    <w:pPr>
      <w:spacing w:before="60" w:after="60"/>
    </w:pPr>
    <w:rPr>
      <w:rFonts w:ascii="Arial" w:eastAsia="Times New Roman" w:hAnsi="Arial" w:cs="Times New Roman"/>
      <w:szCs w:val="20"/>
      <w:lang w:eastAsia="en-AU"/>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style>
  <w:style w:type="paragraph" w:styleId="ListParagraph">
    <w:name w:val="List Paragraph"/>
    <w:basedOn w:val="Normal"/>
    <w:link w:val="ListParagraphChar"/>
    <w:uiPriority w:val="34"/>
    <w:qFormat/>
    <w:rsid w:val="00EA6480"/>
    <w:pPr>
      <w:widowControl w:val="0"/>
      <w:ind w:left="567" w:hanging="567"/>
    </w:pPr>
    <w:rPr>
      <w:szCs w:val="20"/>
    </w:rPr>
  </w:style>
  <w:style w:type="paragraph" w:styleId="Title">
    <w:name w:val="Title"/>
    <w:basedOn w:val="Normal"/>
    <w:next w:val="Normal"/>
    <w:link w:val="TitleChar"/>
    <w:uiPriority w:val="10"/>
    <w:qFormat/>
    <w:rsid w:val="000B3241"/>
    <w:pPr>
      <w:contextualSpacing/>
      <w:jc w:val="center"/>
    </w:pPr>
    <w:rPr>
      <w:rFonts w:eastAsiaTheme="majorEastAsia" w:cstheme="majorBidi"/>
      <w:spacing w:val="-10"/>
      <w:kern w:val="28"/>
      <w:sz w:val="40"/>
      <w:szCs w:val="40"/>
      <w:lang w:val="en-US"/>
    </w:rPr>
  </w:style>
  <w:style w:type="character" w:customStyle="1" w:styleId="TitleChar">
    <w:name w:val="Title Char"/>
    <w:basedOn w:val="DefaultParagraphFont"/>
    <w:link w:val="Title"/>
    <w:uiPriority w:val="10"/>
    <w:rsid w:val="000B3241"/>
    <w:rPr>
      <w:rFonts w:ascii="Franklin Gothic Book" w:eastAsiaTheme="majorEastAsia" w:hAnsi="Franklin Gothic Book" w:cstheme="majorBidi"/>
      <w:spacing w:val="-10"/>
      <w:kern w:val="28"/>
      <w:sz w:val="40"/>
      <w:szCs w:val="40"/>
      <w:lang w:val="en-US"/>
    </w:rPr>
  </w:style>
  <w:style w:type="paragraph" w:styleId="BalloonText">
    <w:name w:val="Balloon Text"/>
    <w:basedOn w:val="Normal"/>
    <w:link w:val="BalloonTextChar"/>
    <w:uiPriority w:val="99"/>
    <w:semiHidden/>
    <w:unhideWhenUsed/>
    <w:rsid w:val="000B32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3241"/>
    <w:rPr>
      <w:rFonts w:ascii="Segoe UI" w:hAnsi="Segoe UI" w:cs="Segoe UI"/>
      <w:sz w:val="18"/>
      <w:szCs w:val="18"/>
    </w:rPr>
  </w:style>
  <w:style w:type="paragraph" w:customStyle="1" w:styleId="StyleTableText">
    <w:name w:val="Style Table Text"/>
    <w:rsid w:val="002B6666"/>
    <w:pPr>
      <w:keepLines/>
      <w:spacing w:before="60" w:after="60"/>
    </w:pPr>
    <w:rPr>
      <w:rFonts w:ascii="Arial Narrow" w:eastAsia="Times New Roman" w:hAnsi="Arial Narrow" w:cs="Times New Roman"/>
      <w:sz w:val="20"/>
      <w:szCs w:val="20"/>
      <w:lang w:val="en-GB"/>
    </w:rPr>
  </w:style>
  <w:style w:type="character" w:customStyle="1" w:styleId="ListParagraphChar">
    <w:name w:val="List Paragraph Char"/>
    <w:link w:val="ListParagraph"/>
    <w:uiPriority w:val="34"/>
    <w:rsid w:val="00EA6480"/>
    <w:rPr>
      <w:rFonts w:ascii="Arial" w:hAnsi="Arial"/>
      <w:szCs w:val="20"/>
    </w:rPr>
  </w:style>
  <w:style w:type="paragraph" w:styleId="Header">
    <w:name w:val="header"/>
    <w:basedOn w:val="Normal"/>
    <w:link w:val="HeaderChar"/>
    <w:uiPriority w:val="99"/>
    <w:unhideWhenUsed/>
    <w:rsid w:val="00FB2A99"/>
    <w:pPr>
      <w:tabs>
        <w:tab w:val="center" w:pos="4513"/>
        <w:tab w:val="right" w:pos="9026"/>
      </w:tabs>
    </w:pPr>
  </w:style>
  <w:style w:type="character" w:customStyle="1" w:styleId="HeaderChar">
    <w:name w:val="Header Char"/>
    <w:basedOn w:val="DefaultParagraphFont"/>
    <w:link w:val="Header"/>
    <w:uiPriority w:val="99"/>
    <w:rsid w:val="00FB2A99"/>
    <w:rPr>
      <w:rFonts w:ascii="Franklin Gothic Book" w:hAnsi="Franklin Gothic Book"/>
      <w:sz w:val="20"/>
    </w:rPr>
  </w:style>
  <w:style w:type="paragraph" w:styleId="Footer">
    <w:name w:val="footer"/>
    <w:basedOn w:val="Normal"/>
    <w:link w:val="FooterChar"/>
    <w:uiPriority w:val="99"/>
    <w:unhideWhenUsed/>
    <w:qFormat/>
    <w:rsid w:val="00FB2A99"/>
    <w:pPr>
      <w:tabs>
        <w:tab w:val="center" w:pos="4513"/>
        <w:tab w:val="right" w:pos="9026"/>
      </w:tabs>
    </w:pPr>
  </w:style>
  <w:style w:type="character" w:customStyle="1" w:styleId="FooterChar">
    <w:name w:val="Footer Char"/>
    <w:basedOn w:val="DefaultParagraphFont"/>
    <w:link w:val="Footer"/>
    <w:uiPriority w:val="99"/>
    <w:rsid w:val="00FB2A99"/>
    <w:rPr>
      <w:rFonts w:ascii="Franklin Gothic Book" w:hAnsi="Franklin Gothic Book"/>
      <w:sz w:val="20"/>
    </w:rPr>
  </w:style>
  <w:style w:type="paragraph" w:styleId="NormalWeb">
    <w:name w:val="Normal (Web)"/>
    <w:basedOn w:val="Normal"/>
    <w:uiPriority w:val="99"/>
    <w:semiHidden/>
    <w:unhideWhenUsed/>
    <w:rsid w:val="00111E22"/>
    <w:pPr>
      <w:spacing w:before="100" w:beforeAutospacing="1" w:after="100" w:afterAutospacing="1"/>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111E22"/>
    <w:rPr>
      <w:i/>
      <w:iCs/>
    </w:rPr>
  </w:style>
  <w:style w:type="character" w:customStyle="1" w:styleId="Heading2Char">
    <w:name w:val="Heading 2 Char"/>
    <w:basedOn w:val="DefaultParagraphFont"/>
    <w:link w:val="Heading2"/>
    <w:uiPriority w:val="9"/>
    <w:rsid w:val="00CA4DDE"/>
    <w:rPr>
      <w:rFonts w:ascii="Arial Bold" w:hAnsi="Arial Bold"/>
      <w:b/>
      <w:caps/>
      <w:color w:val="8F918D" w:themeColor="accent5" w:themeShade="BF"/>
      <w:sz w:val="28"/>
      <w:szCs w:val="28"/>
    </w:rPr>
  </w:style>
  <w:style w:type="character" w:customStyle="1" w:styleId="Heading1Char">
    <w:name w:val="Heading 1 Char"/>
    <w:basedOn w:val="DefaultParagraphFont"/>
    <w:link w:val="Heading1"/>
    <w:uiPriority w:val="9"/>
    <w:rsid w:val="009B3CD1"/>
    <w:rPr>
      <w:rFonts w:ascii="Arial Bold" w:hAnsi="Arial Bold"/>
      <w:b/>
      <w:color w:val="FFFFFF" w:themeColor="background1"/>
      <w:sz w:val="36"/>
      <w:szCs w:val="36"/>
      <w:shd w:val="clear" w:color="auto" w:fill="002060"/>
    </w:rPr>
  </w:style>
  <w:style w:type="character" w:customStyle="1" w:styleId="Heading3Char">
    <w:name w:val="Heading 3 Char"/>
    <w:basedOn w:val="DefaultParagraphFont"/>
    <w:link w:val="Heading3"/>
    <w:uiPriority w:val="9"/>
    <w:rsid w:val="0004798E"/>
    <w:rPr>
      <w:rFonts w:ascii="Arial Bold" w:hAnsi="Arial Bold"/>
      <w:b/>
      <w:color w:val="000000" w:themeColor="text1" w:themeShade="BF"/>
    </w:rPr>
  </w:style>
  <w:style w:type="character" w:styleId="Hyperlink">
    <w:name w:val="Hyperlink"/>
    <w:basedOn w:val="DefaultParagraphFont"/>
    <w:uiPriority w:val="99"/>
    <w:unhideWhenUsed/>
    <w:rsid w:val="00912416"/>
    <w:rPr>
      <w:color w:val="17326C" w:themeColor="hyperlink"/>
      <w:u w:val="single"/>
    </w:rPr>
  </w:style>
  <w:style w:type="character" w:customStyle="1" w:styleId="UnresolvedMention1">
    <w:name w:val="Unresolved Mention1"/>
    <w:basedOn w:val="DefaultParagraphFont"/>
    <w:uiPriority w:val="99"/>
    <w:semiHidden/>
    <w:unhideWhenUsed/>
    <w:rsid w:val="00912416"/>
    <w:rPr>
      <w:color w:val="808080"/>
      <w:shd w:val="clear" w:color="auto" w:fill="E6E6E6"/>
    </w:rPr>
  </w:style>
  <w:style w:type="paragraph" w:customStyle="1" w:styleId="Table">
    <w:name w:val="Table"/>
    <w:basedOn w:val="Normal"/>
    <w:link w:val="TableChar"/>
    <w:rsid w:val="00C77532"/>
    <w:pPr>
      <w:spacing w:before="60" w:after="60"/>
    </w:pPr>
    <w:rPr>
      <w:rFonts w:eastAsia="Times New Roman" w:cs="Times New Roman"/>
      <w:szCs w:val="20"/>
      <w:lang w:eastAsia="en-AU"/>
    </w:rPr>
  </w:style>
  <w:style w:type="character" w:customStyle="1" w:styleId="TableChar">
    <w:name w:val="Table Char"/>
    <w:basedOn w:val="DefaultParagraphFont"/>
    <w:link w:val="Table"/>
    <w:rsid w:val="00C77532"/>
    <w:rPr>
      <w:rFonts w:ascii="Arial" w:eastAsia="Times New Roman" w:hAnsi="Arial" w:cs="Times New Roman"/>
      <w:szCs w:val="20"/>
      <w:lang w:eastAsia="en-AU"/>
    </w:rPr>
  </w:style>
  <w:style w:type="paragraph" w:customStyle="1" w:styleId="TableResponse">
    <w:name w:val="TableResponse"/>
    <w:basedOn w:val="Table"/>
    <w:link w:val="TableResponseChar"/>
    <w:qFormat/>
    <w:rsid w:val="00617A97"/>
  </w:style>
  <w:style w:type="character" w:customStyle="1" w:styleId="Heading4Char">
    <w:name w:val="Heading 4 Char"/>
    <w:basedOn w:val="DefaultParagraphFont"/>
    <w:link w:val="Heading4"/>
    <w:uiPriority w:val="9"/>
    <w:rsid w:val="00C43133"/>
    <w:rPr>
      <w:rFonts w:ascii="Arial" w:eastAsiaTheme="majorEastAsia" w:hAnsi="Arial" w:cstheme="majorBidi"/>
      <w:b/>
      <w:iCs/>
      <w:color w:val="000000" w:themeColor="text1"/>
    </w:rPr>
  </w:style>
  <w:style w:type="character" w:customStyle="1" w:styleId="TableResponseChar">
    <w:name w:val="TableResponse Char"/>
    <w:basedOn w:val="TableChar"/>
    <w:link w:val="TableResponse"/>
    <w:rsid w:val="00617A97"/>
    <w:rPr>
      <w:rFonts w:ascii="Arial" w:eastAsia="Times New Roman" w:hAnsi="Arial" w:cs="Times New Roman"/>
      <w:szCs w:val="20"/>
      <w:lang w:eastAsia="en-AU"/>
    </w:rPr>
  </w:style>
  <w:style w:type="character" w:styleId="CommentReference">
    <w:name w:val="annotation reference"/>
    <w:basedOn w:val="DefaultParagraphFont"/>
    <w:uiPriority w:val="99"/>
    <w:semiHidden/>
    <w:unhideWhenUsed/>
    <w:rsid w:val="003B544B"/>
    <w:rPr>
      <w:sz w:val="16"/>
      <w:szCs w:val="16"/>
    </w:rPr>
  </w:style>
  <w:style w:type="paragraph" w:styleId="CommentText">
    <w:name w:val="annotation text"/>
    <w:basedOn w:val="Normal"/>
    <w:link w:val="CommentTextChar"/>
    <w:uiPriority w:val="99"/>
    <w:unhideWhenUsed/>
    <w:rsid w:val="003B544B"/>
    <w:rPr>
      <w:sz w:val="20"/>
      <w:szCs w:val="20"/>
    </w:rPr>
  </w:style>
  <w:style w:type="character" w:customStyle="1" w:styleId="CommentTextChar">
    <w:name w:val="Comment Text Char"/>
    <w:basedOn w:val="DefaultParagraphFont"/>
    <w:link w:val="CommentText"/>
    <w:uiPriority w:val="99"/>
    <w:rsid w:val="003B544B"/>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B544B"/>
    <w:rPr>
      <w:b/>
      <w:bCs/>
    </w:rPr>
  </w:style>
  <w:style w:type="character" w:customStyle="1" w:styleId="CommentSubjectChar">
    <w:name w:val="Comment Subject Char"/>
    <w:basedOn w:val="CommentTextChar"/>
    <w:link w:val="CommentSubject"/>
    <w:uiPriority w:val="99"/>
    <w:semiHidden/>
    <w:rsid w:val="003B544B"/>
    <w:rPr>
      <w:rFonts w:ascii="Arial" w:hAnsi="Arial"/>
      <w:b/>
      <w:bCs/>
      <w:sz w:val="20"/>
      <w:szCs w:val="20"/>
    </w:rPr>
  </w:style>
  <w:style w:type="table" w:customStyle="1" w:styleId="TableGrid1">
    <w:name w:val="Table Grid1"/>
    <w:basedOn w:val="TableNormal"/>
    <w:next w:val="TableGrid"/>
    <w:rsid w:val="00E27189"/>
    <w:pPr>
      <w:spacing w:before="60" w:after="60"/>
    </w:pPr>
    <w:rPr>
      <w:rFonts w:ascii="Arial" w:eastAsia="Times New Roman" w:hAnsi="Arial" w:cs="Times New Roman"/>
      <w:szCs w:val="20"/>
      <w:lang w:eastAsia="en-AU"/>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style>
  <w:style w:type="paragraph" w:styleId="Revision">
    <w:name w:val="Revision"/>
    <w:hidden/>
    <w:uiPriority w:val="99"/>
    <w:semiHidden/>
    <w:rsid w:val="00F773DC"/>
    <w:pPr>
      <w:spacing w:after="0"/>
    </w:pPr>
    <w:rPr>
      <w:rFonts w:ascii="Arial" w:hAnsi="Arial"/>
    </w:rPr>
  </w:style>
  <w:style w:type="character" w:styleId="PageNumber">
    <w:name w:val="page number"/>
    <w:basedOn w:val="DefaultParagraphFont"/>
    <w:uiPriority w:val="99"/>
    <w:semiHidden/>
    <w:unhideWhenUsed/>
    <w:rsid w:val="00B50BD1"/>
  </w:style>
  <w:style w:type="table" w:customStyle="1" w:styleId="TableGrid2">
    <w:name w:val="Table Grid2"/>
    <w:basedOn w:val="TableNormal"/>
    <w:next w:val="TableGrid"/>
    <w:rsid w:val="00EF2B3B"/>
    <w:pPr>
      <w:spacing w:before="60" w:after="60"/>
    </w:pPr>
    <w:rPr>
      <w:rFonts w:ascii="Arial" w:eastAsia="Times New Roman" w:hAnsi="Arial" w:cs="Times New Roman"/>
      <w:szCs w:val="20"/>
      <w:lang w:eastAsia="en-AU"/>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style>
  <w:style w:type="paragraph" w:styleId="Subtitle">
    <w:name w:val="Subtitle"/>
    <w:basedOn w:val="Normal"/>
    <w:link w:val="SubtitleChar"/>
    <w:uiPriority w:val="11"/>
    <w:qFormat/>
    <w:rsid w:val="00AB1103"/>
    <w:pPr>
      <w:numPr>
        <w:ilvl w:val="1"/>
      </w:numPr>
      <w:tabs>
        <w:tab w:val="left" w:pos="5910"/>
      </w:tabs>
      <w:spacing w:before="160" w:after="160"/>
      <w:ind w:right="-709"/>
    </w:pPr>
    <w:rPr>
      <w:rFonts w:ascii="New Grotesk Square SIX" w:eastAsiaTheme="minorEastAsia" w:hAnsi="New Grotesk Square SIX" w:cs="Courier New"/>
      <w:color w:val="000000" w:themeColor="text1"/>
      <w:spacing w:val="15"/>
      <w:sz w:val="40"/>
      <w:szCs w:val="40"/>
      <w:lang w:eastAsia="ja-JP"/>
    </w:rPr>
  </w:style>
  <w:style w:type="character" w:customStyle="1" w:styleId="SubtitleChar">
    <w:name w:val="Subtitle Char"/>
    <w:basedOn w:val="DefaultParagraphFont"/>
    <w:link w:val="Subtitle"/>
    <w:uiPriority w:val="11"/>
    <w:rsid w:val="00AB1103"/>
    <w:rPr>
      <w:rFonts w:ascii="New Grotesk Square SIX" w:eastAsiaTheme="minorEastAsia" w:hAnsi="New Grotesk Square SIX" w:cs="Courier New"/>
      <w:color w:val="000000" w:themeColor="text1"/>
      <w:spacing w:val="15"/>
      <w:sz w:val="40"/>
      <w:szCs w:val="40"/>
      <w:lang w:eastAsia="ja-JP"/>
    </w:rPr>
  </w:style>
  <w:style w:type="paragraph" w:customStyle="1" w:styleId="Tableheading">
    <w:name w:val="Table heading"/>
    <w:basedOn w:val="Normal"/>
    <w:link w:val="TableheadingChar"/>
    <w:qFormat/>
    <w:rsid w:val="0081574C"/>
    <w:pPr>
      <w:spacing w:before="160" w:after="160"/>
    </w:pPr>
    <w:rPr>
      <w:rFonts w:ascii="Franklin Gothic Demi" w:eastAsia="Times New Roman" w:hAnsi="Franklin Gothic Demi" w:cs="Courier New"/>
      <w:color w:val="000000"/>
      <w:sz w:val="24"/>
      <w:szCs w:val="24"/>
      <w:lang w:eastAsia="ja-JP"/>
    </w:rPr>
  </w:style>
  <w:style w:type="paragraph" w:customStyle="1" w:styleId="Tablecells">
    <w:name w:val="Table cells"/>
    <w:basedOn w:val="Normal"/>
    <w:qFormat/>
    <w:rsid w:val="0081574C"/>
    <w:pPr>
      <w:spacing w:before="80"/>
    </w:pPr>
    <w:rPr>
      <w:rFonts w:ascii="Franklin Gothic Book" w:eastAsia="Times New Roman" w:hAnsi="Franklin Gothic Book" w:cs="Courier New"/>
      <w:color w:val="000000"/>
      <w:szCs w:val="24"/>
      <w:lang w:val="en-US" w:eastAsia="ja-JP"/>
    </w:rPr>
  </w:style>
  <w:style w:type="paragraph" w:customStyle="1" w:styleId="TableBullets">
    <w:name w:val="Table Bullets"/>
    <w:basedOn w:val="Normal"/>
    <w:next w:val="Normal"/>
    <w:qFormat/>
    <w:rsid w:val="0081574C"/>
    <w:pPr>
      <w:spacing w:before="40" w:after="40"/>
    </w:pPr>
    <w:rPr>
      <w:rFonts w:ascii="Franklin Gothic Book" w:eastAsiaTheme="minorEastAsia" w:hAnsi="Franklin Gothic Book"/>
      <w:szCs w:val="24"/>
    </w:rPr>
  </w:style>
  <w:style w:type="table" w:customStyle="1" w:styleId="Style12">
    <w:name w:val="Style12"/>
    <w:basedOn w:val="TableNormal"/>
    <w:uiPriority w:val="99"/>
    <w:rsid w:val="0081574C"/>
    <w:pPr>
      <w:spacing w:before="60" w:after="0"/>
    </w:pPr>
    <w:rPr>
      <w:rFonts w:ascii="Franklin Gothic Book" w:eastAsiaTheme="minorEastAsia" w:hAnsi="Franklin Gothic Book"/>
      <w:szCs w:val="24"/>
    </w:rPr>
    <w:tblPr>
      <w:tblBorders>
        <w:bottom w:val="single" w:sz="4" w:space="0" w:color="8064A2" w:themeColor="accent4"/>
      </w:tblBorders>
    </w:tblPr>
    <w:tblStylePr w:type="firstRow">
      <w:rPr>
        <w:rFonts w:ascii="Century Schoolbook" w:hAnsi="Century Schoolbook"/>
        <w:sz w:val="22"/>
      </w:rPr>
      <w:tblPr/>
      <w:tcPr>
        <w:tcBorders>
          <w:top w:val="single" w:sz="4" w:space="0" w:color="8064A2" w:themeColor="accent4"/>
          <w:left w:val="nil"/>
          <w:bottom w:val="single" w:sz="4" w:space="0" w:color="8064A2" w:themeColor="accent4"/>
          <w:right w:val="nil"/>
          <w:insideH w:val="nil"/>
          <w:insideV w:val="nil"/>
          <w:tl2br w:val="nil"/>
          <w:tr2bl w:val="nil"/>
        </w:tcBorders>
      </w:tcPr>
    </w:tblStylePr>
  </w:style>
  <w:style w:type="paragraph" w:customStyle="1" w:styleId="Bulletpoints">
    <w:name w:val="Bullet points"/>
    <w:basedOn w:val="Normal"/>
    <w:qFormat/>
    <w:rsid w:val="00156310"/>
    <w:pPr>
      <w:spacing w:before="40" w:after="40"/>
    </w:pPr>
    <w:rPr>
      <w:rFonts w:ascii="Franklin Gothic Book" w:eastAsiaTheme="minorEastAsia" w:hAnsi="Franklin Gothic Book"/>
      <w:color w:val="000000"/>
      <w:szCs w:val="24"/>
    </w:rPr>
  </w:style>
  <w:style w:type="table" w:customStyle="1" w:styleId="Style11">
    <w:name w:val="Style11"/>
    <w:basedOn w:val="TableNormal"/>
    <w:uiPriority w:val="99"/>
    <w:rsid w:val="00420A37"/>
    <w:pPr>
      <w:spacing w:before="60" w:after="0"/>
    </w:pPr>
    <w:rPr>
      <w:rFonts w:ascii="Franklin Gothic Book" w:eastAsiaTheme="minorEastAsia" w:hAnsi="Franklin Gothic Book"/>
      <w:szCs w:val="24"/>
    </w:rPr>
    <w:tblPr>
      <w:tblBorders>
        <w:bottom w:val="single" w:sz="4" w:space="0" w:color="8064A2" w:themeColor="accent4"/>
      </w:tblBorders>
    </w:tblPr>
    <w:tblStylePr w:type="firstRow">
      <w:rPr>
        <w:rFonts w:ascii="Century Schoolbook" w:hAnsi="Century Schoolbook"/>
        <w:sz w:val="22"/>
      </w:rPr>
      <w:tblPr/>
      <w:tcPr>
        <w:tcBorders>
          <w:top w:val="single" w:sz="4" w:space="0" w:color="8064A2" w:themeColor="accent4"/>
          <w:left w:val="nil"/>
          <w:bottom w:val="single" w:sz="4" w:space="0" w:color="8064A2" w:themeColor="accent4"/>
          <w:right w:val="nil"/>
          <w:insideH w:val="nil"/>
          <w:insideV w:val="nil"/>
          <w:tl2br w:val="nil"/>
          <w:tr2bl w:val="nil"/>
        </w:tcBorders>
      </w:tcPr>
    </w:tblStylePr>
  </w:style>
  <w:style w:type="character" w:styleId="UnresolvedMention">
    <w:name w:val="Unresolved Mention"/>
    <w:basedOn w:val="DefaultParagraphFont"/>
    <w:uiPriority w:val="99"/>
    <w:rsid w:val="00294712"/>
    <w:rPr>
      <w:color w:val="605E5C"/>
      <w:shd w:val="clear" w:color="auto" w:fill="E1DFDD"/>
    </w:rPr>
  </w:style>
  <w:style w:type="character" w:styleId="FollowedHyperlink">
    <w:name w:val="FollowedHyperlink"/>
    <w:basedOn w:val="DefaultParagraphFont"/>
    <w:uiPriority w:val="99"/>
    <w:semiHidden/>
    <w:unhideWhenUsed/>
    <w:rsid w:val="00D71DEE"/>
    <w:rPr>
      <w:color w:val="A31435" w:themeColor="followedHyperlink"/>
      <w:u w:val="single"/>
    </w:rPr>
  </w:style>
  <w:style w:type="table" w:customStyle="1" w:styleId="TableGrid3">
    <w:name w:val="Table Grid3"/>
    <w:basedOn w:val="TableNormal"/>
    <w:next w:val="TableGrid"/>
    <w:rsid w:val="00672C7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956454"/>
    <w:pPr>
      <w:spacing w:before="100" w:beforeAutospacing="1" w:after="100" w:afterAutospacing="1"/>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956454"/>
  </w:style>
  <w:style w:type="character" w:customStyle="1" w:styleId="eop">
    <w:name w:val="eop"/>
    <w:basedOn w:val="DefaultParagraphFont"/>
    <w:rsid w:val="00956454"/>
  </w:style>
  <w:style w:type="paragraph" w:customStyle="1" w:styleId="Default">
    <w:name w:val="Default"/>
    <w:rsid w:val="00665DE8"/>
    <w:pPr>
      <w:autoSpaceDE w:val="0"/>
      <w:autoSpaceDN w:val="0"/>
      <w:adjustRightInd w:val="0"/>
      <w:spacing w:after="0"/>
    </w:pPr>
    <w:rPr>
      <w:rFonts w:ascii="Arial" w:hAnsi="Arial" w:cs="Arial"/>
      <w:color w:val="000000"/>
      <w:sz w:val="24"/>
      <w:szCs w:val="24"/>
    </w:rPr>
  </w:style>
  <w:style w:type="table" w:customStyle="1" w:styleId="TableGrid4">
    <w:name w:val="Table Grid4"/>
    <w:basedOn w:val="TableNormal"/>
    <w:next w:val="TableGrid"/>
    <w:rsid w:val="00AB0D7F"/>
    <w:pPr>
      <w:spacing w:before="60" w:after="60"/>
    </w:pPr>
    <w:rPr>
      <w:rFonts w:ascii="Arial" w:eastAsia="Times New Roman" w:hAnsi="Arial" w:cs="Times New Roman"/>
      <w:szCs w:val="20"/>
      <w:lang w:eastAsia="en-AU"/>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style>
  <w:style w:type="paragraph" w:styleId="NormalIndent">
    <w:name w:val="Normal Indent"/>
    <w:aliases w:val="Char1,Char1 Char,Norm,Normal Indent Char Char Char Char1,Normal Indent Char1 Char Char1,Normal Indent Char1 Char Char1 Char Char1 Char,Normal Indent Char2,Normal Indent Char2 Char,Normal Indent Char2 Char Char Char1 Char,bold,bold Char,ni"/>
    <w:basedOn w:val="Normal"/>
    <w:link w:val="NormalIndentChar"/>
    <w:qFormat/>
    <w:rsid w:val="0032035D"/>
    <w:pPr>
      <w:spacing w:before="100" w:line="288" w:lineRule="auto"/>
      <w:ind w:left="709"/>
    </w:pPr>
    <w:rPr>
      <w:rFonts w:eastAsia="Times New Roman" w:cs="Times New Roman"/>
      <w:sz w:val="20"/>
      <w:szCs w:val="20"/>
    </w:rPr>
  </w:style>
  <w:style w:type="character" w:customStyle="1" w:styleId="NormalIndentChar">
    <w:name w:val="Normal Indent Char"/>
    <w:aliases w:val="Char1 Char1,Char1 Char Char,Norm Char,Normal Indent Char Char Char Char1 Char,Normal Indent Char1 Char Char1 Char,Normal Indent Char1 Char Char1 Char Char1 Char Char,Normal Indent Char2 Char1,Normal Indent Char2 Char Char,bold Char1"/>
    <w:link w:val="NormalIndent"/>
    <w:locked/>
    <w:rsid w:val="0032035D"/>
    <w:rPr>
      <w:rFonts w:ascii="Arial" w:eastAsia="Times New Roman" w:hAnsi="Arial" w:cs="Times New Roman"/>
      <w:sz w:val="20"/>
      <w:szCs w:val="20"/>
    </w:rPr>
  </w:style>
  <w:style w:type="paragraph" w:customStyle="1" w:styleId="Style1">
    <w:name w:val="Style1"/>
    <w:basedOn w:val="Heading2"/>
    <w:link w:val="Style1Char"/>
    <w:qFormat/>
    <w:rsid w:val="00F406C7"/>
    <w:pPr>
      <w:widowControl/>
      <w:shd w:val="clear" w:color="auto" w:fill="218CB4" w:themeFill="text2" w:themeFillShade="BF"/>
      <w:autoSpaceDE w:val="0"/>
      <w:autoSpaceDN w:val="0"/>
      <w:adjustRightInd w:val="0"/>
      <w:spacing w:before="0" w:after="0"/>
    </w:pPr>
    <w:rPr>
      <w:rFonts w:ascii="Franklin Gothic Book" w:hAnsi="Franklin Gothic Book" w:cs="Arial"/>
      <w:b w:val="0"/>
      <w:bCs/>
      <w:caps w:val="0"/>
      <w:color w:val="FFFFFF" w:themeColor="background1"/>
      <w:sz w:val="48"/>
      <w:szCs w:val="48"/>
    </w:rPr>
  </w:style>
  <w:style w:type="character" w:customStyle="1" w:styleId="Style1Char">
    <w:name w:val="Style1 Char"/>
    <w:basedOn w:val="Heading2Char"/>
    <w:link w:val="Style1"/>
    <w:rsid w:val="00F406C7"/>
    <w:rPr>
      <w:rFonts w:ascii="Franklin Gothic Book" w:hAnsi="Franklin Gothic Book" w:cs="Arial"/>
      <w:b w:val="0"/>
      <w:bCs/>
      <w:caps w:val="0"/>
      <w:color w:val="FFFFFF" w:themeColor="background1"/>
      <w:sz w:val="48"/>
      <w:szCs w:val="48"/>
      <w:shd w:val="clear" w:color="auto" w:fill="218CB4" w:themeFill="text2" w:themeFillShade="BF"/>
    </w:rPr>
  </w:style>
  <w:style w:type="paragraph" w:customStyle="1" w:styleId="Style2">
    <w:name w:val="Style2"/>
    <w:basedOn w:val="Tableheading"/>
    <w:next w:val="Heading2"/>
    <w:link w:val="Style2Char"/>
    <w:qFormat/>
    <w:rsid w:val="005B2B27"/>
    <w:rPr>
      <w:rFonts w:ascii="Franklin Gothic Book" w:eastAsiaTheme="majorEastAsia" w:hAnsi="Franklin Gothic Book" w:cs="Arial"/>
      <w:b/>
      <w:bCs/>
      <w:sz w:val="22"/>
      <w:szCs w:val="22"/>
    </w:rPr>
  </w:style>
  <w:style w:type="character" w:customStyle="1" w:styleId="TableheadingChar">
    <w:name w:val="Table heading Char"/>
    <w:basedOn w:val="DefaultParagraphFont"/>
    <w:link w:val="Tableheading"/>
    <w:rsid w:val="00F406C7"/>
    <w:rPr>
      <w:rFonts w:ascii="Franklin Gothic Demi" w:eastAsia="Times New Roman" w:hAnsi="Franklin Gothic Demi" w:cs="Courier New"/>
      <w:color w:val="000000"/>
      <w:sz w:val="24"/>
      <w:szCs w:val="24"/>
      <w:lang w:eastAsia="ja-JP"/>
    </w:rPr>
  </w:style>
  <w:style w:type="character" w:customStyle="1" w:styleId="Style2Char">
    <w:name w:val="Style2 Char"/>
    <w:basedOn w:val="TableheadingChar"/>
    <w:link w:val="Style2"/>
    <w:rsid w:val="005B2B27"/>
    <w:rPr>
      <w:rFonts w:ascii="Franklin Gothic Book" w:eastAsiaTheme="majorEastAsia" w:hAnsi="Franklin Gothic Book" w:cs="Arial"/>
      <w:b/>
      <w:bCs/>
      <w:color w:val="000000"/>
      <w:sz w:val="24"/>
      <w:szCs w:val="24"/>
      <w:lang w:eastAsia="ja-JP"/>
    </w:rPr>
  </w:style>
  <w:style w:type="paragraph" w:styleId="NoSpacing">
    <w:name w:val="No Spacing"/>
    <w:uiPriority w:val="1"/>
    <w:qFormat/>
    <w:rsid w:val="004604F0"/>
    <w:pPr>
      <w:spacing w:after="0"/>
    </w:pPr>
    <w:rPr>
      <w:kern w:val="2"/>
      <w:sz w:val="24"/>
      <w:szCs w:val="24"/>
      <w14:ligatures w14:val="standardContextual"/>
    </w:rPr>
  </w:style>
  <w:style w:type="character" w:styleId="Mention">
    <w:name w:val="Mention"/>
    <w:basedOn w:val="DefaultParagraphFont"/>
    <w:uiPriority w:val="99"/>
    <w:unhideWhenUsed/>
    <w:rsid w:val="003A0C8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6967">
      <w:bodyDiv w:val="1"/>
      <w:marLeft w:val="0"/>
      <w:marRight w:val="0"/>
      <w:marTop w:val="0"/>
      <w:marBottom w:val="0"/>
      <w:divBdr>
        <w:top w:val="none" w:sz="0" w:space="0" w:color="auto"/>
        <w:left w:val="none" w:sz="0" w:space="0" w:color="auto"/>
        <w:bottom w:val="none" w:sz="0" w:space="0" w:color="auto"/>
        <w:right w:val="none" w:sz="0" w:space="0" w:color="auto"/>
      </w:divBdr>
      <w:divsChild>
        <w:div w:id="230383292">
          <w:marLeft w:val="0"/>
          <w:marRight w:val="0"/>
          <w:marTop w:val="0"/>
          <w:marBottom w:val="0"/>
          <w:divBdr>
            <w:top w:val="none" w:sz="0" w:space="0" w:color="auto"/>
            <w:left w:val="none" w:sz="0" w:space="0" w:color="auto"/>
            <w:bottom w:val="none" w:sz="0" w:space="0" w:color="auto"/>
            <w:right w:val="none" w:sz="0" w:space="0" w:color="auto"/>
          </w:divBdr>
        </w:div>
        <w:div w:id="2075733912">
          <w:marLeft w:val="0"/>
          <w:marRight w:val="0"/>
          <w:marTop w:val="0"/>
          <w:marBottom w:val="0"/>
          <w:divBdr>
            <w:top w:val="none" w:sz="0" w:space="0" w:color="auto"/>
            <w:left w:val="none" w:sz="0" w:space="0" w:color="auto"/>
            <w:bottom w:val="none" w:sz="0" w:space="0" w:color="auto"/>
            <w:right w:val="none" w:sz="0" w:space="0" w:color="auto"/>
          </w:divBdr>
        </w:div>
        <w:div w:id="1697385459">
          <w:marLeft w:val="0"/>
          <w:marRight w:val="0"/>
          <w:marTop w:val="0"/>
          <w:marBottom w:val="0"/>
          <w:divBdr>
            <w:top w:val="none" w:sz="0" w:space="0" w:color="auto"/>
            <w:left w:val="none" w:sz="0" w:space="0" w:color="auto"/>
            <w:bottom w:val="none" w:sz="0" w:space="0" w:color="auto"/>
            <w:right w:val="none" w:sz="0" w:space="0" w:color="auto"/>
          </w:divBdr>
        </w:div>
      </w:divsChild>
    </w:div>
    <w:div w:id="10688561">
      <w:bodyDiv w:val="1"/>
      <w:marLeft w:val="0"/>
      <w:marRight w:val="0"/>
      <w:marTop w:val="0"/>
      <w:marBottom w:val="0"/>
      <w:divBdr>
        <w:top w:val="none" w:sz="0" w:space="0" w:color="auto"/>
        <w:left w:val="none" w:sz="0" w:space="0" w:color="auto"/>
        <w:bottom w:val="none" w:sz="0" w:space="0" w:color="auto"/>
        <w:right w:val="none" w:sz="0" w:space="0" w:color="auto"/>
      </w:divBdr>
    </w:div>
    <w:div w:id="20937015">
      <w:bodyDiv w:val="1"/>
      <w:marLeft w:val="0"/>
      <w:marRight w:val="0"/>
      <w:marTop w:val="0"/>
      <w:marBottom w:val="0"/>
      <w:divBdr>
        <w:top w:val="none" w:sz="0" w:space="0" w:color="auto"/>
        <w:left w:val="none" w:sz="0" w:space="0" w:color="auto"/>
        <w:bottom w:val="none" w:sz="0" w:space="0" w:color="auto"/>
        <w:right w:val="none" w:sz="0" w:space="0" w:color="auto"/>
      </w:divBdr>
      <w:divsChild>
        <w:div w:id="1833987672">
          <w:marLeft w:val="0"/>
          <w:marRight w:val="0"/>
          <w:marTop w:val="0"/>
          <w:marBottom w:val="0"/>
          <w:divBdr>
            <w:top w:val="none" w:sz="0" w:space="0" w:color="auto"/>
            <w:left w:val="none" w:sz="0" w:space="0" w:color="auto"/>
            <w:bottom w:val="none" w:sz="0" w:space="0" w:color="auto"/>
            <w:right w:val="none" w:sz="0" w:space="0" w:color="auto"/>
          </w:divBdr>
          <w:divsChild>
            <w:div w:id="372002277">
              <w:marLeft w:val="0"/>
              <w:marRight w:val="0"/>
              <w:marTop w:val="0"/>
              <w:marBottom w:val="0"/>
              <w:divBdr>
                <w:top w:val="none" w:sz="0" w:space="0" w:color="auto"/>
                <w:left w:val="none" w:sz="0" w:space="0" w:color="auto"/>
                <w:bottom w:val="none" w:sz="0" w:space="0" w:color="auto"/>
                <w:right w:val="none" w:sz="0" w:space="0" w:color="auto"/>
              </w:divBdr>
            </w:div>
          </w:divsChild>
        </w:div>
        <w:div w:id="467403371">
          <w:marLeft w:val="0"/>
          <w:marRight w:val="0"/>
          <w:marTop w:val="0"/>
          <w:marBottom w:val="0"/>
          <w:divBdr>
            <w:top w:val="none" w:sz="0" w:space="0" w:color="auto"/>
            <w:left w:val="none" w:sz="0" w:space="0" w:color="auto"/>
            <w:bottom w:val="none" w:sz="0" w:space="0" w:color="auto"/>
            <w:right w:val="none" w:sz="0" w:space="0" w:color="auto"/>
          </w:divBdr>
          <w:divsChild>
            <w:div w:id="1461922340">
              <w:marLeft w:val="0"/>
              <w:marRight w:val="0"/>
              <w:marTop w:val="0"/>
              <w:marBottom w:val="0"/>
              <w:divBdr>
                <w:top w:val="none" w:sz="0" w:space="0" w:color="auto"/>
                <w:left w:val="none" w:sz="0" w:space="0" w:color="auto"/>
                <w:bottom w:val="none" w:sz="0" w:space="0" w:color="auto"/>
                <w:right w:val="none" w:sz="0" w:space="0" w:color="auto"/>
              </w:divBdr>
            </w:div>
            <w:div w:id="1029835204">
              <w:marLeft w:val="0"/>
              <w:marRight w:val="0"/>
              <w:marTop w:val="0"/>
              <w:marBottom w:val="0"/>
              <w:divBdr>
                <w:top w:val="none" w:sz="0" w:space="0" w:color="auto"/>
                <w:left w:val="none" w:sz="0" w:space="0" w:color="auto"/>
                <w:bottom w:val="none" w:sz="0" w:space="0" w:color="auto"/>
                <w:right w:val="none" w:sz="0" w:space="0" w:color="auto"/>
              </w:divBdr>
            </w:div>
          </w:divsChild>
        </w:div>
        <w:div w:id="1494754488">
          <w:marLeft w:val="0"/>
          <w:marRight w:val="0"/>
          <w:marTop w:val="0"/>
          <w:marBottom w:val="0"/>
          <w:divBdr>
            <w:top w:val="none" w:sz="0" w:space="0" w:color="auto"/>
            <w:left w:val="none" w:sz="0" w:space="0" w:color="auto"/>
            <w:bottom w:val="none" w:sz="0" w:space="0" w:color="auto"/>
            <w:right w:val="none" w:sz="0" w:space="0" w:color="auto"/>
          </w:divBdr>
          <w:divsChild>
            <w:div w:id="126789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4029">
      <w:bodyDiv w:val="1"/>
      <w:marLeft w:val="0"/>
      <w:marRight w:val="0"/>
      <w:marTop w:val="0"/>
      <w:marBottom w:val="0"/>
      <w:divBdr>
        <w:top w:val="none" w:sz="0" w:space="0" w:color="auto"/>
        <w:left w:val="none" w:sz="0" w:space="0" w:color="auto"/>
        <w:bottom w:val="none" w:sz="0" w:space="0" w:color="auto"/>
        <w:right w:val="none" w:sz="0" w:space="0" w:color="auto"/>
      </w:divBdr>
      <w:divsChild>
        <w:div w:id="1981183679">
          <w:marLeft w:val="0"/>
          <w:marRight w:val="0"/>
          <w:marTop w:val="0"/>
          <w:marBottom w:val="0"/>
          <w:divBdr>
            <w:top w:val="none" w:sz="0" w:space="0" w:color="auto"/>
            <w:left w:val="none" w:sz="0" w:space="0" w:color="auto"/>
            <w:bottom w:val="none" w:sz="0" w:space="0" w:color="auto"/>
            <w:right w:val="none" w:sz="0" w:space="0" w:color="auto"/>
          </w:divBdr>
        </w:div>
        <w:div w:id="881282717">
          <w:marLeft w:val="0"/>
          <w:marRight w:val="0"/>
          <w:marTop w:val="0"/>
          <w:marBottom w:val="0"/>
          <w:divBdr>
            <w:top w:val="none" w:sz="0" w:space="0" w:color="auto"/>
            <w:left w:val="none" w:sz="0" w:space="0" w:color="auto"/>
            <w:bottom w:val="none" w:sz="0" w:space="0" w:color="auto"/>
            <w:right w:val="none" w:sz="0" w:space="0" w:color="auto"/>
          </w:divBdr>
        </w:div>
      </w:divsChild>
    </w:div>
    <w:div w:id="146015290">
      <w:bodyDiv w:val="1"/>
      <w:marLeft w:val="0"/>
      <w:marRight w:val="0"/>
      <w:marTop w:val="0"/>
      <w:marBottom w:val="0"/>
      <w:divBdr>
        <w:top w:val="none" w:sz="0" w:space="0" w:color="auto"/>
        <w:left w:val="none" w:sz="0" w:space="0" w:color="auto"/>
        <w:bottom w:val="none" w:sz="0" w:space="0" w:color="auto"/>
        <w:right w:val="none" w:sz="0" w:space="0" w:color="auto"/>
      </w:divBdr>
      <w:divsChild>
        <w:div w:id="1889223645">
          <w:marLeft w:val="0"/>
          <w:marRight w:val="0"/>
          <w:marTop w:val="0"/>
          <w:marBottom w:val="0"/>
          <w:divBdr>
            <w:top w:val="none" w:sz="0" w:space="0" w:color="auto"/>
            <w:left w:val="none" w:sz="0" w:space="0" w:color="auto"/>
            <w:bottom w:val="none" w:sz="0" w:space="0" w:color="auto"/>
            <w:right w:val="none" w:sz="0" w:space="0" w:color="auto"/>
          </w:divBdr>
        </w:div>
        <w:div w:id="359667520">
          <w:marLeft w:val="0"/>
          <w:marRight w:val="0"/>
          <w:marTop w:val="0"/>
          <w:marBottom w:val="0"/>
          <w:divBdr>
            <w:top w:val="none" w:sz="0" w:space="0" w:color="auto"/>
            <w:left w:val="none" w:sz="0" w:space="0" w:color="auto"/>
            <w:bottom w:val="none" w:sz="0" w:space="0" w:color="auto"/>
            <w:right w:val="none" w:sz="0" w:space="0" w:color="auto"/>
          </w:divBdr>
        </w:div>
      </w:divsChild>
    </w:div>
    <w:div w:id="155390334">
      <w:bodyDiv w:val="1"/>
      <w:marLeft w:val="0"/>
      <w:marRight w:val="0"/>
      <w:marTop w:val="0"/>
      <w:marBottom w:val="0"/>
      <w:divBdr>
        <w:top w:val="none" w:sz="0" w:space="0" w:color="auto"/>
        <w:left w:val="none" w:sz="0" w:space="0" w:color="auto"/>
        <w:bottom w:val="none" w:sz="0" w:space="0" w:color="auto"/>
        <w:right w:val="none" w:sz="0" w:space="0" w:color="auto"/>
      </w:divBdr>
      <w:divsChild>
        <w:div w:id="641546771">
          <w:marLeft w:val="0"/>
          <w:marRight w:val="0"/>
          <w:marTop w:val="0"/>
          <w:marBottom w:val="0"/>
          <w:divBdr>
            <w:top w:val="none" w:sz="0" w:space="0" w:color="auto"/>
            <w:left w:val="none" w:sz="0" w:space="0" w:color="auto"/>
            <w:bottom w:val="none" w:sz="0" w:space="0" w:color="auto"/>
            <w:right w:val="none" w:sz="0" w:space="0" w:color="auto"/>
          </w:divBdr>
        </w:div>
        <w:div w:id="222957669">
          <w:marLeft w:val="0"/>
          <w:marRight w:val="0"/>
          <w:marTop w:val="0"/>
          <w:marBottom w:val="0"/>
          <w:divBdr>
            <w:top w:val="none" w:sz="0" w:space="0" w:color="auto"/>
            <w:left w:val="none" w:sz="0" w:space="0" w:color="auto"/>
            <w:bottom w:val="none" w:sz="0" w:space="0" w:color="auto"/>
            <w:right w:val="none" w:sz="0" w:space="0" w:color="auto"/>
          </w:divBdr>
        </w:div>
      </w:divsChild>
    </w:div>
    <w:div w:id="174541269">
      <w:bodyDiv w:val="1"/>
      <w:marLeft w:val="0"/>
      <w:marRight w:val="0"/>
      <w:marTop w:val="0"/>
      <w:marBottom w:val="0"/>
      <w:divBdr>
        <w:top w:val="none" w:sz="0" w:space="0" w:color="auto"/>
        <w:left w:val="none" w:sz="0" w:space="0" w:color="auto"/>
        <w:bottom w:val="none" w:sz="0" w:space="0" w:color="auto"/>
        <w:right w:val="none" w:sz="0" w:space="0" w:color="auto"/>
      </w:divBdr>
    </w:div>
    <w:div w:id="233398164">
      <w:bodyDiv w:val="1"/>
      <w:marLeft w:val="0"/>
      <w:marRight w:val="0"/>
      <w:marTop w:val="0"/>
      <w:marBottom w:val="0"/>
      <w:divBdr>
        <w:top w:val="none" w:sz="0" w:space="0" w:color="auto"/>
        <w:left w:val="none" w:sz="0" w:space="0" w:color="auto"/>
        <w:bottom w:val="none" w:sz="0" w:space="0" w:color="auto"/>
        <w:right w:val="none" w:sz="0" w:space="0" w:color="auto"/>
      </w:divBdr>
    </w:div>
    <w:div w:id="279340789">
      <w:bodyDiv w:val="1"/>
      <w:marLeft w:val="0"/>
      <w:marRight w:val="0"/>
      <w:marTop w:val="0"/>
      <w:marBottom w:val="0"/>
      <w:divBdr>
        <w:top w:val="none" w:sz="0" w:space="0" w:color="auto"/>
        <w:left w:val="none" w:sz="0" w:space="0" w:color="auto"/>
        <w:bottom w:val="none" w:sz="0" w:space="0" w:color="auto"/>
        <w:right w:val="none" w:sz="0" w:space="0" w:color="auto"/>
      </w:divBdr>
      <w:divsChild>
        <w:div w:id="1609003059">
          <w:marLeft w:val="0"/>
          <w:marRight w:val="0"/>
          <w:marTop w:val="0"/>
          <w:marBottom w:val="0"/>
          <w:divBdr>
            <w:top w:val="none" w:sz="0" w:space="0" w:color="auto"/>
            <w:left w:val="none" w:sz="0" w:space="0" w:color="auto"/>
            <w:bottom w:val="none" w:sz="0" w:space="0" w:color="auto"/>
            <w:right w:val="none" w:sz="0" w:space="0" w:color="auto"/>
          </w:divBdr>
        </w:div>
        <w:div w:id="1950509751">
          <w:marLeft w:val="0"/>
          <w:marRight w:val="0"/>
          <w:marTop w:val="0"/>
          <w:marBottom w:val="0"/>
          <w:divBdr>
            <w:top w:val="none" w:sz="0" w:space="0" w:color="auto"/>
            <w:left w:val="none" w:sz="0" w:space="0" w:color="auto"/>
            <w:bottom w:val="none" w:sz="0" w:space="0" w:color="auto"/>
            <w:right w:val="none" w:sz="0" w:space="0" w:color="auto"/>
          </w:divBdr>
        </w:div>
        <w:div w:id="172885216">
          <w:marLeft w:val="0"/>
          <w:marRight w:val="0"/>
          <w:marTop w:val="0"/>
          <w:marBottom w:val="0"/>
          <w:divBdr>
            <w:top w:val="none" w:sz="0" w:space="0" w:color="auto"/>
            <w:left w:val="none" w:sz="0" w:space="0" w:color="auto"/>
            <w:bottom w:val="none" w:sz="0" w:space="0" w:color="auto"/>
            <w:right w:val="none" w:sz="0" w:space="0" w:color="auto"/>
          </w:divBdr>
        </w:div>
        <w:div w:id="421075851">
          <w:marLeft w:val="0"/>
          <w:marRight w:val="0"/>
          <w:marTop w:val="0"/>
          <w:marBottom w:val="0"/>
          <w:divBdr>
            <w:top w:val="none" w:sz="0" w:space="0" w:color="auto"/>
            <w:left w:val="none" w:sz="0" w:space="0" w:color="auto"/>
            <w:bottom w:val="none" w:sz="0" w:space="0" w:color="auto"/>
            <w:right w:val="none" w:sz="0" w:space="0" w:color="auto"/>
          </w:divBdr>
        </w:div>
        <w:div w:id="619527846">
          <w:marLeft w:val="0"/>
          <w:marRight w:val="0"/>
          <w:marTop w:val="0"/>
          <w:marBottom w:val="0"/>
          <w:divBdr>
            <w:top w:val="none" w:sz="0" w:space="0" w:color="auto"/>
            <w:left w:val="none" w:sz="0" w:space="0" w:color="auto"/>
            <w:bottom w:val="none" w:sz="0" w:space="0" w:color="auto"/>
            <w:right w:val="none" w:sz="0" w:space="0" w:color="auto"/>
          </w:divBdr>
        </w:div>
      </w:divsChild>
    </w:div>
    <w:div w:id="291794771">
      <w:bodyDiv w:val="1"/>
      <w:marLeft w:val="0"/>
      <w:marRight w:val="0"/>
      <w:marTop w:val="0"/>
      <w:marBottom w:val="0"/>
      <w:divBdr>
        <w:top w:val="none" w:sz="0" w:space="0" w:color="auto"/>
        <w:left w:val="none" w:sz="0" w:space="0" w:color="auto"/>
        <w:bottom w:val="none" w:sz="0" w:space="0" w:color="auto"/>
        <w:right w:val="none" w:sz="0" w:space="0" w:color="auto"/>
      </w:divBdr>
    </w:div>
    <w:div w:id="325986732">
      <w:bodyDiv w:val="1"/>
      <w:marLeft w:val="0"/>
      <w:marRight w:val="0"/>
      <w:marTop w:val="0"/>
      <w:marBottom w:val="0"/>
      <w:divBdr>
        <w:top w:val="none" w:sz="0" w:space="0" w:color="auto"/>
        <w:left w:val="none" w:sz="0" w:space="0" w:color="auto"/>
        <w:bottom w:val="none" w:sz="0" w:space="0" w:color="auto"/>
        <w:right w:val="none" w:sz="0" w:space="0" w:color="auto"/>
      </w:divBdr>
      <w:divsChild>
        <w:div w:id="783499652">
          <w:marLeft w:val="0"/>
          <w:marRight w:val="0"/>
          <w:marTop w:val="30"/>
          <w:marBottom w:val="30"/>
          <w:divBdr>
            <w:top w:val="none" w:sz="0" w:space="0" w:color="auto"/>
            <w:left w:val="none" w:sz="0" w:space="0" w:color="auto"/>
            <w:bottom w:val="none" w:sz="0" w:space="0" w:color="auto"/>
            <w:right w:val="none" w:sz="0" w:space="0" w:color="auto"/>
          </w:divBdr>
          <w:divsChild>
            <w:div w:id="816672">
              <w:marLeft w:val="0"/>
              <w:marRight w:val="0"/>
              <w:marTop w:val="0"/>
              <w:marBottom w:val="0"/>
              <w:divBdr>
                <w:top w:val="none" w:sz="0" w:space="0" w:color="auto"/>
                <w:left w:val="none" w:sz="0" w:space="0" w:color="auto"/>
                <w:bottom w:val="none" w:sz="0" w:space="0" w:color="auto"/>
                <w:right w:val="none" w:sz="0" w:space="0" w:color="auto"/>
              </w:divBdr>
              <w:divsChild>
                <w:div w:id="857499775">
                  <w:marLeft w:val="0"/>
                  <w:marRight w:val="0"/>
                  <w:marTop w:val="0"/>
                  <w:marBottom w:val="0"/>
                  <w:divBdr>
                    <w:top w:val="none" w:sz="0" w:space="0" w:color="auto"/>
                    <w:left w:val="none" w:sz="0" w:space="0" w:color="auto"/>
                    <w:bottom w:val="none" w:sz="0" w:space="0" w:color="auto"/>
                    <w:right w:val="none" w:sz="0" w:space="0" w:color="auto"/>
                  </w:divBdr>
                </w:div>
              </w:divsChild>
            </w:div>
            <w:div w:id="59328620">
              <w:marLeft w:val="0"/>
              <w:marRight w:val="0"/>
              <w:marTop w:val="0"/>
              <w:marBottom w:val="0"/>
              <w:divBdr>
                <w:top w:val="none" w:sz="0" w:space="0" w:color="auto"/>
                <w:left w:val="none" w:sz="0" w:space="0" w:color="auto"/>
                <w:bottom w:val="none" w:sz="0" w:space="0" w:color="auto"/>
                <w:right w:val="none" w:sz="0" w:space="0" w:color="auto"/>
              </w:divBdr>
              <w:divsChild>
                <w:div w:id="1722173458">
                  <w:marLeft w:val="0"/>
                  <w:marRight w:val="0"/>
                  <w:marTop w:val="0"/>
                  <w:marBottom w:val="0"/>
                  <w:divBdr>
                    <w:top w:val="none" w:sz="0" w:space="0" w:color="auto"/>
                    <w:left w:val="none" w:sz="0" w:space="0" w:color="auto"/>
                    <w:bottom w:val="none" w:sz="0" w:space="0" w:color="auto"/>
                    <w:right w:val="none" w:sz="0" w:space="0" w:color="auto"/>
                  </w:divBdr>
                </w:div>
              </w:divsChild>
            </w:div>
            <w:div w:id="64031845">
              <w:marLeft w:val="0"/>
              <w:marRight w:val="0"/>
              <w:marTop w:val="0"/>
              <w:marBottom w:val="0"/>
              <w:divBdr>
                <w:top w:val="none" w:sz="0" w:space="0" w:color="auto"/>
                <w:left w:val="none" w:sz="0" w:space="0" w:color="auto"/>
                <w:bottom w:val="none" w:sz="0" w:space="0" w:color="auto"/>
                <w:right w:val="none" w:sz="0" w:space="0" w:color="auto"/>
              </w:divBdr>
              <w:divsChild>
                <w:div w:id="1069155485">
                  <w:marLeft w:val="0"/>
                  <w:marRight w:val="0"/>
                  <w:marTop w:val="0"/>
                  <w:marBottom w:val="0"/>
                  <w:divBdr>
                    <w:top w:val="none" w:sz="0" w:space="0" w:color="auto"/>
                    <w:left w:val="none" w:sz="0" w:space="0" w:color="auto"/>
                    <w:bottom w:val="none" w:sz="0" w:space="0" w:color="auto"/>
                    <w:right w:val="none" w:sz="0" w:space="0" w:color="auto"/>
                  </w:divBdr>
                </w:div>
                <w:div w:id="1121145761">
                  <w:marLeft w:val="0"/>
                  <w:marRight w:val="0"/>
                  <w:marTop w:val="0"/>
                  <w:marBottom w:val="0"/>
                  <w:divBdr>
                    <w:top w:val="none" w:sz="0" w:space="0" w:color="auto"/>
                    <w:left w:val="none" w:sz="0" w:space="0" w:color="auto"/>
                    <w:bottom w:val="none" w:sz="0" w:space="0" w:color="auto"/>
                    <w:right w:val="none" w:sz="0" w:space="0" w:color="auto"/>
                  </w:divBdr>
                </w:div>
              </w:divsChild>
            </w:div>
            <w:div w:id="80612231">
              <w:marLeft w:val="0"/>
              <w:marRight w:val="0"/>
              <w:marTop w:val="0"/>
              <w:marBottom w:val="0"/>
              <w:divBdr>
                <w:top w:val="none" w:sz="0" w:space="0" w:color="auto"/>
                <w:left w:val="none" w:sz="0" w:space="0" w:color="auto"/>
                <w:bottom w:val="none" w:sz="0" w:space="0" w:color="auto"/>
                <w:right w:val="none" w:sz="0" w:space="0" w:color="auto"/>
              </w:divBdr>
              <w:divsChild>
                <w:div w:id="802581625">
                  <w:marLeft w:val="0"/>
                  <w:marRight w:val="0"/>
                  <w:marTop w:val="0"/>
                  <w:marBottom w:val="0"/>
                  <w:divBdr>
                    <w:top w:val="none" w:sz="0" w:space="0" w:color="auto"/>
                    <w:left w:val="none" w:sz="0" w:space="0" w:color="auto"/>
                    <w:bottom w:val="none" w:sz="0" w:space="0" w:color="auto"/>
                    <w:right w:val="none" w:sz="0" w:space="0" w:color="auto"/>
                  </w:divBdr>
                </w:div>
              </w:divsChild>
            </w:div>
            <w:div w:id="306208844">
              <w:marLeft w:val="0"/>
              <w:marRight w:val="0"/>
              <w:marTop w:val="0"/>
              <w:marBottom w:val="0"/>
              <w:divBdr>
                <w:top w:val="none" w:sz="0" w:space="0" w:color="auto"/>
                <w:left w:val="none" w:sz="0" w:space="0" w:color="auto"/>
                <w:bottom w:val="none" w:sz="0" w:space="0" w:color="auto"/>
                <w:right w:val="none" w:sz="0" w:space="0" w:color="auto"/>
              </w:divBdr>
              <w:divsChild>
                <w:div w:id="123432758">
                  <w:marLeft w:val="0"/>
                  <w:marRight w:val="0"/>
                  <w:marTop w:val="0"/>
                  <w:marBottom w:val="0"/>
                  <w:divBdr>
                    <w:top w:val="none" w:sz="0" w:space="0" w:color="auto"/>
                    <w:left w:val="none" w:sz="0" w:space="0" w:color="auto"/>
                    <w:bottom w:val="none" w:sz="0" w:space="0" w:color="auto"/>
                    <w:right w:val="none" w:sz="0" w:space="0" w:color="auto"/>
                  </w:divBdr>
                </w:div>
              </w:divsChild>
            </w:div>
            <w:div w:id="326859831">
              <w:marLeft w:val="0"/>
              <w:marRight w:val="0"/>
              <w:marTop w:val="0"/>
              <w:marBottom w:val="0"/>
              <w:divBdr>
                <w:top w:val="none" w:sz="0" w:space="0" w:color="auto"/>
                <w:left w:val="none" w:sz="0" w:space="0" w:color="auto"/>
                <w:bottom w:val="none" w:sz="0" w:space="0" w:color="auto"/>
                <w:right w:val="none" w:sz="0" w:space="0" w:color="auto"/>
              </w:divBdr>
              <w:divsChild>
                <w:div w:id="46802710">
                  <w:marLeft w:val="0"/>
                  <w:marRight w:val="0"/>
                  <w:marTop w:val="0"/>
                  <w:marBottom w:val="0"/>
                  <w:divBdr>
                    <w:top w:val="none" w:sz="0" w:space="0" w:color="auto"/>
                    <w:left w:val="none" w:sz="0" w:space="0" w:color="auto"/>
                    <w:bottom w:val="none" w:sz="0" w:space="0" w:color="auto"/>
                    <w:right w:val="none" w:sz="0" w:space="0" w:color="auto"/>
                  </w:divBdr>
                </w:div>
                <w:div w:id="116337220">
                  <w:marLeft w:val="0"/>
                  <w:marRight w:val="0"/>
                  <w:marTop w:val="0"/>
                  <w:marBottom w:val="0"/>
                  <w:divBdr>
                    <w:top w:val="none" w:sz="0" w:space="0" w:color="auto"/>
                    <w:left w:val="none" w:sz="0" w:space="0" w:color="auto"/>
                    <w:bottom w:val="none" w:sz="0" w:space="0" w:color="auto"/>
                    <w:right w:val="none" w:sz="0" w:space="0" w:color="auto"/>
                  </w:divBdr>
                </w:div>
              </w:divsChild>
            </w:div>
            <w:div w:id="391345973">
              <w:marLeft w:val="0"/>
              <w:marRight w:val="0"/>
              <w:marTop w:val="0"/>
              <w:marBottom w:val="0"/>
              <w:divBdr>
                <w:top w:val="none" w:sz="0" w:space="0" w:color="auto"/>
                <w:left w:val="none" w:sz="0" w:space="0" w:color="auto"/>
                <w:bottom w:val="none" w:sz="0" w:space="0" w:color="auto"/>
                <w:right w:val="none" w:sz="0" w:space="0" w:color="auto"/>
              </w:divBdr>
              <w:divsChild>
                <w:div w:id="1687367540">
                  <w:marLeft w:val="0"/>
                  <w:marRight w:val="0"/>
                  <w:marTop w:val="0"/>
                  <w:marBottom w:val="0"/>
                  <w:divBdr>
                    <w:top w:val="none" w:sz="0" w:space="0" w:color="auto"/>
                    <w:left w:val="none" w:sz="0" w:space="0" w:color="auto"/>
                    <w:bottom w:val="none" w:sz="0" w:space="0" w:color="auto"/>
                    <w:right w:val="none" w:sz="0" w:space="0" w:color="auto"/>
                  </w:divBdr>
                </w:div>
                <w:div w:id="1935093889">
                  <w:marLeft w:val="0"/>
                  <w:marRight w:val="0"/>
                  <w:marTop w:val="0"/>
                  <w:marBottom w:val="0"/>
                  <w:divBdr>
                    <w:top w:val="none" w:sz="0" w:space="0" w:color="auto"/>
                    <w:left w:val="none" w:sz="0" w:space="0" w:color="auto"/>
                    <w:bottom w:val="none" w:sz="0" w:space="0" w:color="auto"/>
                    <w:right w:val="none" w:sz="0" w:space="0" w:color="auto"/>
                  </w:divBdr>
                </w:div>
              </w:divsChild>
            </w:div>
            <w:div w:id="687104230">
              <w:marLeft w:val="0"/>
              <w:marRight w:val="0"/>
              <w:marTop w:val="0"/>
              <w:marBottom w:val="0"/>
              <w:divBdr>
                <w:top w:val="none" w:sz="0" w:space="0" w:color="auto"/>
                <w:left w:val="none" w:sz="0" w:space="0" w:color="auto"/>
                <w:bottom w:val="none" w:sz="0" w:space="0" w:color="auto"/>
                <w:right w:val="none" w:sz="0" w:space="0" w:color="auto"/>
              </w:divBdr>
              <w:divsChild>
                <w:div w:id="355694902">
                  <w:marLeft w:val="0"/>
                  <w:marRight w:val="0"/>
                  <w:marTop w:val="0"/>
                  <w:marBottom w:val="0"/>
                  <w:divBdr>
                    <w:top w:val="none" w:sz="0" w:space="0" w:color="auto"/>
                    <w:left w:val="none" w:sz="0" w:space="0" w:color="auto"/>
                    <w:bottom w:val="none" w:sz="0" w:space="0" w:color="auto"/>
                    <w:right w:val="none" w:sz="0" w:space="0" w:color="auto"/>
                  </w:divBdr>
                </w:div>
              </w:divsChild>
            </w:div>
            <w:div w:id="699091925">
              <w:marLeft w:val="0"/>
              <w:marRight w:val="0"/>
              <w:marTop w:val="0"/>
              <w:marBottom w:val="0"/>
              <w:divBdr>
                <w:top w:val="none" w:sz="0" w:space="0" w:color="auto"/>
                <w:left w:val="none" w:sz="0" w:space="0" w:color="auto"/>
                <w:bottom w:val="none" w:sz="0" w:space="0" w:color="auto"/>
                <w:right w:val="none" w:sz="0" w:space="0" w:color="auto"/>
              </w:divBdr>
              <w:divsChild>
                <w:div w:id="1271233025">
                  <w:marLeft w:val="0"/>
                  <w:marRight w:val="0"/>
                  <w:marTop w:val="0"/>
                  <w:marBottom w:val="0"/>
                  <w:divBdr>
                    <w:top w:val="none" w:sz="0" w:space="0" w:color="auto"/>
                    <w:left w:val="none" w:sz="0" w:space="0" w:color="auto"/>
                    <w:bottom w:val="none" w:sz="0" w:space="0" w:color="auto"/>
                    <w:right w:val="none" w:sz="0" w:space="0" w:color="auto"/>
                  </w:divBdr>
                </w:div>
              </w:divsChild>
            </w:div>
            <w:div w:id="801387191">
              <w:marLeft w:val="0"/>
              <w:marRight w:val="0"/>
              <w:marTop w:val="0"/>
              <w:marBottom w:val="0"/>
              <w:divBdr>
                <w:top w:val="none" w:sz="0" w:space="0" w:color="auto"/>
                <w:left w:val="none" w:sz="0" w:space="0" w:color="auto"/>
                <w:bottom w:val="none" w:sz="0" w:space="0" w:color="auto"/>
                <w:right w:val="none" w:sz="0" w:space="0" w:color="auto"/>
              </w:divBdr>
              <w:divsChild>
                <w:div w:id="514657212">
                  <w:marLeft w:val="0"/>
                  <w:marRight w:val="0"/>
                  <w:marTop w:val="0"/>
                  <w:marBottom w:val="0"/>
                  <w:divBdr>
                    <w:top w:val="none" w:sz="0" w:space="0" w:color="auto"/>
                    <w:left w:val="none" w:sz="0" w:space="0" w:color="auto"/>
                    <w:bottom w:val="none" w:sz="0" w:space="0" w:color="auto"/>
                    <w:right w:val="none" w:sz="0" w:space="0" w:color="auto"/>
                  </w:divBdr>
                </w:div>
                <w:div w:id="1359625746">
                  <w:marLeft w:val="0"/>
                  <w:marRight w:val="0"/>
                  <w:marTop w:val="0"/>
                  <w:marBottom w:val="0"/>
                  <w:divBdr>
                    <w:top w:val="none" w:sz="0" w:space="0" w:color="auto"/>
                    <w:left w:val="none" w:sz="0" w:space="0" w:color="auto"/>
                    <w:bottom w:val="none" w:sz="0" w:space="0" w:color="auto"/>
                    <w:right w:val="none" w:sz="0" w:space="0" w:color="auto"/>
                  </w:divBdr>
                </w:div>
                <w:div w:id="1362432939">
                  <w:marLeft w:val="0"/>
                  <w:marRight w:val="0"/>
                  <w:marTop w:val="0"/>
                  <w:marBottom w:val="0"/>
                  <w:divBdr>
                    <w:top w:val="none" w:sz="0" w:space="0" w:color="auto"/>
                    <w:left w:val="none" w:sz="0" w:space="0" w:color="auto"/>
                    <w:bottom w:val="none" w:sz="0" w:space="0" w:color="auto"/>
                    <w:right w:val="none" w:sz="0" w:space="0" w:color="auto"/>
                  </w:divBdr>
                </w:div>
                <w:div w:id="1379547766">
                  <w:marLeft w:val="0"/>
                  <w:marRight w:val="0"/>
                  <w:marTop w:val="0"/>
                  <w:marBottom w:val="0"/>
                  <w:divBdr>
                    <w:top w:val="none" w:sz="0" w:space="0" w:color="auto"/>
                    <w:left w:val="none" w:sz="0" w:space="0" w:color="auto"/>
                    <w:bottom w:val="none" w:sz="0" w:space="0" w:color="auto"/>
                    <w:right w:val="none" w:sz="0" w:space="0" w:color="auto"/>
                  </w:divBdr>
                </w:div>
              </w:divsChild>
            </w:div>
            <w:div w:id="923732561">
              <w:marLeft w:val="0"/>
              <w:marRight w:val="0"/>
              <w:marTop w:val="0"/>
              <w:marBottom w:val="0"/>
              <w:divBdr>
                <w:top w:val="none" w:sz="0" w:space="0" w:color="auto"/>
                <w:left w:val="none" w:sz="0" w:space="0" w:color="auto"/>
                <w:bottom w:val="none" w:sz="0" w:space="0" w:color="auto"/>
                <w:right w:val="none" w:sz="0" w:space="0" w:color="auto"/>
              </w:divBdr>
              <w:divsChild>
                <w:div w:id="329061178">
                  <w:marLeft w:val="0"/>
                  <w:marRight w:val="0"/>
                  <w:marTop w:val="0"/>
                  <w:marBottom w:val="0"/>
                  <w:divBdr>
                    <w:top w:val="none" w:sz="0" w:space="0" w:color="auto"/>
                    <w:left w:val="none" w:sz="0" w:space="0" w:color="auto"/>
                    <w:bottom w:val="none" w:sz="0" w:space="0" w:color="auto"/>
                    <w:right w:val="none" w:sz="0" w:space="0" w:color="auto"/>
                  </w:divBdr>
                </w:div>
              </w:divsChild>
            </w:div>
            <w:div w:id="1101292422">
              <w:marLeft w:val="0"/>
              <w:marRight w:val="0"/>
              <w:marTop w:val="0"/>
              <w:marBottom w:val="0"/>
              <w:divBdr>
                <w:top w:val="none" w:sz="0" w:space="0" w:color="auto"/>
                <w:left w:val="none" w:sz="0" w:space="0" w:color="auto"/>
                <w:bottom w:val="none" w:sz="0" w:space="0" w:color="auto"/>
                <w:right w:val="none" w:sz="0" w:space="0" w:color="auto"/>
              </w:divBdr>
              <w:divsChild>
                <w:div w:id="1869567451">
                  <w:marLeft w:val="0"/>
                  <w:marRight w:val="0"/>
                  <w:marTop w:val="0"/>
                  <w:marBottom w:val="0"/>
                  <w:divBdr>
                    <w:top w:val="none" w:sz="0" w:space="0" w:color="auto"/>
                    <w:left w:val="none" w:sz="0" w:space="0" w:color="auto"/>
                    <w:bottom w:val="none" w:sz="0" w:space="0" w:color="auto"/>
                    <w:right w:val="none" w:sz="0" w:space="0" w:color="auto"/>
                  </w:divBdr>
                </w:div>
              </w:divsChild>
            </w:div>
            <w:div w:id="1190335495">
              <w:marLeft w:val="0"/>
              <w:marRight w:val="0"/>
              <w:marTop w:val="0"/>
              <w:marBottom w:val="0"/>
              <w:divBdr>
                <w:top w:val="none" w:sz="0" w:space="0" w:color="auto"/>
                <w:left w:val="none" w:sz="0" w:space="0" w:color="auto"/>
                <w:bottom w:val="none" w:sz="0" w:space="0" w:color="auto"/>
                <w:right w:val="none" w:sz="0" w:space="0" w:color="auto"/>
              </w:divBdr>
              <w:divsChild>
                <w:div w:id="1424522964">
                  <w:marLeft w:val="0"/>
                  <w:marRight w:val="0"/>
                  <w:marTop w:val="0"/>
                  <w:marBottom w:val="0"/>
                  <w:divBdr>
                    <w:top w:val="none" w:sz="0" w:space="0" w:color="auto"/>
                    <w:left w:val="none" w:sz="0" w:space="0" w:color="auto"/>
                    <w:bottom w:val="none" w:sz="0" w:space="0" w:color="auto"/>
                    <w:right w:val="none" w:sz="0" w:space="0" w:color="auto"/>
                  </w:divBdr>
                </w:div>
              </w:divsChild>
            </w:div>
            <w:div w:id="1265729510">
              <w:marLeft w:val="0"/>
              <w:marRight w:val="0"/>
              <w:marTop w:val="0"/>
              <w:marBottom w:val="0"/>
              <w:divBdr>
                <w:top w:val="none" w:sz="0" w:space="0" w:color="auto"/>
                <w:left w:val="none" w:sz="0" w:space="0" w:color="auto"/>
                <w:bottom w:val="none" w:sz="0" w:space="0" w:color="auto"/>
                <w:right w:val="none" w:sz="0" w:space="0" w:color="auto"/>
              </w:divBdr>
              <w:divsChild>
                <w:div w:id="6644598">
                  <w:marLeft w:val="0"/>
                  <w:marRight w:val="0"/>
                  <w:marTop w:val="0"/>
                  <w:marBottom w:val="0"/>
                  <w:divBdr>
                    <w:top w:val="none" w:sz="0" w:space="0" w:color="auto"/>
                    <w:left w:val="none" w:sz="0" w:space="0" w:color="auto"/>
                    <w:bottom w:val="none" w:sz="0" w:space="0" w:color="auto"/>
                    <w:right w:val="none" w:sz="0" w:space="0" w:color="auto"/>
                  </w:divBdr>
                </w:div>
              </w:divsChild>
            </w:div>
            <w:div w:id="1303924985">
              <w:marLeft w:val="0"/>
              <w:marRight w:val="0"/>
              <w:marTop w:val="0"/>
              <w:marBottom w:val="0"/>
              <w:divBdr>
                <w:top w:val="none" w:sz="0" w:space="0" w:color="auto"/>
                <w:left w:val="none" w:sz="0" w:space="0" w:color="auto"/>
                <w:bottom w:val="none" w:sz="0" w:space="0" w:color="auto"/>
                <w:right w:val="none" w:sz="0" w:space="0" w:color="auto"/>
              </w:divBdr>
              <w:divsChild>
                <w:div w:id="192500871">
                  <w:marLeft w:val="0"/>
                  <w:marRight w:val="0"/>
                  <w:marTop w:val="0"/>
                  <w:marBottom w:val="0"/>
                  <w:divBdr>
                    <w:top w:val="none" w:sz="0" w:space="0" w:color="auto"/>
                    <w:left w:val="none" w:sz="0" w:space="0" w:color="auto"/>
                    <w:bottom w:val="none" w:sz="0" w:space="0" w:color="auto"/>
                    <w:right w:val="none" w:sz="0" w:space="0" w:color="auto"/>
                  </w:divBdr>
                </w:div>
              </w:divsChild>
            </w:div>
            <w:div w:id="1459372661">
              <w:marLeft w:val="0"/>
              <w:marRight w:val="0"/>
              <w:marTop w:val="0"/>
              <w:marBottom w:val="0"/>
              <w:divBdr>
                <w:top w:val="none" w:sz="0" w:space="0" w:color="auto"/>
                <w:left w:val="none" w:sz="0" w:space="0" w:color="auto"/>
                <w:bottom w:val="none" w:sz="0" w:space="0" w:color="auto"/>
                <w:right w:val="none" w:sz="0" w:space="0" w:color="auto"/>
              </w:divBdr>
              <w:divsChild>
                <w:div w:id="1312363884">
                  <w:marLeft w:val="0"/>
                  <w:marRight w:val="0"/>
                  <w:marTop w:val="0"/>
                  <w:marBottom w:val="0"/>
                  <w:divBdr>
                    <w:top w:val="none" w:sz="0" w:space="0" w:color="auto"/>
                    <w:left w:val="none" w:sz="0" w:space="0" w:color="auto"/>
                    <w:bottom w:val="none" w:sz="0" w:space="0" w:color="auto"/>
                    <w:right w:val="none" w:sz="0" w:space="0" w:color="auto"/>
                  </w:divBdr>
                </w:div>
              </w:divsChild>
            </w:div>
            <w:div w:id="1568765667">
              <w:marLeft w:val="0"/>
              <w:marRight w:val="0"/>
              <w:marTop w:val="0"/>
              <w:marBottom w:val="0"/>
              <w:divBdr>
                <w:top w:val="none" w:sz="0" w:space="0" w:color="auto"/>
                <w:left w:val="none" w:sz="0" w:space="0" w:color="auto"/>
                <w:bottom w:val="none" w:sz="0" w:space="0" w:color="auto"/>
                <w:right w:val="none" w:sz="0" w:space="0" w:color="auto"/>
              </w:divBdr>
              <w:divsChild>
                <w:div w:id="851182861">
                  <w:marLeft w:val="0"/>
                  <w:marRight w:val="0"/>
                  <w:marTop w:val="0"/>
                  <w:marBottom w:val="0"/>
                  <w:divBdr>
                    <w:top w:val="none" w:sz="0" w:space="0" w:color="auto"/>
                    <w:left w:val="none" w:sz="0" w:space="0" w:color="auto"/>
                    <w:bottom w:val="none" w:sz="0" w:space="0" w:color="auto"/>
                    <w:right w:val="none" w:sz="0" w:space="0" w:color="auto"/>
                  </w:divBdr>
                </w:div>
                <w:div w:id="1586651996">
                  <w:marLeft w:val="0"/>
                  <w:marRight w:val="0"/>
                  <w:marTop w:val="0"/>
                  <w:marBottom w:val="0"/>
                  <w:divBdr>
                    <w:top w:val="none" w:sz="0" w:space="0" w:color="auto"/>
                    <w:left w:val="none" w:sz="0" w:space="0" w:color="auto"/>
                    <w:bottom w:val="none" w:sz="0" w:space="0" w:color="auto"/>
                    <w:right w:val="none" w:sz="0" w:space="0" w:color="auto"/>
                  </w:divBdr>
                </w:div>
              </w:divsChild>
            </w:div>
            <w:div w:id="1645310003">
              <w:marLeft w:val="0"/>
              <w:marRight w:val="0"/>
              <w:marTop w:val="0"/>
              <w:marBottom w:val="0"/>
              <w:divBdr>
                <w:top w:val="none" w:sz="0" w:space="0" w:color="auto"/>
                <w:left w:val="none" w:sz="0" w:space="0" w:color="auto"/>
                <w:bottom w:val="none" w:sz="0" w:space="0" w:color="auto"/>
                <w:right w:val="none" w:sz="0" w:space="0" w:color="auto"/>
              </w:divBdr>
              <w:divsChild>
                <w:div w:id="1202672491">
                  <w:marLeft w:val="0"/>
                  <w:marRight w:val="0"/>
                  <w:marTop w:val="0"/>
                  <w:marBottom w:val="0"/>
                  <w:divBdr>
                    <w:top w:val="none" w:sz="0" w:space="0" w:color="auto"/>
                    <w:left w:val="none" w:sz="0" w:space="0" w:color="auto"/>
                    <w:bottom w:val="none" w:sz="0" w:space="0" w:color="auto"/>
                    <w:right w:val="none" w:sz="0" w:space="0" w:color="auto"/>
                  </w:divBdr>
                </w:div>
              </w:divsChild>
            </w:div>
            <w:div w:id="1725180215">
              <w:marLeft w:val="0"/>
              <w:marRight w:val="0"/>
              <w:marTop w:val="0"/>
              <w:marBottom w:val="0"/>
              <w:divBdr>
                <w:top w:val="none" w:sz="0" w:space="0" w:color="auto"/>
                <w:left w:val="none" w:sz="0" w:space="0" w:color="auto"/>
                <w:bottom w:val="none" w:sz="0" w:space="0" w:color="auto"/>
                <w:right w:val="none" w:sz="0" w:space="0" w:color="auto"/>
              </w:divBdr>
              <w:divsChild>
                <w:div w:id="1988044625">
                  <w:marLeft w:val="0"/>
                  <w:marRight w:val="0"/>
                  <w:marTop w:val="0"/>
                  <w:marBottom w:val="0"/>
                  <w:divBdr>
                    <w:top w:val="none" w:sz="0" w:space="0" w:color="auto"/>
                    <w:left w:val="none" w:sz="0" w:space="0" w:color="auto"/>
                    <w:bottom w:val="none" w:sz="0" w:space="0" w:color="auto"/>
                    <w:right w:val="none" w:sz="0" w:space="0" w:color="auto"/>
                  </w:divBdr>
                </w:div>
              </w:divsChild>
            </w:div>
            <w:div w:id="1864509773">
              <w:marLeft w:val="0"/>
              <w:marRight w:val="0"/>
              <w:marTop w:val="0"/>
              <w:marBottom w:val="0"/>
              <w:divBdr>
                <w:top w:val="none" w:sz="0" w:space="0" w:color="auto"/>
                <w:left w:val="none" w:sz="0" w:space="0" w:color="auto"/>
                <w:bottom w:val="none" w:sz="0" w:space="0" w:color="auto"/>
                <w:right w:val="none" w:sz="0" w:space="0" w:color="auto"/>
              </w:divBdr>
              <w:divsChild>
                <w:div w:id="955675582">
                  <w:marLeft w:val="0"/>
                  <w:marRight w:val="0"/>
                  <w:marTop w:val="0"/>
                  <w:marBottom w:val="0"/>
                  <w:divBdr>
                    <w:top w:val="none" w:sz="0" w:space="0" w:color="auto"/>
                    <w:left w:val="none" w:sz="0" w:space="0" w:color="auto"/>
                    <w:bottom w:val="none" w:sz="0" w:space="0" w:color="auto"/>
                    <w:right w:val="none" w:sz="0" w:space="0" w:color="auto"/>
                  </w:divBdr>
                </w:div>
              </w:divsChild>
            </w:div>
            <w:div w:id="1870027476">
              <w:marLeft w:val="0"/>
              <w:marRight w:val="0"/>
              <w:marTop w:val="0"/>
              <w:marBottom w:val="0"/>
              <w:divBdr>
                <w:top w:val="none" w:sz="0" w:space="0" w:color="auto"/>
                <w:left w:val="none" w:sz="0" w:space="0" w:color="auto"/>
                <w:bottom w:val="none" w:sz="0" w:space="0" w:color="auto"/>
                <w:right w:val="none" w:sz="0" w:space="0" w:color="auto"/>
              </w:divBdr>
              <w:divsChild>
                <w:div w:id="397216264">
                  <w:marLeft w:val="0"/>
                  <w:marRight w:val="0"/>
                  <w:marTop w:val="0"/>
                  <w:marBottom w:val="0"/>
                  <w:divBdr>
                    <w:top w:val="none" w:sz="0" w:space="0" w:color="auto"/>
                    <w:left w:val="none" w:sz="0" w:space="0" w:color="auto"/>
                    <w:bottom w:val="none" w:sz="0" w:space="0" w:color="auto"/>
                    <w:right w:val="none" w:sz="0" w:space="0" w:color="auto"/>
                  </w:divBdr>
                </w:div>
              </w:divsChild>
            </w:div>
            <w:div w:id="1931353209">
              <w:marLeft w:val="0"/>
              <w:marRight w:val="0"/>
              <w:marTop w:val="0"/>
              <w:marBottom w:val="0"/>
              <w:divBdr>
                <w:top w:val="none" w:sz="0" w:space="0" w:color="auto"/>
                <w:left w:val="none" w:sz="0" w:space="0" w:color="auto"/>
                <w:bottom w:val="none" w:sz="0" w:space="0" w:color="auto"/>
                <w:right w:val="none" w:sz="0" w:space="0" w:color="auto"/>
              </w:divBdr>
              <w:divsChild>
                <w:div w:id="803734014">
                  <w:marLeft w:val="0"/>
                  <w:marRight w:val="0"/>
                  <w:marTop w:val="0"/>
                  <w:marBottom w:val="0"/>
                  <w:divBdr>
                    <w:top w:val="none" w:sz="0" w:space="0" w:color="auto"/>
                    <w:left w:val="none" w:sz="0" w:space="0" w:color="auto"/>
                    <w:bottom w:val="none" w:sz="0" w:space="0" w:color="auto"/>
                    <w:right w:val="none" w:sz="0" w:space="0" w:color="auto"/>
                  </w:divBdr>
                </w:div>
              </w:divsChild>
            </w:div>
            <w:div w:id="1992829727">
              <w:marLeft w:val="0"/>
              <w:marRight w:val="0"/>
              <w:marTop w:val="0"/>
              <w:marBottom w:val="0"/>
              <w:divBdr>
                <w:top w:val="none" w:sz="0" w:space="0" w:color="auto"/>
                <w:left w:val="none" w:sz="0" w:space="0" w:color="auto"/>
                <w:bottom w:val="none" w:sz="0" w:space="0" w:color="auto"/>
                <w:right w:val="none" w:sz="0" w:space="0" w:color="auto"/>
              </w:divBdr>
              <w:divsChild>
                <w:div w:id="1432508051">
                  <w:marLeft w:val="0"/>
                  <w:marRight w:val="0"/>
                  <w:marTop w:val="0"/>
                  <w:marBottom w:val="0"/>
                  <w:divBdr>
                    <w:top w:val="none" w:sz="0" w:space="0" w:color="auto"/>
                    <w:left w:val="none" w:sz="0" w:space="0" w:color="auto"/>
                    <w:bottom w:val="none" w:sz="0" w:space="0" w:color="auto"/>
                    <w:right w:val="none" w:sz="0" w:space="0" w:color="auto"/>
                  </w:divBdr>
                </w:div>
              </w:divsChild>
            </w:div>
            <w:div w:id="2144419621">
              <w:marLeft w:val="0"/>
              <w:marRight w:val="0"/>
              <w:marTop w:val="0"/>
              <w:marBottom w:val="0"/>
              <w:divBdr>
                <w:top w:val="none" w:sz="0" w:space="0" w:color="auto"/>
                <w:left w:val="none" w:sz="0" w:space="0" w:color="auto"/>
                <w:bottom w:val="none" w:sz="0" w:space="0" w:color="auto"/>
                <w:right w:val="none" w:sz="0" w:space="0" w:color="auto"/>
              </w:divBdr>
              <w:divsChild>
                <w:div w:id="203059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836159">
      <w:bodyDiv w:val="1"/>
      <w:marLeft w:val="0"/>
      <w:marRight w:val="0"/>
      <w:marTop w:val="0"/>
      <w:marBottom w:val="0"/>
      <w:divBdr>
        <w:top w:val="none" w:sz="0" w:space="0" w:color="auto"/>
        <w:left w:val="none" w:sz="0" w:space="0" w:color="auto"/>
        <w:bottom w:val="none" w:sz="0" w:space="0" w:color="auto"/>
        <w:right w:val="none" w:sz="0" w:space="0" w:color="auto"/>
      </w:divBdr>
      <w:divsChild>
        <w:div w:id="1147281233">
          <w:marLeft w:val="0"/>
          <w:marRight w:val="0"/>
          <w:marTop w:val="0"/>
          <w:marBottom w:val="0"/>
          <w:divBdr>
            <w:top w:val="none" w:sz="0" w:space="0" w:color="auto"/>
            <w:left w:val="none" w:sz="0" w:space="0" w:color="auto"/>
            <w:bottom w:val="none" w:sz="0" w:space="0" w:color="auto"/>
            <w:right w:val="none" w:sz="0" w:space="0" w:color="auto"/>
          </w:divBdr>
        </w:div>
        <w:div w:id="1865434956">
          <w:marLeft w:val="0"/>
          <w:marRight w:val="0"/>
          <w:marTop w:val="0"/>
          <w:marBottom w:val="0"/>
          <w:divBdr>
            <w:top w:val="none" w:sz="0" w:space="0" w:color="auto"/>
            <w:left w:val="none" w:sz="0" w:space="0" w:color="auto"/>
            <w:bottom w:val="none" w:sz="0" w:space="0" w:color="auto"/>
            <w:right w:val="none" w:sz="0" w:space="0" w:color="auto"/>
          </w:divBdr>
        </w:div>
        <w:div w:id="480193717">
          <w:marLeft w:val="0"/>
          <w:marRight w:val="0"/>
          <w:marTop w:val="0"/>
          <w:marBottom w:val="0"/>
          <w:divBdr>
            <w:top w:val="none" w:sz="0" w:space="0" w:color="auto"/>
            <w:left w:val="none" w:sz="0" w:space="0" w:color="auto"/>
            <w:bottom w:val="none" w:sz="0" w:space="0" w:color="auto"/>
            <w:right w:val="none" w:sz="0" w:space="0" w:color="auto"/>
          </w:divBdr>
        </w:div>
        <w:div w:id="692147451">
          <w:marLeft w:val="0"/>
          <w:marRight w:val="0"/>
          <w:marTop w:val="0"/>
          <w:marBottom w:val="0"/>
          <w:divBdr>
            <w:top w:val="none" w:sz="0" w:space="0" w:color="auto"/>
            <w:left w:val="none" w:sz="0" w:space="0" w:color="auto"/>
            <w:bottom w:val="none" w:sz="0" w:space="0" w:color="auto"/>
            <w:right w:val="none" w:sz="0" w:space="0" w:color="auto"/>
          </w:divBdr>
        </w:div>
        <w:div w:id="1037200602">
          <w:marLeft w:val="0"/>
          <w:marRight w:val="0"/>
          <w:marTop w:val="0"/>
          <w:marBottom w:val="0"/>
          <w:divBdr>
            <w:top w:val="none" w:sz="0" w:space="0" w:color="auto"/>
            <w:left w:val="none" w:sz="0" w:space="0" w:color="auto"/>
            <w:bottom w:val="none" w:sz="0" w:space="0" w:color="auto"/>
            <w:right w:val="none" w:sz="0" w:space="0" w:color="auto"/>
          </w:divBdr>
        </w:div>
        <w:div w:id="2081097450">
          <w:marLeft w:val="0"/>
          <w:marRight w:val="0"/>
          <w:marTop w:val="0"/>
          <w:marBottom w:val="0"/>
          <w:divBdr>
            <w:top w:val="none" w:sz="0" w:space="0" w:color="auto"/>
            <w:left w:val="none" w:sz="0" w:space="0" w:color="auto"/>
            <w:bottom w:val="none" w:sz="0" w:space="0" w:color="auto"/>
            <w:right w:val="none" w:sz="0" w:space="0" w:color="auto"/>
          </w:divBdr>
        </w:div>
        <w:div w:id="1252080574">
          <w:marLeft w:val="0"/>
          <w:marRight w:val="0"/>
          <w:marTop w:val="0"/>
          <w:marBottom w:val="0"/>
          <w:divBdr>
            <w:top w:val="none" w:sz="0" w:space="0" w:color="auto"/>
            <w:left w:val="none" w:sz="0" w:space="0" w:color="auto"/>
            <w:bottom w:val="none" w:sz="0" w:space="0" w:color="auto"/>
            <w:right w:val="none" w:sz="0" w:space="0" w:color="auto"/>
          </w:divBdr>
        </w:div>
      </w:divsChild>
    </w:div>
    <w:div w:id="372657968">
      <w:bodyDiv w:val="1"/>
      <w:marLeft w:val="0"/>
      <w:marRight w:val="0"/>
      <w:marTop w:val="0"/>
      <w:marBottom w:val="0"/>
      <w:divBdr>
        <w:top w:val="none" w:sz="0" w:space="0" w:color="auto"/>
        <w:left w:val="none" w:sz="0" w:space="0" w:color="auto"/>
        <w:bottom w:val="none" w:sz="0" w:space="0" w:color="auto"/>
        <w:right w:val="none" w:sz="0" w:space="0" w:color="auto"/>
      </w:divBdr>
      <w:divsChild>
        <w:div w:id="1100678685">
          <w:marLeft w:val="0"/>
          <w:marRight w:val="0"/>
          <w:marTop w:val="0"/>
          <w:marBottom w:val="0"/>
          <w:divBdr>
            <w:top w:val="none" w:sz="0" w:space="0" w:color="auto"/>
            <w:left w:val="none" w:sz="0" w:space="0" w:color="auto"/>
            <w:bottom w:val="none" w:sz="0" w:space="0" w:color="auto"/>
            <w:right w:val="none" w:sz="0" w:space="0" w:color="auto"/>
          </w:divBdr>
          <w:divsChild>
            <w:div w:id="1512066245">
              <w:marLeft w:val="0"/>
              <w:marRight w:val="0"/>
              <w:marTop w:val="0"/>
              <w:marBottom w:val="0"/>
              <w:divBdr>
                <w:top w:val="none" w:sz="0" w:space="0" w:color="auto"/>
                <w:left w:val="none" w:sz="0" w:space="0" w:color="auto"/>
                <w:bottom w:val="none" w:sz="0" w:space="0" w:color="auto"/>
                <w:right w:val="none" w:sz="0" w:space="0" w:color="auto"/>
              </w:divBdr>
            </w:div>
          </w:divsChild>
        </w:div>
        <w:div w:id="1300915513">
          <w:marLeft w:val="0"/>
          <w:marRight w:val="0"/>
          <w:marTop w:val="0"/>
          <w:marBottom w:val="0"/>
          <w:divBdr>
            <w:top w:val="none" w:sz="0" w:space="0" w:color="auto"/>
            <w:left w:val="none" w:sz="0" w:space="0" w:color="auto"/>
            <w:bottom w:val="none" w:sz="0" w:space="0" w:color="auto"/>
            <w:right w:val="none" w:sz="0" w:space="0" w:color="auto"/>
          </w:divBdr>
          <w:divsChild>
            <w:div w:id="82841983">
              <w:marLeft w:val="0"/>
              <w:marRight w:val="0"/>
              <w:marTop w:val="0"/>
              <w:marBottom w:val="0"/>
              <w:divBdr>
                <w:top w:val="none" w:sz="0" w:space="0" w:color="auto"/>
                <w:left w:val="none" w:sz="0" w:space="0" w:color="auto"/>
                <w:bottom w:val="none" w:sz="0" w:space="0" w:color="auto"/>
                <w:right w:val="none" w:sz="0" w:space="0" w:color="auto"/>
              </w:divBdr>
            </w:div>
          </w:divsChild>
        </w:div>
        <w:div w:id="339310430">
          <w:marLeft w:val="0"/>
          <w:marRight w:val="0"/>
          <w:marTop w:val="0"/>
          <w:marBottom w:val="0"/>
          <w:divBdr>
            <w:top w:val="none" w:sz="0" w:space="0" w:color="auto"/>
            <w:left w:val="none" w:sz="0" w:space="0" w:color="auto"/>
            <w:bottom w:val="none" w:sz="0" w:space="0" w:color="auto"/>
            <w:right w:val="none" w:sz="0" w:space="0" w:color="auto"/>
          </w:divBdr>
          <w:divsChild>
            <w:div w:id="1704088616">
              <w:marLeft w:val="0"/>
              <w:marRight w:val="0"/>
              <w:marTop w:val="0"/>
              <w:marBottom w:val="0"/>
              <w:divBdr>
                <w:top w:val="none" w:sz="0" w:space="0" w:color="auto"/>
                <w:left w:val="none" w:sz="0" w:space="0" w:color="auto"/>
                <w:bottom w:val="none" w:sz="0" w:space="0" w:color="auto"/>
                <w:right w:val="none" w:sz="0" w:space="0" w:color="auto"/>
              </w:divBdr>
            </w:div>
          </w:divsChild>
        </w:div>
        <w:div w:id="929852080">
          <w:marLeft w:val="0"/>
          <w:marRight w:val="0"/>
          <w:marTop w:val="0"/>
          <w:marBottom w:val="0"/>
          <w:divBdr>
            <w:top w:val="none" w:sz="0" w:space="0" w:color="auto"/>
            <w:left w:val="none" w:sz="0" w:space="0" w:color="auto"/>
            <w:bottom w:val="none" w:sz="0" w:space="0" w:color="auto"/>
            <w:right w:val="none" w:sz="0" w:space="0" w:color="auto"/>
          </w:divBdr>
          <w:divsChild>
            <w:div w:id="1886217698">
              <w:marLeft w:val="0"/>
              <w:marRight w:val="0"/>
              <w:marTop w:val="0"/>
              <w:marBottom w:val="0"/>
              <w:divBdr>
                <w:top w:val="none" w:sz="0" w:space="0" w:color="auto"/>
                <w:left w:val="none" w:sz="0" w:space="0" w:color="auto"/>
                <w:bottom w:val="none" w:sz="0" w:space="0" w:color="auto"/>
                <w:right w:val="none" w:sz="0" w:space="0" w:color="auto"/>
              </w:divBdr>
            </w:div>
          </w:divsChild>
        </w:div>
        <w:div w:id="1908682592">
          <w:marLeft w:val="0"/>
          <w:marRight w:val="0"/>
          <w:marTop w:val="0"/>
          <w:marBottom w:val="0"/>
          <w:divBdr>
            <w:top w:val="none" w:sz="0" w:space="0" w:color="auto"/>
            <w:left w:val="none" w:sz="0" w:space="0" w:color="auto"/>
            <w:bottom w:val="none" w:sz="0" w:space="0" w:color="auto"/>
            <w:right w:val="none" w:sz="0" w:space="0" w:color="auto"/>
          </w:divBdr>
          <w:divsChild>
            <w:div w:id="415398887">
              <w:marLeft w:val="0"/>
              <w:marRight w:val="0"/>
              <w:marTop w:val="0"/>
              <w:marBottom w:val="0"/>
              <w:divBdr>
                <w:top w:val="none" w:sz="0" w:space="0" w:color="auto"/>
                <w:left w:val="none" w:sz="0" w:space="0" w:color="auto"/>
                <w:bottom w:val="none" w:sz="0" w:space="0" w:color="auto"/>
                <w:right w:val="none" w:sz="0" w:space="0" w:color="auto"/>
              </w:divBdr>
            </w:div>
          </w:divsChild>
        </w:div>
        <w:div w:id="934248007">
          <w:marLeft w:val="0"/>
          <w:marRight w:val="0"/>
          <w:marTop w:val="0"/>
          <w:marBottom w:val="0"/>
          <w:divBdr>
            <w:top w:val="none" w:sz="0" w:space="0" w:color="auto"/>
            <w:left w:val="none" w:sz="0" w:space="0" w:color="auto"/>
            <w:bottom w:val="none" w:sz="0" w:space="0" w:color="auto"/>
            <w:right w:val="none" w:sz="0" w:space="0" w:color="auto"/>
          </w:divBdr>
          <w:divsChild>
            <w:div w:id="2117214885">
              <w:marLeft w:val="0"/>
              <w:marRight w:val="0"/>
              <w:marTop w:val="0"/>
              <w:marBottom w:val="0"/>
              <w:divBdr>
                <w:top w:val="none" w:sz="0" w:space="0" w:color="auto"/>
                <w:left w:val="none" w:sz="0" w:space="0" w:color="auto"/>
                <w:bottom w:val="none" w:sz="0" w:space="0" w:color="auto"/>
                <w:right w:val="none" w:sz="0" w:space="0" w:color="auto"/>
              </w:divBdr>
            </w:div>
          </w:divsChild>
        </w:div>
        <w:div w:id="284317723">
          <w:marLeft w:val="0"/>
          <w:marRight w:val="0"/>
          <w:marTop w:val="0"/>
          <w:marBottom w:val="0"/>
          <w:divBdr>
            <w:top w:val="none" w:sz="0" w:space="0" w:color="auto"/>
            <w:left w:val="none" w:sz="0" w:space="0" w:color="auto"/>
            <w:bottom w:val="none" w:sz="0" w:space="0" w:color="auto"/>
            <w:right w:val="none" w:sz="0" w:space="0" w:color="auto"/>
          </w:divBdr>
          <w:divsChild>
            <w:div w:id="193464791">
              <w:marLeft w:val="0"/>
              <w:marRight w:val="0"/>
              <w:marTop w:val="0"/>
              <w:marBottom w:val="0"/>
              <w:divBdr>
                <w:top w:val="none" w:sz="0" w:space="0" w:color="auto"/>
                <w:left w:val="none" w:sz="0" w:space="0" w:color="auto"/>
                <w:bottom w:val="none" w:sz="0" w:space="0" w:color="auto"/>
                <w:right w:val="none" w:sz="0" w:space="0" w:color="auto"/>
              </w:divBdr>
            </w:div>
          </w:divsChild>
        </w:div>
        <w:div w:id="1586644614">
          <w:marLeft w:val="0"/>
          <w:marRight w:val="0"/>
          <w:marTop w:val="0"/>
          <w:marBottom w:val="0"/>
          <w:divBdr>
            <w:top w:val="none" w:sz="0" w:space="0" w:color="auto"/>
            <w:left w:val="none" w:sz="0" w:space="0" w:color="auto"/>
            <w:bottom w:val="none" w:sz="0" w:space="0" w:color="auto"/>
            <w:right w:val="none" w:sz="0" w:space="0" w:color="auto"/>
          </w:divBdr>
          <w:divsChild>
            <w:div w:id="404647446">
              <w:marLeft w:val="0"/>
              <w:marRight w:val="0"/>
              <w:marTop w:val="0"/>
              <w:marBottom w:val="0"/>
              <w:divBdr>
                <w:top w:val="none" w:sz="0" w:space="0" w:color="auto"/>
                <w:left w:val="none" w:sz="0" w:space="0" w:color="auto"/>
                <w:bottom w:val="none" w:sz="0" w:space="0" w:color="auto"/>
                <w:right w:val="none" w:sz="0" w:space="0" w:color="auto"/>
              </w:divBdr>
            </w:div>
          </w:divsChild>
        </w:div>
        <w:div w:id="12919802">
          <w:marLeft w:val="0"/>
          <w:marRight w:val="0"/>
          <w:marTop w:val="0"/>
          <w:marBottom w:val="0"/>
          <w:divBdr>
            <w:top w:val="none" w:sz="0" w:space="0" w:color="auto"/>
            <w:left w:val="none" w:sz="0" w:space="0" w:color="auto"/>
            <w:bottom w:val="none" w:sz="0" w:space="0" w:color="auto"/>
            <w:right w:val="none" w:sz="0" w:space="0" w:color="auto"/>
          </w:divBdr>
          <w:divsChild>
            <w:div w:id="810560345">
              <w:marLeft w:val="0"/>
              <w:marRight w:val="0"/>
              <w:marTop w:val="0"/>
              <w:marBottom w:val="0"/>
              <w:divBdr>
                <w:top w:val="none" w:sz="0" w:space="0" w:color="auto"/>
                <w:left w:val="none" w:sz="0" w:space="0" w:color="auto"/>
                <w:bottom w:val="none" w:sz="0" w:space="0" w:color="auto"/>
                <w:right w:val="none" w:sz="0" w:space="0" w:color="auto"/>
              </w:divBdr>
            </w:div>
          </w:divsChild>
        </w:div>
        <w:div w:id="208690345">
          <w:marLeft w:val="0"/>
          <w:marRight w:val="0"/>
          <w:marTop w:val="0"/>
          <w:marBottom w:val="0"/>
          <w:divBdr>
            <w:top w:val="none" w:sz="0" w:space="0" w:color="auto"/>
            <w:left w:val="none" w:sz="0" w:space="0" w:color="auto"/>
            <w:bottom w:val="none" w:sz="0" w:space="0" w:color="auto"/>
            <w:right w:val="none" w:sz="0" w:space="0" w:color="auto"/>
          </w:divBdr>
          <w:divsChild>
            <w:div w:id="1312635945">
              <w:marLeft w:val="0"/>
              <w:marRight w:val="0"/>
              <w:marTop w:val="0"/>
              <w:marBottom w:val="0"/>
              <w:divBdr>
                <w:top w:val="none" w:sz="0" w:space="0" w:color="auto"/>
                <w:left w:val="none" w:sz="0" w:space="0" w:color="auto"/>
                <w:bottom w:val="none" w:sz="0" w:space="0" w:color="auto"/>
                <w:right w:val="none" w:sz="0" w:space="0" w:color="auto"/>
              </w:divBdr>
            </w:div>
          </w:divsChild>
        </w:div>
        <w:div w:id="239485788">
          <w:marLeft w:val="0"/>
          <w:marRight w:val="0"/>
          <w:marTop w:val="0"/>
          <w:marBottom w:val="0"/>
          <w:divBdr>
            <w:top w:val="none" w:sz="0" w:space="0" w:color="auto"/>
            <w:left w:val="none" w:sz="0" w:space="0" w:color="auto"/>
            <w:bottom w:val="none" w:sz="0" w:space="0" w:color="auto"/>
            <w:right w:val="none" w:sz="0" w:space="0" w:color="auto"/>
          </w:divBdr>
          <w:divsChild>
            <w:div w:id="197505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951434">
      <w:bodyDiv w:val="1"/>
      <w:marLeft w:val="0"/>
      <w:marRight w:val="0"/>
      <w:marTop w:val="0"/>
      <w:marBottom w:val="0"/>
      <w:divBdr>
        <w:top w:val="none" w:sz="0" w:space="0" w:color="auto"/>
        <w:left w:val="none" w:sz="0" w:space="0" w:color="auto"/>
        <w:bottom w:val="none" w:sz="0" w:space="0" w:color="auto"/>
        <w:right w:val="none" w:sz="0" w:space="0" w:color="auto"/>
      </w:divBdr>
      <w:divsChild>
        <w:div w:id="700595410">
          <w:marLeft w:val="0"/>
          <w:marRight w:val="0"/>
          <w:marTop w:val="0"/>
          <w:marBottom w:val="0"/>
          <w:divBdr>
            <w:top w:val="none" w:sz="0" w:space="0" w:color="auto"/>
            <w:left w:val="none" w:sz="0" w:space="0" w:color="auto"/>
            <w:bottom w:val="none" w:sz="0" w:space="0" w:color="auto"/>
            <w:right w:val="none" w:sz="0" w:space="0" w:color="auto"/>
          </w:divBdr>
        </w:div>
        <w:div w:id="1706324117">
          <w:marLeft w:val="0"/>
          <w:marRight w:val="0"/>
          <w:marTop w:val="0"/>
          <w:marBottom w:val="0"/>
          <w:divBdr>
            <w:top w:val="none" w:sz="0" w:space="0" w:color="auto"/>
            <w:left w:val="none" w:sz="0" w:space="0" w:color="auto"/>
            <w:bottom w:val="none" w:sz="0" w:space="0" w:color="auto"/>
            <w:right w:val="none" w:sz="0" w:space="0" w:color="auto"/>
          </w:divBdr>
        </w:div>
        <w:div w:id="1259145406">
          <w:marLeft w:val="0"/>
          <w:marRight w:val="0"/>
          <w:marTop w:val="0"/>
          <w:marBottom w:val="0"/>
          <w:divBdr>
            <w:top w:val="none" w:sz="0" w:space="0" w:color="auto"/>
            <w:left w:val="none" w:sz="0" w:space="0" w:color="auto"/>
            <w:bottom w:val="none" w:sz="0" w:space="0" w:color="auto"/>
            <w:right w:val="none" w:sz="0" w:space="0" w:color="auto"/>
          </w:divBdr>
        </w:div>
        <w:div w:id="1920675774">
          <w:marLeft w:val="0"/>
          <w:marRight w:val="0"/>
          <w:marTop w:val="0"/>
          <w:marBottom w:val="0"/>
          <w:divBdr>
            <w:top w:val="none" w:sz="0" w:space="0" w:color="auto"/>
            <w:left w:val="none" w:sz="0" w:space="0" w:color="auto"/>
            <w:bottom w:val="none" w:sz="0" w:space="0" w:color="auto"/>
            <w:right w:val="none" w:sz="0" w:space="0" w:color="auto"/>
          </w:divBdr>
        </w:div>
      </w:divsChild>
    </w:div>
    <w:div w:id="395251831">
      <w:bodyDiv w:val="1"/>
      <w:marLeft w:val="0"/>
      <w:marRight w:val="0"/>
      <w:marTop w:val="0"/>
      <w:marBottom w:val="0"/>
      <w:divBdr>
        <w:top w:val="none" w:sz="0" w:space="0" w:color="auto"/>
        <w:left w:val="none" w:sz="0" w:space="0" w:color="auto"/>
        <w:bottom w:val="none" w:sz="0" w:space="0" w:color="auto"/>
        <w:right w:val="none" w:sz="0" w:space="0" w:color="auto"/>
      </w:divBdr>
      <w:divsChild>
        <w:div w:id="1033579197">
          <w:marLeft w:val="0"/>
          <w:marRight w:val="0"/>
          <w:marTop w:val="0"/>
          <w:marBottom w:val="0"/>
          <w:divBdr>
            <w:top w:val="none" w:sz="0" w:space="0" w:color="auto"/>
            <w:left w:val="none" w:sz="0" w:space="0" w:color="auto"/>
            <w:bottom w:val="none" w:sz="0" w:space="0" w:color="auto"/>
            <w:right w:val="none" w:sz="0" w:space="0" w:color="auto"/>
          </w:divBdr>
        </w:div>
        <w:div w:id="910238512">
          <w:marLeft w:val="0"/>
          <w:marRight w:val="0"/>
          <w:marTop w:val="0"/>
          <w:marBottom w:val="0"/>
          <w:divBdr>
            <w:top w:val="none" w:sz="0" w:space="0" w:color="auto"/>
            <w:left w:val="none" w:sz="0" w:space="0" w:color="auto"/>
            <w:bottom w:val="none" w:sz="0" w:space="0" w:color="auto"/>
            <w:right w:val="none" w:sz="0" w:space="0" w:color="auto"/>
          </w:divBdr>
        </w:div>
        <w:div w:id="1927685735">
          <w:marLeft w:val="0"/>
          <w:marRight w:val="0"/>
          <w:marTop w:val="0"/>
          <w:marBottom w:val="0"/>
          <w:divBdr>
            <w:top w:val="none" w:sz="0" w:space="0" w:color="auto"/>
            <w:left w:val="none" w:sz="0" w:space="0" w:color="auto"/>
            <w:bottom w:val="none" w:sz="0" w:space="0" w:color="auto"/>
            <w:right w:val="none" w:sz="0" w:space="0" w:color="auto"/>
          </w:divBdr>
        </w:div>
        <w:div w:id="1345551869">
          <w:marLeft w:val="0"/>
          <w:marRight w:val="0"/>
          <w:marTop w:val="0"/>
          <w:marBottom w:val="0"/>
          <w:divBdr>
            <w:top w:val="none" w:sz="0" w:space="0" w:color="auto"/>
            <w:left w:val="none" w:sz="0" w:space="0" w:color="auto"/>
            <w:bottom w:val="none" w:sz="0" w:space="0" w:color="auto"/>
            <w:right w:val="none" w:sz="0" w:space="0" w:color="auto"/>
          </w:divBdr>
        </w:div>
        <w:div w:id="313144161">
          <w:marLeft w:val="0"/>
          <w:marRight w:val="0"/>
          <w:marTop w:val="0"/>
          <w:marBottom w:val="0"/>
          <w:divBdr>
            <w:top w:val="none" w:sz="0" w:space="0" w:color="auto"/>
            <w:left w:val="none" w:sz="0" w:space="0" w:color="auto"/>
            <w:bottom w:val="none" w:sz="0" w:space="0" w:color="auto"/>
            <w:right w:val="none" w:sz="0" w:space="0" w:color="auto"/>
          </w:divBdr>
        </w:div>
      </w:divsChild>
    </w:div>
    <w:div w:id="497157371">
      <w:bodyDiv w:val="1"/>
      <w:marLeft w:val="0"/>
      <w:marRight w:val="0"/>
      <w:marTop w:val="0"/>
      <w:marBottom w:val="0"/>
      <w:divBdr>
        <w:top w:val="none" w:sz="0" w:space="0" w:color="auto"/>
        <w:left w:val="none" w:sz="0" w:space="0" w:color="auto"/>
        <w:bottom w:val="none" w:sz="0" w:space="0" w:color="auto"/>
        <w:right w:val="none" w:sz="0" w:space="0" w:color="auto"/>
      </w:divBdr>
      <w:divsChild>
        <w:div w:id="1973822591">
          <w:marLeft w:val="0"/>
          <w:marRight w:val="0"/>
          <w:marTop w:val="0"/>
          <w:marBottom w:val="0"/>
          <w:divBdr>
            <w:top w:val="none" w:sz="0" w:space="0" w:color="auto"/>
            <w:left w:val="none" w:sz="0" w:space="0" w:color="auto"/>
            <w:bottom w:val="none" w:sz="0" w:space="0" w:color="auto"/>
            <w:right w:val="none" w:sz="0" w:space="0" w:color="auto"/>
          </w:divBdr>
          <w:divsChild>
            <w:div w:id="26683197">
              <w:marLeft w:val="0"/>
              <w:marRight w:val="0"/>
              <w:marTop w:val="0"/>
              <w:marBottom w:val="0"/>
              <w:divBdr>
                <w:top w:val="none" w:sz="0" w:space="0" w:color="auto"/>
                <w:left w:val="none" w:sz="0" w:space="0" w:color="auto"/>
                <w:bottom w:val="none" w:sz="0" w:space="0" w:color="auto"/>
                <w:right w:val="none" w:sz="0" w:space="0" w:color="auto"/>
              </w:divBdr>
            </w:div>
          </w:divsChild>
        </w:div>
        <w:div w:id="2023118657">
          <w:marLeft w:val="0"/>
          <w:marRight w:val="0"/>
          <w:marTop w:val="0"/>
          <w:marBottom w:val="0"/>
          <w:divBdr>
            <w:top w:val="none" w:sz="0" w:space="0" w:color="auto"/>
            <w:left w:val="none" w:sz="0" w:space="0" w:color="auto"/>
            <w:bottom w:val="none" w:sz="0" w:space="0" w:color="auto"/>
            <w:right w:val="none" w:sz="0" w:space="0" w:color="auto"/>
          </w:divBdr>
          <w:divsChild>
            <w:div w:id="853499090">
              <w:marLeft w:val="0"/>
              <w:marRight w:val="0"/>
              <w:marTop w:val="0"/>
              <w:marBottom w:val="0"/>
              <w:divBdr>
                <w:top w:val="none" w:sz="0" w:space="0" w:color="auto"/>
                <w:left w:val="none" w:sz="0" w:space="0" w:color="auto"/>
                <w:bottom w:val="none" w:sz="0" w:space="0" w:color="auto"/>
                <w:right w:val="none" w:sz="0" w:space="0" w:color="auto"/>
              </w:divBdr>
            </w:div>
          </w:divsChild>
        </w:div>
        <w:div w:id="1533373878">
          <w:marLeft w:val="0"/>
          <w:marRight w:val="0"/>
          <w:marTop w:val="0"/>
          <w:marBottom w:val="0"/>
          <w:divBdr>
            <w:top w:val="none" w:sz="0" w:space="0" w:color="auto"/>
            <w:left w:val="none" w:sz="0" w:space="0" w:color="auto"/>
            <w:bottom w:val="none" w:sz="0" w:space="0" w:color="auto"/>
            <w:right w:val="none" w:sz="0" w:space="0" w:color="auto"/>
          </w:divBdr>
          <w:divsChild>
            <w:div w:id="1768113873">
              <w:marLeft w:val="0"/>
              <w:marRight w:val="0"/>
              <w:marTop w:val="0"/>
              <w:marBottom w:val="0"/>
              <w:divBdr>
                <w:top w:val="none" w:sz="0" w:space="0" w:color="auto"/>
                <w:left w:val="none" w:sz="0" w:space="0" w:color="auto"/>
                <w:bottom w:val="none" w:sz="0" w:space="0" w:color="auto"/>
                <w:right w:val="none" w:sz="0" w:space="0" w:color="auto"/>
              </w:divBdr>
            </w:div>
          </w:divsChild>
        </w:div>
        <w:div w:id="1523280126">
          <w:marLeft w:val="0"/>
          <w:marRight w:val="0"/>
          <w:marTop w:val="0"/>
          <w:marBottom w:val="0"/>
          <w:divBdr>
            <w:top w:val="none" w:sz="0" w:space="0" w:color="auto"/>
            <w:left w:val="none" w:sz="0" w:space="0" w:color="auto"/>
            <w:bottom w:val="none" w:sz="0" w:space="0" w:color="auto"/>
            <w:right w:val="none" w:sz="0" w:space="0" w:color="auto"/>
          </w:divBdr>
          <w:divsChild>
            <w:div w:id="351346295">
              <w:marLeft w:val="0"/>
              <w:marRight w:val="0"/>
              <w:marTop w:val="0"/>
              <w:marBottom w:val="0"/>
              <w:divBdr>
                <w:top w:val="none" w:sz="0" w:space="0" w:color="auto"/>
                <w:left w:val="none" w:sz="0" w:space="0" w:color="auto"/>
                <w:bottom w:val="none" w:sz="0" w:space="0" w:color="auto"/>
                <w:right w:val="none" w:sz="0" w:space="0" w:color="auto"/>
              </w:divBdr>
            </w:div>
          </w:divsChild>
        </w:div>
        <w:div w:id="1767533361">
          <w:marLeft w:val="0"/>
          <w:marRight w:val="0"/>
          <w:marTop w:val="0"/>
          <w:marBottom w:val="0"/>
          <w:divBdr>
            <w:top w:val="none" w:sz="0" w:space="0" w:color="auto"/>
            <w:left w:val="none" w:sz="0" w:space="0" w:color="auto"/>
            <w:bottom w:val="none" w:sz="0" w:space="0" w:color="auto"/>
            <w:right w:val="none" w:sz="0" w:space="0" w:color="auto"/>
          </w:divBdr>
          <w:divsChild>
            <w:div w:id="1963686366">
              <w:marLeft w:val="0"/>
              <w:marRight w:val="0"/>
              <w:marTop w:val="0"/>
              <w:marBottom w:val="0"/>
              <w:divBdr>
                <w:top w:val="none" w:sz="0" w:space="0" w:color="auto"/>
                <w:left w:val="none" w:sz="0" w:space="0" w:color="auto"/>
                <w:bottom w:val="none" w:sz="0" w:space="0" w:color="auto"/>
                <w:right w:val="none" w:sz="0" w:space="0" w:color="auto"/>
              </w:divBdr>
            </w:div>
          </w:divsChild>
        </w:div>
        <w:div w:id="255140991">
          <w:marLeft w:val="0"/>
          <w:marRight w:val="0"/>
          <w:marTop w:val="0"/>
          <w:marBottom w:val="0"/>
          <w:divBdr>
            <w:top w:val="none" w:sz="0" w:space="0" w:color="auto"/>
            <w:left w:val="none" w:sz="0" w:space="0" w:color="auto"/>
            <w:bottom w:val="none" w:sz="0" w:space="0" w:color="auto"/>
            <w:right w:val="none" w:sz="0" w:space="0" w:color="auto"/>
          </w:divBdr>
          <w:divsChild>
            <w:div w:id="1814831770">
              <w:marLeft w:val="0"/>
              <w:marRight w:val="0"/>
              <w:marTop w:val="0"/>
              <w:marBottom w:val="0"/>
              <w:divBdr>
                <w:top w:val="none" w:sz="0" w:space="0" w:color="auto"/>
                <w:left w:val="none" w:sz="0" w:space="0" w:color="auto"/>
                <w:bottom w:val="none" w:sz="0" w:space="0" w:color="auto"/>
                <w:right w:val="none" w:sz="0" w:space="0" w:color="auto"/>
              </w:divBdr>
            </w:div>
          </w:divsChild>
        </w:div>
        <w:div w:id="1816680092">
          <w:marLeft w:val="0"/>
          <w:marRight w:val="0"/>
          <w:marTop w:val="0"/>
          <w:marBottom w:val="0"/>
          <w:divBdr>
            <w:top w:val="none" w:sz="0" w:space="0" w:color="auto"/>
            <w:left w:val="none" w:sz="0" w:space="0" w:color="auto"/>
            <w:bottom w:val="none" w:sz="0" w:space="0" w:color="auto"/>
            <w:right w:val="none" w:sz="0" w:space="0" w:color="auto"/>
          </w:divBdr>
          <w:divsChild>
            <w:div w:id="672995072">
              <w:marLeft w:val="0"/>
              <w:marRight w:val="0"/>
              <w:marTop w:val="0"/>
              <w:marBottom w:val="0"/>
              <w:divBdr>
                <w:top w:val="none" w:sz="0" w:space="0" w:color="auto"/>
                <w:left w:val="none" w:sz="0" w:space="0" w:color="auto"/>
                <w:bottom w:val="none" w:sz="0" w:space="0" w:color="auto"/>
                <w:right w:val="none" w:sz="0" w:space="0" w:color="auto"/>
              </w:divBdr>
            </w:div>
          </w:divsChild>
        </w:div>
        <w:div w:id="1565065509">
          <w:marLeft w:val="0"/>
          <w:marRight w:val="0"/>
          <w:marTop w:val="0"/>
          <w:marBottom w:val="0"/>
          <w:divBdr>
            <w:top w:val="none" w:sz="0" w:space="0" w:color="auto"/>
            <w:left w:val="none" w:sz="0" w:space="0" w:color="auto"/>
            <w:bottom w:val="none" w:sz="0" w:space="0" w:color="auto"/>
            <w:right w:val="none" w:sz="0" w:space="0" w:color="auto"/>
          </w:divBdr>
          <w:divsChild>
            <w:div w:id="1241597659">
              <w:marLeft w:val="0"/>
              <w:marRight w:val="0"/>
              <w:marTop w:val="0"/>
              <w:marBottom w:val="0"/>
              <w:divBdr>
                <w:top w:val="none" w:sz="0" w:space="0" w:color="auto"/>
                <w:left w:val="none" w:sz="0" w:space="0" w:color="auto"/>
                <w:bottom w:val="none" w:sz="0" w:space="0" w:color="auto"/>
                <w:right w:val="none" w:sz="0" w:space="0" w:color="auto"/>
              </w:divBdr>
            </w:div>
          </w:divsChild>
        </w:div>
        <w:div w:id="1571113606">
          <w:marLeft w:val="0"/>
          <w:marRight w:val="0"/>
          <w:marTop w:val="0"/>
          <w:marBottom w:val="0"/>
          <w:divBdr>
            <w:top w:val="none" w:sz="0" w:space="0" w:color="auto"/>
            <w:left w:val="none" w:sz="0" w:space="0" w:color="auto"/>
            <w:bottom w:val="none" w:sz="0" w:space="0" w:color="auto"/>
            <w:right w:val="none" w:sz="0" w:space="0" w:color="auto"/>
          </w:divBdr>
          <w:divsChild>
            <w:div w:id="1595091093">
              <w:marLeft w:val="0"/>
              <w:marRight w:val="0"/>
              <w:marTop w:val="0"/>
              <w:marBottom w:val="0"/>
              <w:divBdr>
                <w:top w:val="none" w:sz="0" w:space="0" w:color="auto"/>
                <w:left w:val="none" w:sz="0" w:space="0" w:color="auto"/>
                <w:bottom w:val="none" w:sz="0" w:space="0" w:color="auto"/>
                <w:right w:val="none" w:sz="0" w:space="0" w:color="auto"/>
              </w:divBdr>
            </w:div>
          </w:divsChild>
        </w:div>
        <w:div w:id="725883676">
          <w:marLeft w:val="0"/>
          <w:marRight w:val="0"/>
          <w:marTop w:val="0"/>
          <w:marBottom w:val="0"/>
          <w:divBdr>
            <w:top w:val="none" w:sz="0" w:space="0" w:color="auto"/>
            <w:left w:val="none" w:sz="0" w:space="0" w:color="auto"/>
            <w:bottom w:val="none" w:sz="0" w:space="0" w:color="auto"/>
            <w:right w:val="none" w:sz="0" w:space="0" w:color="auto"/>
          </w:divBdr>
          <w:divsChild>
            <w:div w:id="661542585">
              <w:marLeft w:val="0"/>
              <w:marRight w:val="0"/>
              <w:marTop w:val="0"/>
              <w:marBottom w:val="0"/>
              <w:divBdr>
                <w:top w:val="none" w:sz="0" w:space="0" w:color="auto"/>
                <w:left w:val="none" w:sz="0" w:space="0" w:color="auto"/>
                <w:bottom w:val="none" w:sz="0" w:space="0" w:color="auto"/>
                <w:right w:val="none" w:sz="0" w:space="0" w:color="auto"/>
              </w:divBdr>
            </w:div>
          </w:divsChild>
        </w:div>
        <w:div w:id="296028934">
          <w:marLeft w:val="0"/>
          <w:marRight w:val="0"/>
          <w:marTop w:val="0"/>
          <w:marBottom w:val="0"/>
          <w:divBdr>
            <w:top w:val="none" w:sz="0" w:space="0" w:color="auto"/>
            <w:left w:val="none" w:sz="0" w:space="0" w:color="auto"/>
            <w:bottom w:val="none" w:sz="0" w:space="0" w:color="auto"/>
            <w:right w:val="none" w:sz="0" w:space="0" w:color="auto"/>
          </w:divBdr>
          <w:divsChild>
            <w:div w:id="213204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96841">
      <w:bodyDiv w:val="1"/>
      <w:marLeft w:val="0"/>
      <w:marRight w:val="0"/>
      <w:marTop w:val="0"/>
      <w:marBottom w:val="0"/>
      <w:divBdr>
        <w:top w:val="none" w:sz="0" w:space="0" w:color="auto"/>
        <w:left w:val="none" w:sz="0" w:space="0" w:color="auto"/>
        <w:bottom w:val="none" w:sz="0" w:space="0" w:color="auto"/>
        <w:right w:val="none" w:sz="0" w:space="0" w:color="auto"/>
      </w:divBdr>
      <w:divsChild>
        <w:div w:id="1532841301">
          <w:marLeft w:val="0"/>
          <w:marRight w:val="0"/>
          <w:marTop w:val="0"/>
          <w:marBottom w:val="0"/>
          <w:divBdr>
            <w:top w:val="none" w:sz="0" w:space="0" w:color="auto"/>
            <w:left w:val="none" w:sz="0" w:space="0" w:color="auto"/>
            <w:bottom w:val="none" w:sz="0" w:space="0" w:color="auto"/>
            <w:right w:val="none" w:sz="0" w:space="0" w:color="auto"/>
          </w:divBdr>
          <w:divsChild>
            <w:div w:id="26298806">
              <w:marLeft w:val="0"/>
              <w:marRight w:val="0"/>
              <w:marTop w:val="0"/>
              <w:marBottom w:val="0"/>
              <w:divBdr>
                <w:top w:val="none" w:sz="0" w:space="0" w:color="auto"/>
                <w:left w:val="none" w:sz="0" w:space="0" w:color="auto"/>
                <w:bottom w:val="none" w:sz="0" w:space="0" w:color="auto"/>
                <w:right w:val="none" w:sz="0" w:space="0" w:color="auto"/>
              </w:divBdr>
            </w:div>
          </w:divsChild>
        </w:div>
        <w:div w:id="1363440458">
          <w:marLeft w:val="0"/>
          <w:marRight w:val="0"/>
          <w:marTop w:val="0"/>
          <w:marBottom w:val="0"/>
          <w:divBdr>
            <w:top w:val="none" w:sz="0" w:space="0" w:color="auto"/>
            <w:left w:val="none" w:sz="0" w:space="0" w:color="auto"/>
            <w:bottom w:val="none" w:sz="0" w:space="0" w:color="auto"/>
            <w:right w:val="none" w:sz="0" w:space="0" w:color="auto"/>
          </w:divBdr>
          <w:divsChild>
            <w:div w:id="1402023801">
              <w:marLeft w:val="0"/>
              <w:marRight w:val="0"/>
              <w:marTop w:val="0"/>
              <w:marBottom w:val="0"/>
              <w:divBdr>
                <w:top w:val="none" w:sz="0" w:space="0" w:color="auto"/>
                <w:left w:val="none" w:sz="0" w:space="0" w:color="auto"/>
                <w:bottom w:val="none" w:sz="0" w:space="0" w:color="auto"/>
                <w:right w:val="none" w:sz="0" w:space="0" w:color="auto"/>
              </w:divBdr>
            </w:div>
          </w:divsChild>
        </w:div>
        <w:div w:id="1485657275">
          <w:marLeft w:val="0"/>
          <w:marRight w:val="0"/>
          <w:marTop w:val="0"/>
          <w:marBottom w:val="0"/>
          <w:divBdr>
            <w:top w:val="none" w:sz="0" w:space="0" w:color="auto"/>
            <w:left w:val="none" w:sz="0" w:space="0" w:color="auto"/>
            <w:bottom w:val="none" w:sz="0" w:space="0" w:color="auto"/>
            <w:right w:val="none" w:sz="0" w:space="0" w:color="auto"/>
          </w:divBdr>
          <w:divsChild>
            <w:div w:id="337581703">
              <w:marLeft w:val="0"/>
              <w:marRight w:val="0"/>
              <w:marTop w:val="0"/>
              <w:marBottom w:val="0"/>
              <w:divBdr>
                <w:top w:val="none" w:sz="0" w:space="0" w:color="auto"/>
                <w:left w:val="none" w:sz="0" w:space="0" w:color="auto"/>
                <w:bottom w:val="none" w:sz="0" w:space="0" w:color="auto"/>
                <w:right w:val="none" w:sz="0" w:space="0" w:color="auto"/>
              </w:divBdr>
            </w:div>
          </w:divsChild>
        </w:div>
        <w:div w:id="253706703">
          <w:marLeft w:val="0"/>
          <w:marRight w:val="0"/>
          <w:marTop w:val="0"/>
          <w:marBottom w:val="0"/>
          <w:divBdr>
            <w:top w:val="none" w:sz="0" w:space="0" w:color="auto"/>
            <w:left w:val="none" w:sz="0" w:space="0" w:color="auto"/>
            <w:bottom w:val="none" w:sz="0" w:space="0" w:color="auto"/>
            <w:right w:val="none" w:sz="0" w:space="0" w:color="auto"/>
          </w:divBdr>
          <w:divsChild>
            <w:div w:id="727917654">
              <w:marLeft w:val="0"/>
              <w:marRight w:val="0"/>
              <w:marTop w:val="0"/>
              <w:marBottom w:val="0"/>
              <w:divBdr>
                <w:top w:val="none" w:sz="0" w:space="0" w:color="auto"/>
                <w:left w:val="none" w:sz="0" w:space="0" w:color="auto"/>
                <w:bottom w:val="none" w:sz="0" w:space="0" w:color="auto"/>
                <w:right w:val="none" w:sz="0" w:space="0" w:color="auto"/>
              </w:divBdr>
            </w:div>
          </w:divsChild>
        </w:div>
        <w:div w:id="720834997">
          <w:marLeft w:val="0"/>
          <w:marRight w:val="0"/>
          <w:marTop w:val="0"/>
          <w:marBottom w:val="0"/>
          <w:divBdr>
            <w:top w:val="none" w:sz="0" w:space="0" w:color="auto"/>
            <w:left w:val="none" w:sz="0" w:space="0" w:color="auto"/>
            <w:bottom w:val="none" w:sz="0" w:space="0" w:color="auto"/>
            <w:right w:val="none" w:sz="0" w:space="0" w:color="auto"/>
          </w:divBdr>
          <w:divsChild>
            <w:div w:id="1248880225">
              <w:marLeft w:val="0"/>
              <w:marRight w:val="0"/>
              <w:marTop w:val="0"/>
              <w:marBottom w:val="0"/>
              <w:divBdr>
                <w:top w:val="none" w:sz="0" w:space="0" w:color="auto"/>
                <w:left w:val="none" w:sz="0" w:space="0" w:color="auto"/>
                <w:bottom w:val="none" w:sz="0" w:space="0" w:color="auto"/>
                <w:right w:val="none" w:sz="0" w:space="0" w:color="auto"/>
              </w:divBdr>
            </w:div>
          </w:divsChild>
        </w:div>
        <w:div w:id="1920944662">
          <w:marLeft w:val="0"/>
          <w:marRight w:val="0"/>
          <w:marTop w:val="0"/>
          <w:marBottom w:val="0"/>
          <w:divBdr>
            <w:top w:val="none" w:sz="0" w:space="0" w:color="auto"/>
            <w:left w:val="none" w:sz="0" w:space="0" w:color="auto"/>
            <w:bottom w:val="none" w:sz="0" w:space="0" w:color="auto"/>
            <w:right w:val="none" w:sz="0" w:space="0" w:color="auto"/>
          </w:divBdr>
          <w:divsChild>
            <w:div w:id="1759474535">
              <w:marLeft w:val="0"/>
              <w:marRight w:val="0"/>
              <w:marTop w:val="0"/>
              <w:marBottom w:val="0"/>
              <w:divBdr>
                <w:top w:val="none" w:sz="0" w:space="0" w:color="auto"/>
                <w:left w:val="none" w:sz="0" w:space="0" w:color="auto"/>
                <w:bottom w:val="none" w:sz="0" w:space="0" w:color="auto"/>
                <w:right w:val="none" w:sz="0" w:space="0" w:color="auto"/>
              </w:divBdr>
            </w:div>
          </w:divsChild>
        </w:div>
        <w:div w:id="926884619">
          <w:marLeft w:val="0"/>
          <w:marRight w:val="0"/>
          <w:marTop w:val="0"/>
          <w:marBottom w:val="0"/>
          <w:divBdr>
            <w:top w:val="none" w:sz="0" w:space="0" w:color="auto"/>
            <w:left w:val="none" w:sz="0" w:space="0" w:color="auto"/>
            <w:bottom w:val="none" w:sz="0" w:space="0" w:color="auto"/>
            <w:right w:val="none" w:sz="0" w:space="0" w:color="auto"/>
          </w:divBdr>
          <w:divsChild>
            <w:div w:id="1519856030">
              <w:marLeft w:val="0"/>
              <w:marRight w:val="0"/>
              <w:marTop w:val="0"/>
              <w:marBottom w:val="0"/>
              <w:divBdr>
                <w:top w:val="none" w:sz="0" w:space="0" w:color="auto"/>
                <w:left w:val="none" w:sz="0" w:space="0" w:color="auto"/>
                <w:bottom w:val="none" w:sz="0" w:space="0" w:color="auto"/>
                <w:right w:val="none" w:sz="0" w:space="0" w:color="auto"/>
              </w:divBdr>
            </w:div>
          </w:divsChild>
        </w:div>
        <w:div w:id="1212383181">
          <w:marLeft w:val="0"/>
          <w:marRight w:val="0"/>
          <w:marTop w:val="0"/>
          <w:marBottom w:val="0"/>
          <w:divBdr>
            <w:top w:val="none" w:sz="0" w:space="0" w:color="auto"/>
            <w:left w:val="none" w:sz="0" w:space="0" w:color="auto"/>
            <w:bottom w:val="none" w:sz="0" w:space="0" w:color="auto"/>
            <w:right w:val="none" w:sz="0" w:space="0" w:color="auto"/>
          </w:divBdr>
          <w:divsChild>
            <w:div w:id="1886674635">
              <w:marLeft w:val="0"/>
              <w:marRight w:val="0"/>
              <w:marTop w:val="0"/>
              <w:marBottom w:val="0"/>
              <w:divBdr>
                <w:top w:val="none" w:sz="0" w:space="0" w:color="auto"/>
                <w:left w:val="none" w:sz="0" w:space="0" w:color="auto"/>
                <w:bottom w:val="none" w:sz="0" w:space="0" w:color="auto"/>
                <w:right w:val="none" w:sz="0" w:space="0" w:color="auto"/>
              </w:divBdr>
            </w:div>
          </w:divsChild>
        </w:div>
        <w:div w:id="1893730573">
          <w:marLeft w:val="0"/>
          <w:marRight w:val="0"/>
          <w:marTop w:val="0"/>
          <w:marBottom w:val="0"/>
          <w:divBdr>
            <w:top w:val="none" w:sz="0" w:space="0" w:color="auto"/>
            <w:left w:val="none" w:sz="0" w:space="0" w:color="auto"/>
            <w:bottom w:val="none" w:sz="0" w:space="0" w:color="auto"/>
            <w:right w:val="none" w:sz="0" w:space="0" w:color="auto"/>
          </w:divBdr>
          <w:divsChild>
            <w:div w:id="80294638">
              <w:marLeft w:val="0"/>
              <w:marRight w:val="0"/>
              <w:marTop w:val="0"/>
              <w:marBottom w:val="0"/>
              <w:divBdr>
                <w:top w:val="none" w:sz="0" w:space="0" w:color="auto"/>
                <w:left w:val="none" w:sz="0" w:space="0" w:color="auto"/>
                <w:bottom w:val="none" w:sz="0" w:space="0" w:color="auto"/>
                <w:right w:val="none" w:sz="0" w:space="0" w:color="auto"/>
              </w:divBdr>
            </w:div>
          </w:divsChild>
        </w:div>
        <w:div w:id="1205213822">
          <w:marLeft w:val="0"/>
          <w:marRight w:val="0"/>
          <w:marTop w:val="0"/>
          <w:marBottom w:val="0"/>
          <w:divBdr>
            <w:top w:val="none" w:sz="0" w:space="0" w:color="auto"/>
            <w:left w:val="none" w:sz="0" w:space="0" w:color="auto"/>
            <w:bottom w:val="none" w:sz="0" w:space="0" w:color="auto"/>
            <w:right w:val="none" w:sz="0" w:space="0" w:color="auto"/>
          </w:divBdr>
          <w:divsChild>
            <w:div w:id="1136294075">
              <w:marLeft w:val="0"/>
              <w:marRight w:val="0"/>
              <w:marTop w:val="0"/>
              <w:marBottom w:val="0"/>
              <w:divBdr>
                <w:top w:val="none" w:sz="0" w:space="0" w:color="auto"/>
                <w:left w:val="none" w:sz="0" w:space="0" w:color="auto"/>
                <w:bottom w:val="none" w:sz="0" w:space="0" w:color="auto"/>
                <w:right w:val="none" w:sz="0" w:space="0" w:color="auto"/>
              </w:divBdr>
            </w:div>
          </w:divsChild>
        </w:div>
        <w:div w:id="112554167">
          <w:marLeft w:val="0"/>
          <w:marRight w:val="0"/>
          <w:marTop w:val="0"/>
          <w:marBottom w:val="0"/>
          <w:divBdr>
            <w:top w:val="none" w:sz="0" w:space="0" w:color="auto"/>
            <w:left w:val="none" w:sz="0" w:space="0" w:color="auto"/>
            <w:bottom w:val="none" w:sz="0" w:space="0" w:color="auto"/>
            <w:right w:val="none" w:sz="0" w:space="0" w:color="auto"/>
          </w:divBdr>
          <w:divsChild>
            <w:div w:id="1581140137">
              <w:marLeft w:val="0"/>
              <w:marRight w:val="0"/>
              <w:marTop w:val="0"/>
              <w:marBottom w:val="0"/>
              <w:divBdr>
                <w:top w:val="none" w:sz="0" w:space="0" w:color="auto"/>
                <w:left w:val="none" w:sz="0" w:space="0" w:color="auto"/>
                <w:bottom w:val="none" w:sz="0" w:space="0" w:color="auto"/>
                <w:right w:val="none" w:sz="0" w:space="0" w:color="auto"/>
              </w:divBdr>
            </w:div>
          </w:divsChild>
        </w:div>
        <w:div w:id="621884120">
          <w:marLeft w:val="0"/>
          <w:marRight w:val="0"/>
          <w:marTop w:val="0"/>
          <w:marBottom w:val="0"/>
          <w:divBdr>
            <w:top w:val="none" w:sz="0" w:space="0" w:color="auto"/>
            <w:left w:val="none" w:sz="0" w:space="0" w:color="auto"/>
            <w:bottom w:val="none" w:sz="0" w:space="0" w:color="auto"/>
            <w:right w:val="none" w:sz="0" w:space="0" w:color="auto"/>
          </w:divBdr>
          <w:divsChild>
            <w:div w:id="878250436">
              <w:marLeft w:val="0"/>
              <w:marRight w:val="0"/>
              <w:marTop w:val="0"/>
              <w:marBottom w:val="0"/>
              <w:divBdr>
                <w:top w:val="none" w:sz="0" w:space="0" w:color="auto"/>
                <w:left w:val="none" w:sz="0" w:space="0" w:color="auto"/>
                <w:bottom w:val="none" w:sz="0" w:space="0" w:color="auto"/>
                <w:right w:val="none" w:sz="0" w:space="0" w:color="auto"/>
              </w:divBdr>
            </w:div>
          </w:divsChild>
        </w:div>
        <w:div w:id="981154656">
          <w:marLeft w:val="0"/>
          <w:marRight w:val="0"/>
          <w:marTop w:val="0"/>
          <w:marBottom w:val="0"/>
          <w:divBdr>
            <w:top w:val="none" w:sz="0" w:space="0" w:color="auto"/>
            <w:left w:val="none" w:sz="0" w:space="0" w:color="auto"/>
            <w:bottom w:val="none" w:sz="0" w:space="0" w:color="auto"/>
            <w:right w:val="none" w:sz="0" w:space="0" w:color="auto"/>
          </w:divBdr>
          <w:divsChild>
            <w:div w:id="346832001">
              <w:marLeft w:val="0"/>
              <w:marRight w:val="0"/>
              <w:marTop w:val="0"/>
              <w:marBottom w:val="0"/>
              <w:divBdr>
                <w:top w:val="none" w:sz="0" w:space="0" w:color="auto"/>
                <w:left w:val="none" w:sz="0" w:space="0" w:color="auto"/>
                <w:bottom w:val="none" w:sz="0" w:space="0" w:color="auto"/>
                <w:right w:val="none" w:sz="0" w:space="0" w:color="auto"/>
              </w:divBdr>
            </w:div>
          </w:divsChild>
        </w:div>
        <w:div w:id="544371524">
          <w:marLeft w:val="0"/>
          <w:marRight w:val="0"/>
          <w:marTop w:val="0"/>
          <w:marBottom w:val="0"/>
          <w:divBdr>
            <w:top w:val="none" w:sz="0" w:space="0" w:color="auto"/>
            <w:left w:val="none" w:sz="0" w:space="0" w:color="auto"/>
            <w:bottom w:val="none" w:sz="0" w:space="0" w:color="auto"/>
            <w:right w:val="none" w:sz="0" w:space="0" w:color="auto"/>
          </w:divBdr>
          <w:divsChild>
            <w:div w:id="1991249208">
              <w:marLeft w:val="0"/>
              <w:marRight w:val="0"/>
              <w:marTop w:val="0"/>
              <w:marBottom w:val="0"/>
              <w:divBdr>
                <w:top w:val="none" w:sz="0" w:space="0" w:color="auto"/>
                <w:left w:val="none" w:sz="0" w:space="0" w:color="auto"/>
                <w:bottom w:val="none" w:sz="0" w:space="0" w:color="auto"/>
                <w:right w:val="none" w:sz="0" w:space="0" w:color="auto"/>
              </w:divBdr>
            </w:div>
          </w:divsChild>
        </w:div>
        <w:div w:id="276378550">
          <w:marLeft w:val="0"/>
          <w:marRight w:val="0"/>
          <w:marTop w:val="0"/>
          <w:marBottom w:val="0"/>
          <w:divBdr>
            <w:top w:val="none" w:sz="0" w:space="0" w:color="auto"/>
            <w:left w:val="none" w:sz="0" w:space="0" w:color="auto"/>
            <w:bottom w:val="none" w:sz="0" w:space="0" w:color="auto"/>
            <w:right w:val="none" w:sz="0" w:space="0" w:color="auto"/>
          </w:divBdr>
          <w:divsChild>
            <w:div w:id="394671645">
              <w:marLeft w:val="0"/>
              <w:marRight w:val="0"/>
              <w:marTop w:val="0"/>
              <w:marBottom w:val="0"/>
              <w:divBdr>
                <w:top w:val="none" w:sz="0" w:space="0" w:color="auto"/>
                <w:left w:val="none" w:sz="0" w:space="0" w:color="auto"/>
                <w:bottom w:val="none" w:sz="0" w:space="0" w:color="auto"/>
                <w:right w:val="none" w:sz="0" w:space="0" w:color="auto"/>
              </w:divBdr>
            </w:div>
          </w:divsChild>
        </w:div>
        <w:div w:id="1784571754">
          <w:marLeft w:val="0"/>
          <w:marRight w:val="0"/>
          <w:marTop w:val="0"/>
          <w:marBottom w:val="0"/>
          <w:divBdr>
            <w:top w:val="none" w:sz="0" w:space="0" w:color="auto"/>
            <w:left w:val="none" w:sz="0" w:space="0" w:color="auto"/>
            <w:bottom w:val="none" w:sz="0" w:space="0" w:color="auto"/>
            <w:right w:val="none" w:sz="0" w:space="0" w:color="auto"/>
          </w:divBdr>
          <w:divsChild>
            <w:div w:id="1525748413">
              <w:marLeft w:val="0"/>
              <w:marRight w:val="0"/>
              <w:marTop w:val="0"/>
              <w:marBottom w:val="0"/>
              <w:divBdr>
                <w:top w:val="none" w:sz="0" w:space="0" w:color="auto"/>
                <w:left w:val="none" w:sz="0" w:space="0" w:color="auto"/>
                <w:bottom w:val="none" w:sz="0" w:space="0" w:color="auto"/>
                <w:right w:val="none" w:sz="0" w:space="0" w:color="auto"/>
              </w:divBdr>
            </w:div>
          </w:divsChild>
        </w:div>
        <w:div w:id="545025835">
          <w:marLeft w:val="0"/>
          <w:marRight w:val="0"/>
          <w:marTop w:val="0"/>
          <w:marBottom w:val="0"/>
          <w:divBdr>
            <w:top w:val="none" w:sz="0" w:space="0" w:color="auto"/>
            <w:left w:val="none" w:sz="0" w:space="0" w:color="auto"/>
            <w:bottom w:val="none" w:sz="0" w:space="0" w:color="auto"/>
            <w:right w:val="none" w:sz="0" w:space="0" w:color="auto"/>
          </w:divBdr>
          <w:divsChild>
            <w:div w:id="17705307">
              <w:marLeft w:val="0"/>
              <w:marRight w:val="0"/>
              <w:marTop w:val="0"/>
              <w:marBottom w:val="0"/>
              <w:divBdr>
                <w:top w:val="none" w:sz="0" w:space="0" w:color="auto"/>
                <w:left w:val="none" w:sz="0" w:space="0" w:color="auto"/>
                <w:bottom w:val="none" w:sz="0" w:space="0" w:color="auto"/>
                <w:right w:val="none" w:sz="0" w:space="0" w:color="auto"/>
              </w:divBdr>
            </w:div>
          </w:divsChild>
        </w:div>
        <w:div w:id="312294380">
          <w:marLeft w:val="0"/>
          <w:marRight w:val="0"/>
          <w:marTop w:val="0"/>
          <w:marBottom w:val="0"/>
          <w:divBdr>
            <w:top w:val="none" w:sz="0" w:space="0" w:color="auto"/>
            <w:left w:val="none" w:sz="0" w:space="0" w:color="auto"/>
            <w:bottom w:val="none" w:sz="0" w:space="0" w:color="auto"/>
            <w:right w:val="none" w:sz="0" w:space="0" w:color="auto"/>
          </w:divBdr>
          <w:divsChild>
            <w:div w:id="1607499131">
              <w:marLeft w:val="0"/>
              <w:marRight w:val="0"/>
              <w:marTop w:val="0"/>
              <w:marBottom w:val="0"/>
              <w:divBdr>
                <w:top w:val="none" w:sz="0" w:space="0" w:color="auto"/>
                <w:left w:val="none" w:sz="0" w:space="0" w:color="auto"/>
                <w:bottom w:val="none" w:sz="0" w:space="0" w:color="auto"/>
                <w:right w:val="none" w:sz="0" w:space="0" w:color="auto"/>
              </w:divBdr>
            </w:div>
          </w:divsChild>
        </w:div>
        <w:div w:id="690378123">
          <w:marLeft w:val="0"/>
          <w:marRight w:val="0"/>
          <w:marTop w:val="0"/>
          <w:marBottom w:val="0"/>
          <w:divBdr>
            <w:top w:val="none" w:sz="0" w:space="0" w:color="auto"/>
            <w:left w:val="none" w:sz="0" w:space="0" w:color="auto"/>
            <w:bottom w:val="none" w:sz="0" w:space="0" w:color="auto"/>
            <w:right w:val="none" w:sz="0" w:space="0" w:color="auto"/>
          </w:divBdr>
          <w:divsChild>
            <w:div w:id="1534077859">
              <w:marLeft w:val="0"/>
              <w:marRight w:val="0"/>
              <w:marTop w:val="0"/>
              <w:marBottom w:val="0"/>
              <w:divBdr>
                <w:top w:val="none" w:sz="0" w:space="0" w:color="auto"/>
                <w:left w:val="none" w:sz="0" w:space="0" w:color="auto"/>
                <w:bottom w:val="none" w:sz="0" w:space="0" w:color="auto"/>
                <w:right w:val="none" w:sz="0" w:space="0" w:color="auto"/>
              </w:divBdr>
            </w:div>
          </w:divsChild>
        </w:div>
        <w:div w:id="1397825535">
          <w:marLeft w:val="0"/>
          <w:marRight w:val="0"/>
          <w:marTop w:val="0"/>
          <w:marBottom w:val="0"/>
          <w:divBdr>
            <w:top w:val="none" w:sz="0" w:space="0" w:color="auto"/>
            <w:left w:val="none" w:sz="0" w:space="0" w:color="auto"/>
            <w:bottom w:val="none" w:sz="0" w:space="0" w:color="auto"/>
            <w:right w:val="none" w:sz="0" w:space="0" w:color="auto"/>
          </w:divBdr>
          <w:divsChild>
            <w:div w:id="1320767662">
              <w:marLeft w:val="0"/>
              <w:marRight w:val="0"/>
              <w:marTop w:val="0"/>
              <w:marBottom w:val="0"/>
              <w:divBdr>
                <w:top w:val="none" w:sz="0" w:space="0" w:color="auto"/>
                <w:left w:val="none" w:sz="0" w:space="0" w:color="auto"/>
                <w:bottom w:val="none" w:sz="0" w:space="0" w:color="auto"/>
                <w:right w:val="none" w:sz="0" w:space="0" w:color="auto"/>
              </w:divBdr>
            </w:div>
          </w:divsChild>
        </w:div>
        <w:div w:id="269749874">
          <w:marLeft w:val="0"/>
          <w:marRight w:val="0"/>
          <w:marTop w:val="0"/>
          <w:marBottom w:val="0"/>
          <w:divBdr>
            <w:top w:val="none" w:sz="0" w:space="0" w:color="auto"/>
            <w:left w:val="none" w:sz="0" w:space="0" w:color="auto"/>
            <w:bottom w:val="none" w:sz="0" w:space="0" w:color="auto"/>
            <w:right w:val="none" w:sz="0" w:space="0" w:color="auto"/>
          </w:divBdr>
          <w:divsChild>
            <w:div w:id="501700491">
              <w:marLeft w:val="0"/>
              <w:marRight w:val="0"/>
              <w:marTop w:val="0"/>
              <w:marBottom w:val="0"/>
              <w:divBdr>
                <w:top w:val="none" w:sz="0" w:space="0" w:color="auto"/>
                <w:left w:val="none" w:sz="0" w:space="0" w:color="auto"/>
                <w:bottom w:val="none" w:sz="0" w:space="0" w:color="auto"/>
                <w:right w:val="none" w:sz="0" w:space="0" w:color="auto"/>
              </w:divBdr>
            </w:div>
          </w:divsChild>
        </w:div>
        <w:div w:id="554701560">
          <w:marLeft w:val="0"/>
          <w:marRight w:val="0"/>
          <w:marTop w:val="0"/>
          <w:marBottom w:val="0"/>
          <w:divBdr>
            <w:top w:val="none" w:sz="0" w:space="0" w:color="auto"/>
            <w:left w:val="none" w:sz="0" w:space="0" w:color="auto"/>
            <w:bottom w:val="none" w:sz="0" w:space="0" w:color="auto"/>
            <w:right w:val="none" w:sz="0" w:space="0" w:color="auto"/>
          </w:divBdr>
          <w:divsChild>
            <w:div w:id="1087579463">
              <w:marLeft w:val="0"/>
              <w:marRight w:val="0"/>
              <w:marTop w:val="0"/>
              <w:marBottom w:val="0"/>
              <w:divBdr>
                <w:top w:val="none" w:sz="0" w:space="0" w:color="auto"/>
                <w:left w:val="none" w:sz="0" w:space="0" w:color="auto"/>
                <w:bottom w:val="none" w:sz="0" w:space="0" w:color="auto"/>
                <w:right w:val="none" w:sz="0" w:space="0" w:color="auto"/>
              </w:divBdr>
            </w:div>
          </w:divsChild>
        </w:div>
        <w:div w:id="2001152279">
          <w:marLeft w:val="0"/>
          <w:marRight w:val="0"/>
          <w:marTop w:val="0"/>
          <w:marBottom w:val="0"/>
          <w:divBdr>
            <w:top w:val="none" w:sz="0" w:space="0" w:color="auto"/>
            <w:left w:val="none" w:sz="0" w:space="0" w:color="auto"/>
            <w:bottom w:val="none" w:sz="0" w:space="0" w:color="auto"/>
            <w:right w:val="none" w:sz="0" w:space="0" w:color="auto"/>
          </w:divBdr>
          <w:divsChild>
            <w:div w:id="815953327">
              <w:marLeft w:val="0"/>
              <w:marRight w:val="0"/>
              <w:marTop w:val="0"/>
              <w:marBottom w:val="0"/>
              <w:divBdr>
                <w:top w:val="none" w:sz="0" w:space="0" w:color="auto"/>
                <w:left w:val="none" w:sz="0" w:space="0" w:color="auto"/>
                <w:bottom w:val="none" w:sz="0" w:space="0" w:color="auto"/>
                <w:right w:val="none" w:sz="0" w:space="0" w:color="auto"/>
              </w:divBdr>
            </w:div>
          </w:divsChild>
        </w:div>
        <w:div w:id="408843441">
          <w:marLeft w:val="0"/>
          <w:marRight w:val="0"/>
          <w:marTop w:val="0"/>
          <w:marBottom w:val="0"/>
          <w:divBdr>
            <w:top w:val="none" w:sz="0" w:space="0" w:color="auto"/>
            <w:left w:val="none" w:sz="0" w:space="0" w:color="auto"/>
            <w:bottom w:val="none" w:sz="0" w:space="0" w:color="auto"/>
            <w:right w:val="none" w:sz="0" w:space="0" w:color="auto"/>
          </w:divBdr>
          <w:divsChild>
            <w:div w:id="18630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2330">
      <w:bodyDiv w:val="1"/>
      <w:marLeft w:val="0"/>
      <w:marRight w:val="0"/>
      <w:marTop w:val="0"/>
      <w:marBottom w:val="0"/>
      <w:divBdr>
        <w:top w:val="none" w:sz="0" w:space="0" w:color="auto"/>
        <w:left w:val="none" w:sz="0" w:space="0" w:color="auto"/>
        <w:bottom w:val="none" w:sz="0" w:space="0" w:color="auto"/>
        <w:right w:val="none" w:sz="0" w:space="0" w:color="auto"/>
      </w:divBdr>
      <w:divsChild>
        <w:div w:id="256327967">
          <w:marLeft w:val="0"/>
          <w:marRight w:val="0"/>
          <w:marTop w:val="0"/>
          <w:marBottom w:val="0"/>
          <w:divBdr>
            <w:top w:val="none" w:sz="0" w:space="0" w:color="auto"/>
            <w:left w:val="none" w:sz="0" w:space="0" w:color="auto"/>
            <w:bottom w:val="none" w:sz="0" w:space="0" w:color="auto"/>
            <w:right w:val="none" w:sz="0" w:space="0" w:color="auto"/>
          </w:divBdr>
          <w:divsChild>
            <w:div w:id="869493384">
              <w:marLeft w:val="0"/>
              <w:marRight w:val="0"/>
              <w:marTop w:val="0"/>
              <w:marBottom w:val="0"/>
              <w:divBdr>
                <w:top w:val="none" w:sz="0" w:space="0" w:color="auto"/>
                <w:left w:val="none" w:sz="0" w:space="0" w:color="auto"/>
                <w:bottom w:val="none" w:sz="0" w:space="0" w:color="auto"/>
                <w:right w:val="none" w:sz="0" w:space="0" w:color="auto"/>
              </w:divBdr>
            </w:div>
          </w:divsChild>
        </w:div>
        <w:div w:id="1501264446">
          <w:marLeft w:val="0"/>
          <w:marRight w:val="0"/>
          <w:marTop w:val="0"/>
          <w:marBottom w:val="0"/>
          <w:divBdr>
            <w:top w:val="none" w:sz="0" w:space="0" w:color="auto"/>
            <w:left w:val="none" w:sz="0" w:space="0" w:color="auto"/>
            <w:bottom w:val="none" w:sz="0" w:space="0" w:color="auto"/>
            <w:right w:val="none" w:sz="0" w:space="0" w:color="auto"/>
          </w:divBdr>
          <w:divsChild>
            <w:div w:id="1510565203">
              <w:marLeft w:val="0"/>
              <w:marRight w:val="0"/>
              <w:marTop w:val="0"/>
              <w:marBottom w:val="0"/>
              <w:divBdr>
                <w:top w:val="none" w:sz="0" w:space="0" w:color="auto"/>
                <w:left w:val="none" w:sz="0" w:space="0" w:color="auto"/>
                <w:bottom w:val="none" w:sz="0" w:space="0" w:color="auto"/>
                <w:right w:val="none" w:sz="0" w:space="0" w:color="auto"/>
              </w:divBdr>
            </w:div>
          </w:divsChild>
        </w:div>
        <w:div w:id="1294824903">
          <w:marLeft w:val="0"/>
          <w:marRight w:val="0"/>
          <w:marTop w:val="0"/>
          <w:marBottom w:val="0"/>
          <w:divBdr>
            <w:top w:val="none" w:sz="0" w:space="0" w:color="auto"/>
            <w:left w:val="none" w:sz="0" w:space="0" w:color="auto"/>
            <w:bottom w:val="none" w:sz="0" w:space="0" w:color="auto"/>
            <w:right w:val="none" w:sz="0" w:space="0" w:color="auto"/>
          </w:divBdr>
          <w:divsChild>
            <w:div w:id="1360543170">
              <w:marLeft w:val="0"/>
              <w:marRight w:val="0"/>
              <w:marTop w:val="0"/>
              <w:marBottom w:val="0"/>
              <w:divBdr>
                <w:top w:val="none" w:sz="0" w:space="0" w:color="auto"/>
                <w:left w:val="none" w:sz="0" w:space="0" w:color="auto"/>
                <w:bottom w:val="none" w:sz="0" w:space="0" w:color="auto"/>
                <w:right w:val="none" w:sz="0" w:space="0" w:color="auto"/>
              </w:divBdr>
            </w:div>
          </w:divsChild>
        </w:div>
        <w:div w:id="844245703">
          <w:marLeft w:val="0"/>
          <w:marRight w:val="0"/>
          <w:marTop w:val="0"/>
          <w:marBottom w:val="0"/>
          <w:divBdr>
            <w:top w:val="none" w:sz="0" w:space="0" w:color="auto"/>
            <w:left w:val="none" w:sz="0" w:space="0" w:color="auto"/>
            <w:bottom w:val="none" w:sz="0" w:space="0" w:color="auto"/>
            <w:right w:val="none" w:sz="0" w:space="0" w:color="auto"/>
          </w:divBdr>
          <w:divsChild>
            <w:div w:id="1966347657">
              <w:marLeft w:val="0"/>
              <w:marRight w:val="0"/>
              <w:marTop w:val="0"/>
              <w:marBottom w:val="0"/>
              <w:divBdr>
                <w:top w:val="none" w:sz="0" w:space="0" w:color="auto"/>
                <w:left w:val="none" w:sz="0" w:space="0" w:color="auto"/>
                <w:bottom w:val="none" w:sz="0" w:space="0" w:color="auto"/>
                <w:right w:val="none" w:sz="0" w:space="0" w:color="auto"/>
              </w:divBdr>
            </w:div>
          </w:divsChild>
        </w:div>
        <w:div w:id="1093166356">
          <w:marLeft w:val="0"/>
          <w:marRight w:val="0"/>
          <w:marTop w:val="0"/>
          <w:marBottom w:val="0"/>
          <w:divBdr>
            <w:top w:val="none" w:sz="0" w:space="0" w:color="auto"/>
            <w:left w:val="none" w:sz="0" w:space="0" w:color="auto"/>
            <w:bottom w:val="none" w:sz="0" w:space="0" w:color="auto"/>
            <w:right w:val="none" w:sz="0" w:space="0" w:color="auto"/>
          </w:divBdr>
          <w:divsChild>
            <w:div w:id="996956898">
              <w:marLeft w:val="0"/>
              <w:marRight w:val="0"/>
              <w:marTop w:val="0"/>
              <w:marBottom w:val="0"/>
              <w:divBdr>
                <w:top w:val="none" w:sz="0" w:space="0" w:color="auto"/>
                <w:left w:val="none" w:sz="0" w:space="0" w:color="auto"/>
                <w:bottom w:val="none" w:sz="0" w:space="0" w:color="auto"/>
                <w:right w:val="none" w:sz="0" w:space="0" w:color="auto"/>
              </w:divBdr>
            </w:div>
          </w:divsChild>
        </w:div>
        <w:div w:id="737359272">
          <w:marLeft w:val="0"/>
          <w:marRight w:val="0"/>
          <w:marTop w:val="0"/>
          <w:marBottom w:val="0"/>
          <w:divBdr>
            <w:top w:val="none" w:sz="0" w:space="0" w:color="auto"/>
            <w:left w:val="none" w:sz="0" w:space="0" w:color="auto"/>
            <w:bottom w:val="none" w:sz="0" w:space="0" w:color="auto"/>
            <w:right w:val="none" w:sz="0" w:space="0" w:color="auto"/>
          </w:divBdr>
          <w:divsChild>
            <w:div w:id="1256742269">
              <w:marLeft w:val="0"/>
              <w:marRight w:val="0"/>
              <w:marTop w:val="0"/>
              <w:marBottom w:val="0"/>
              <w:divBdr>
                <w:top w:val="none" w:sz="0" w:space="0" w:color="auto"/>
                <w:left w:val="none" w:sz="0" w:space="0" w:color="auto"/>
                <w:bottom w:val="none" w:sz="0" w:space="0" w:color="auto"/>
                <w:right w:val="none" w:sz="0" w:space="0" w:color="auto"/>
              </w:divBdr>
            </w:div>
          </w:divsChild>
        </w:div>
        <w:div w:id="1548756315">
          <w:marLeft w:val="0"/>
          <w:marRight w:val="0"/>
          <w:marTop w:val="0"/>
          <w:marBottom w:val="0"/>
          <w:divBdr>
            <w:top w:val="none" w:sz="0" w:space="0" w:color="auto"/>
            <w:left w:val="none" w:sz="0" w:space="0" w:color="auto"/>
            <w:bottom w:val="none" w:sz="0" w:space="0" w:color="auto"/>
            <w:right w:val="none" w:sz="0" w:space="0" w:color="auto"/>
          </w:divBdr>
          <w:divsChild>
            <w:div w:id="362290324">
              <w:marLeft w:val="0"/>
              <w:marRight w:val="0"/>
              <w:marTop w:val="0"/>
              <w:marBottom w:val="0"/>
              <w:divBdr>
                <w:top w:val="none" w:sz="0" w:space="0" w:color="auto"/>
                <w:left w:val="none" w:sz="0" w:space="0" w:color="auto"/>
                <w:bottom w:val="none" w:sz="0" w:space="0" w:color="auto"/>
                <w:right w:val="none" w:sz="0" w:space="0" w:color="auto"/>
              </w:divBdr>
            </w:div>
          </w:divsChild>
        </w:div>
        <w:div w:id="802309593">
          <w:marLeft w:val="0"/>
          <w:marRight w:val="0"/>
          <w:marTop w:val="0"/>
          <w:marBottom w:val="0"/>
          <w:divBdr>
            <w:top w:val="none" w:sz="0" w:space="0" w:color="auto"/>
            <w:left w:val="none" w:sz="0" w:space="0" w:color="auto"/>
            <w:bottom w:val="none" w:sz="0" w:space="0" w:color="auto"/>
            <w:right w:val="none" w:sz="0" w:space="0" w:color="auto"/>
          </w:divBdr>
          <w:divsChild>
            <w:div w:id="974330386">
              <w:marLeft w:val="0"/>
              <w:marRight w:val="0"/>
              <w:marTop w:val="0"/>
              <w:marBottom w:val="0"/>
              <w:divBdr>
                <w:top w:val="none" w:sz="0" w:space="0" w:color="auto"/>
                <w:left w:val="none" w:sz="0" w:space="0" w:color="auto"/>
                <w:bottom w:val="none" w:sz="0" w:space="0" w:color="auto"/>
                <w:right w:val="none" w:sz="0" w:space="0" w:color="auto"/>
              </w:divBdr>
            </w:div>
          </w:divsChild>
        </w:div>
        <w:div w:id="1492868956">
          <w:marLeft w:val="0"/>
          <w:marRight w:val="0"/>
          <w:marTop w:val="0"/>
          <w:marBottom w:val="0"/>
          <w:divBdr>
            <w:top w:val="none" w:sz="0" w:space="0" w:color="auto"/>
            <w:left w:val="none" w:sz="0" w:space="0" w:color="auto"/>
            <w:bottom w:val="none" w:sz="0" w:space="0" w:color="auto"/>
            <w:right w:val="none" w:sz="0" w:space="0" w:color="auto"/>
          </w:divBdr>
          <w:divsChild>
            <w:div w:id="1166553384">
              <w:marLeft w:val="0"/>
              <w:marRight w:val="0"/>
              <w:marTop w:val="0"/>
              <w:marBottom w:val="0"/>
              <w:divBdr>
                <w:top w:val="none" w:sz="0" w:space="0" w:color="auto"/>
                <w:left w:val="none" w:sz="0" w:space="0" w:color="auto"/>
                <w:bottom w:val="none" w:sz="0" w:space="0" w:color="auto"/>
                <w:right w:val="none" w:sz="0" w:space="0" w:color="auto"/>
              </w:divBdr>
            </w:div>
          </w:divsChild>
        </w:div>
        <w:div w:id="652418660">
          <w:marLeft w:val="0"/>
          <w:marRight w:val="0"/>
          <w:marTop w:val="0"/>
          <w:marBottom w:val="0"/>
          <w:divBdr>
            <w:top w:val="none" w:sz="0" w:space="0" w:color="auto"/>
            <w:left w:val="none" w:sz="0" w:space="0" w:color="auto"/>
            <w:bottom w:val="none" w:sz="0" w:space="0" w:color="auto"/>
            <w:right w:val="none" w:sz="0" w:space="0" w:color="auto"/>
          </w:divBdr>
          <w:divsChild>
            <w:div w:id="1998723478">
              <w:marLeft w:val="0"/>
              <w:marRight w:val="0"/>
              <w:marTop w:val="0"/>
              <w:marBottom w:val="0"/>
              <w:divBdr>
                <w:top w:val="none" w:sz="0" w:space="0" w:color="auto"/>
                <w:left w:val="none" w:sz="0" w:space="0" w:color="auto"/>
                <w:bottom w:val="none" w:sz="0" w:space="0" w:color="auto"/>
                <w:right w:val="none" w:sz="0" w:space="0" w:color="auto"/>
              </w:divBdr>
            </w:div>
          </w:divsChild>
        </w:div>
        <w:div w:id="971330034">
          <w:marLeft w:val="0"/>
          <w:marRight w:val="0"/>
          <w:marTop w:val="0"/>
          <w:marBottom w:val="0"/>
          <w:divBdr>
            <w:top w:val="none" w:sz="0" w:space="0" w:color="auto"/>
            <w:left w:val="none" w:sz="0" w:space="0" w:color="auto"/>
            <w:bottom w:val="none" w:sz="0" w:space="0" w:color="auto"/>
            <w:right w:val="none" w:sz="0" w:space="0" w:color="auto"/>
          </w:divBdr>
          <w:divsChild>
            <w:div w:id="1746681131">
              <w:marLeft w:val="0"/>
              <w:marRight w:val="0"/>
              <w:marTop w:val="0"/>
              <w:marBottom w:val="0"/>
              <w:divBdr>
                <w:top w:val="none" w:sz="0" w:space="0" w:color="auto"/>
                <w:left w:val="none" w:sz="0" w:space="0" w:color="auto"/>
                <w:bottom w:val="none" w:sz="0" w:space="0" w:color="auto"/>
                <w:right w:val="none" w:sz="0" w:space="0" w:color="auto"/>
              </w:divBdr>
            </w:div>
          </w:divsChild>
        </w:div>
        <w:div w:id="132645496">
          <w:marLeft w:val="0"/>
          <w:marRight w:val="0"/>
          <w:marTop w:val="0"/>
          <w:marBottom w:val="0"/>
          <w:divBdr>
            <w:top w:val="none" w:sz="0" w:space="0" w:color="auto"/>
            <w:left w:val="none" w:sz="0" w:space="0" w:color="auto"/>
            <w:bottom w:val="none" w:sz="0" w:space="0" w:color="auto"/>
            <w:right w:val="none" w:sz="0" w:space="0" w:color="auto"/>
          </w:divBdr>
          <w:divsChild>
            <w:div w:id="1673875332">
              <w:marLeft w:val="0"/>
              <w:marRight w:val="0"/>
              <w:marTop w:val="0"/>
              <w:marBottom w:val="0"/>
              <w:divBdr>
                <w:top w:val="none" w:sz="0" w:space="0" w:color="auto"/>
                <w:left w:val="none" w:sz="0" w:space="0" w:color="auto"/>
                <w:bottom w:val="none" w:sz="0" w:space="0" w:color="auto"/>
                <w:right w:val="none" w:sz="0" w:space="0" w:color="auto"/>
              </w:divBdr>
            </w:div>
          </w:divsChild>
        </w:div>
        <w:div w:id="686061191">
          <w:marLeft w:val="0"/>
          <w:marRight w:val="0"/>
          <w:marTop w:val="0"/>
          <w:marBottom w:val="0"/>
          <w:divBdr>
            <w:top w:val="none" w:sz="0" w:space="0" w:color="auto"/>
            <w:left w:val="none" w:sz="0" w:space="0" w:color="auto"/>
            <w:bottom w:val="none" w:sz="0" w:space="0" w:color="auto"/>
            <w:right w:val="none" w:sz="0" w:space="0" w:color="auto"/>
          </w:divBdr>
          <w:divsChild>
            <w:div w:id="802120892">
              <w:marLeft w:val="0"/>
              <w:marRight w:val="0"/>
              <w:marTop w:val="0"/>
              <w:marBottom w:val="0"/>
              <w:divBdr>
                <w:top w:val="none" w:sz="0" w:space="0" w:color="auto"/>
                <w:left w:val="none" w:sz="0" w:space="0" w:color="auto"/>
                <w:bottom w:val="none" w:sz="0" w:space="0" w:color="auto"/>
                <w:right w:val="none" w:sz="0" w:space="0" w:color="auto"/>
              </w:divBdr>
            </w:div>
          </w:divsChild>
        </w:div>
        <w:div w:id="1197305184">
          <w:marLeft w:val="0"/>
          <w:marRight w:val="0"/>
          <w:marTop w:val="0"/>
          <w:marBottom w:val="0"/>
          <w:divBdr>
            <w:top w:val="none" w:sz="0" w:space="0" w:color="auto"/>
            <w:left w:val="none" w:sz="0" w:space="0" w:color="auto"/>
            <w:bottom w:val="none" w:sz="0" w:space="0" w:color="auto"/>
            <w:right w:val="none" w:sz="0" w:space="0" w:color="auto"/>
          </w:divBdr>
          <w:divsChild>
            <w:div w:id="1120610032">
              <w:marLeft w:val="0"/>
              <w:marRight w:val="0"/>
              <w:marTop w:val="0"/>
              <w:marBottom w:val="0"/>
              <w:divBdr>
                <w:top w:val="none" w:sz="0" w:space="0" w:color="auto"/>
                <w:left w:val="none" w:sz="0" w:space="0" w:color="auto"/>
                <w:bottom w:val="none" w:sz="0" w:space="0" w:color="auto"/>
                <w:right w:val="none" w:sz="0" w:space="0" w:color="auto"/>
              </w:divBdr>
            </w:div>
          </w:divsChild>
        </w:div>
        <w:div w:id="450982064">
          <w:marLeft w:val="0"/>
          <w:marRight w:val="0"/>
          <w:marTop w:val="0"/>
          <w:marBottom w:val="0"/>
          <w:divBdr>
            <w:top w:val="none" w:sz="0" w:space="0" w:color="auto"/>
            <w:left w:val="none" w:sz="0" w:space="0" w:color="auto"/>
            <w:bottom w:val="none" w:sz="0" w:space="0" w:color="auto"/>
            <w:right w:val="none" w:sz="0" w:space="0" w:color="auto"/>
          </w:divBdr>
          <w:divsChild>
            <w:div w:id="910383771">
              <w:marLeft w:val="0"/>
              <w:marRight w:val="0"/>
              <w:marTop w:val="0"/>
              <w:marBottom w:val="0"/>
              <w:divBdr>
                <w:top w:val="none" w:sz="0" w:space="0" w:color="auto"/>
                <w:left w:val="none" w:sz="0" w:space="0" w:color="auto"/>
                <w:bottom w:val="none" w:sz="0" w:space="0" w:color="auto"/>
                <w:right w:val="none" w:sz="0" w:space="0" w:color="auto"/>
              </w:divBdr>
            </w:div>
          </w:divsChild>
        </w:div>
        <w:div w:id="526914586">
          <w:marLeft w:val="0"/>
          <w:marRight w:val="0"/>
          <w:marTop w:val="0"/>
          <w:marBottom w:val="0"/>
          <w:divBdr>
            <w:top w:val="none" w:sz="0" w:space="0" w:color="auto"/>
            <w:left w:val="none" w:sz="0" w:space="0" w:color="auto"/>
            <w:bottom w:val="none" w:sz="0" w:space="0" w:color="auto"/>
            <w:right w:val="none" w:sz="0" w:space="0" w:color="auto"/>
          </w:divBdr>
          <w:divsChild>
            <w:div w:id="1019966079">
              <w:marLeft w:val="0"/>
              <w:marRight w:val="0"/>
              <w:marTop w:val="0"/>
              <w:marBottom w:val="0"/>
              <w:divBdr>
                <w:top w:val="none" w:sz="0" w:space="0" w:color="auto"/>
                <w:left w:val="none" w:sz="0" w:space="0" w:color="auto"/>
                <w:bottom w:val="none" w:sz="0" w:space="0" w:color="auto"/>
                <w:right w:val="none" w:sz="0" w:space="0" w:color="auto"/>
              </w:divBdr>
            </w:div>
          </w:divsChild>
        </w:div>
        <w:div w:id="508325315">
          <w:marLeft w:val="0"/>
          <w:marRight w:val="0"/>
          <w:marTop w:val="0"/>
          <w:marBottom w:val="0"/>
          <w:divBdr>
            <w:top w:val="none" w:sz="0" w:space="0" w:color="auto"/>
            <w:left w:val="none" w:sz="0" w:space="0" w:color="auto"/>
            <w:bottom w:val="none" w:sz="0" w:space="0" w:color="auto"/>
            <w:right w:val="none" w:sz="0" w:space="0" w:color="auto"/>
          </w:divBdr>
          <w:divsChild>
            <w:div w:id="662970371">
              <w:marLeft w:val="0"/>
              <w:marRight w:val="0"/>
              <w:marTop w:val="0"/>
              <w:marBottom w:val="0"/>
              <w:divBdr>
                <w:top w:val="none" w:sz="0" w:space="0" w:color="auto"/>
                <w:left w:val="none" w:sz="0" w:space="0" w:color="auto"/>
                <w:bottom w:val="none" w:sz="0" w:space="0" w:color="auto"/>
                <w:right w:val="none" w:sz="0" w:space="0" w:color="auto"/>
              </w:divBdr>
            </w:div>
          </w:divsChild>
        </w:div>
        <w:div w:id="1675231308">
          <w:marLeft w:val="0"/>
          <w:marRight w:val="0"/>
          <w:marTop w:val="0"/>
          <w:marBottom w:val="0"/>
          <w:divBdr>
            <w:top w:val="none" w:sz="0" w:space="0" w:color="auto"/>
            <w:left w:val="none" w:sz="0" w:space="0" w:color="auto"/>
            <w:bottom w:val="none" w:sz="0" w:space="0" w:color="auto"/>
            <w:right w:val="none" w:sz="0" w:space="0" w:color="auto"/>
          </w:divBdr>
          <w:divsChild>
            <w:div w:id="1965456082">
              <w:marLeft w:val="0"/>
              <w:marRight w:val="0"/>
              <w:marTop w:val="0"/>
              <w:marBottom w:val="0"/>
              <w:divBdr>
                <w:top w:val="none" w:sz="0" w:space="0" w:color="auto"/>
                <w:left w:val="none" w:sz="0" w:space="0" w:color="auto"/>
                <w:bottom w:val="none" w:sz="0" w:space="0" w:color="auto"/>
                <w:right w:val="none" w:sz="0" w:space="0" w:color="auto"/>
              </w:divBdr>
            </w:div>
          </w:divsChild>
        </w:div>
        <w:div w:id="2139566735">
          <w:marLeft w:val="0"/>
          <w:marRight w:val="0"/>
          <w:marTop w:val="0"/>
          <w:marBottom w:val="0"/>
          <w:divBdr>
            <w:top w:val="none" w:sz="0" w:space="0" w:color="auto"/>
            <w:left w:val="none" w:sz="0" w:space="0" w:color="auto"/>
            <w:bottom w:val="none" w:sz="0" w:space="0" w:color="auto"/>
            <w:right w:val="none" w:sz="0" w:space="0" w:color="auto"/>
          </w:divBdr>
          <w:divsChild>
            <w:div w:id="1932351197">
              <w:marLeft w:val="0"/>
              <w:marRight w:val="0"/>
              <w:marTop w:val="0"/>
              <w:marBottom w:val="0"/>
              <w:divBdr>
                <w:top w:val="none" w:sz="0" w:space="0" w:color="auto"/>
                <w:left w:val="none" w:sz="0" w:space="0" w:color="auto"/>
                <w:bottom w:val="none" w:sz="0" w:space="0" w:color="auto"/>
                <w:right w:val="none" w:sz="0" w:space="0" w:color="auto"/>
              </w:divBdr>
            </w:div>
          </w:divsChild>
        </w:div>
        <w:div w:id="1552305876">
          <w:marLeft w:val="0"/>
          <w:marRight w:val="0"/>
          <w:marTop w:val="0"/>
          <w:marBottom w:val="0"/>
          <w:divBdr>
            <w:top w:val="none" w:sz="0" w:space="0" w:color="auto"/>
            <w:left w:val="none" w:sz="0" w:space="0" w:color="auto"/>
            <w:bottom w:val="none" w:sz="0" w:space="0" w:color="auto"/>
            <w:right w:val="none" w:sz="0" w:space="0" w:color="auto"/>
          </w:divBdr>
          <w:divsChild>
            <w:div w:id="768964242">
              <w:marLeft w:val="0"/>
              <w:marRight w:val="0"/>
              <w:marTop w:val="0"/>
              <w:marBottom w:val="0"/>
              <w:divBdr>
                <w:top w:val="none" w:sz="0" w:space="0" w:color="auto"/>
                <w:left w:val="none" w:sz="0" w:space="0" w:color="auto"/>
                <w:bottom w:val="none" w:sz="0" w:space="0" w:color="auto"/>
                <w:right w:val="none" w:sz="0" w:space="0" w:color="auto"/>
              </w:divBdr>
            </w:div>
          </w:divsChild>
        </w:div>
        <w:div w:id="1562642309">
          <w:marLeft w:val="0"/>
          <w:marRight w:val="0"/>
          <w:marTop w:val="0"/>
          <w:marBottom w:val="0"/>
          <w:divBdr>
            <w:top w:val="none" w:sz="0" w:space="0" w:color="auto"/>
            <w:left w:val="none" w:sz="0" w:space="0" w:color="auto"/>
            <w:bottom w:val="none" w:sz="0" w:space="0" w:color="auto"/>
            <w:right w:val="none" w:sz="0" w:space="0" w:color="auto"/>
          </w:divBdr>
          <w:divsChild>
            <w:div w:id="758521724">
              <w:marLeft w:val="0"/>
              <w:marRight w:val="0"/>
              <w:marTop w:val="0"/>
              <w:marBottom w:val="0"/>
              <w:divBdr>
                <w:top w:val="none" w:sz="0" w:space="0" w:color="auto"/>
                <w:left w:val="none" w:sz="0" w:space="0" w:color="auto"/>
                <w:bottom w:val="none" w:sz="0" w:space="0" w:color="auto"/>
                <w:right w:val="none" w:sz="0" w:space="0" w:color="auto"/>
              </w:divBdr>
            </w:div>
          </w:divsChild>
        </w:div>
        <w:div w:id="43263554">
          <w:marLeft w:val="0"/>
          <w:marRight w:val="0"/>
          <w:marTop w:val="0"/>
          <w:marBottom w:val="0"/>
          <w:divBdr>
            <w:top w:val="none" w:sz="0" w:space="0" w:color="auto"/>
            <w:left w:val="none" w:sz="0" w:space="0" w:color="auto"/>
            <w:bottom w:val="none" w:sz="0" w:space="0" w:color="auto"/>
            <w:right w:val="none" w:sz="0" w:space="0" w:color="auto"/>
          </w:divBdr>
          <w:divsChild>
            <w:div w:id="2006854676">
              <w:marLeft w:val="0"/>
              <w:marRight w:val="0"/>
              <w:marTop w:val="0"/>
              <w:marBottom w:val="0"/>
              <w:divBdr>
                <w:top w:val="none" w:sz="0" w:space="0" w:color="auto"/>
                <w:left w:val="none" w:sz="0" w:space="0" w:color="auto"/>
                <w:bottom w:val="none" w:sz="0" w:space="0" w:color="auto"/>
                <w:right w:val="none" w:sz="0" w:space="0" w:color="auto"/>
              </w:divBdr>
            </w:div>
          </w:divsChild>
        </w:div>
        <w:div w:id="1869179240">
          <w:marLeft w:val="0"/>
          <w:marRight w:val="0"/>
          <w:marTop w:val="0"/>
          <w:marBottom w:val="0"/>
          <w:divBdr>
            <w:top w:val="none" w:sz="0" w:space="0" w:color="auto"/>
            <w:left w:val="none" w:sz="0" w:space="0" w:color="auto"/>
            <w:bottom w:val="none" w:sz="0" w:space="0" w:color="auto"/>
            <w:right w:val="none" w:sz="0" w:space="0" w:color="auto"/>
          </w:divBdr>
          <w:divsChild>
            <w:div w:id="952906471">
              <w:marLeft w:val="0"/>
              <w:marRight w:val="0"/>
              <w:marTop w:val="0"/>
              <w:marBottom w:val="0"/>
              <w:divBdr>
                <w:top w:val="none" w:sz="0" w:space="0" w:color="auto"/>
                <w:left w:val="none" w:sz="0" w:space="0" w:color="auto"/>
                <w:bottom w:val="none" w:sz="0" w:space="0" w:color="auto"/>
                <w:right w:val="none" w:sz="0" w:space="0" w:color="auto"/>
              </w:divBdr>
            </w:div>
          </w:divsChild>
        </w:div>
        <w:div w:id="2009677516">
          <w:marLeft w:val="0"/>
          <w:marRight w:val="0"/>
          <w:marTop w:val="0"/>
          <w:marBottom w:val="0"/>
          <w:divBdr>
            <w:top w:val="none" w:sz="0" w:space="0" w:color="auto"/>
            <w:left w:val="none" w:sz="0" w:space="0" w:color="auto"/>
            <w:bottom w:val="none" w:sz="0" w:space="0" w:color="auto"/>
            <w:right w:val="none" w:sz="0" w:space="0" w:color="auto"/>
          </w:divBdr>
          <w:divsChild>
            <w:div w:id="150362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035258">
      <w:bodyDiv w:val="1"/>
      <w:marLeft w:val="0"/>
      <w:marRight w:val="0"/>
      <w:marTop w:val="0"/>
      <w:marBottom w:val="0"/>
      <w:divBdr>
        <w:top w:val="none" w:sz="0" w:space="0" w:color="auto"/>
        <w:left w:val="none" w:sz="0" w:space="0" w:color="auto"/>
        <w:bottom w:val="none" w:sz="0" w:space="0" w:color="auto"/>
        <w:right w:val="none" w:sz="0" w:space="0" w:color="auto"/>
      </w:divBdr>
      <w:divsChild>
        <w:div w:id="2102288353">
          <w:marLeft w:val="0"/>
          <w:marRight w:val="0"/>
          <w:marTop w:val="0"/>
          <w:marBottom w:val="0"/>
          <w:divBdr>
            <w:top w:val="none" w:sz="0" w:space="0" w:color="auto"/>
            <w:left w:val="none" w:sz="0" w:space="0" w:color="auto"/>
            <w:bottom w:val="none" w:sz="0" w:space="0" w:color="auto"/>
            <w:right w:val="none" w:sz="0" w:space="0" w:color="auto"/>
          </w:divBdr>
        </w:div>
        <w:div w:id="1834175831">
          <w:marLeft w:val="0"/>
          <w:marRight w:val="0"/>
          <w:marTop w:val="0"/>
          <w:marBottom w:val="0"/>
          <w:divBdr>
            <w:top w:val="none" w:sz="0" w:space="0" w:color="auto"/>
            <w:left w:val="none" w:sz="0" w:space="0" w:color="auto"/>
            <w:bottom w:val="none" w:sz="0" w:space="0" w:color="auto"/>
            <w:right w:val="none" w:sz="0" w:space="0" w:color="auto"/>
          </w:divBdr>
        </w:div>
        <w:div w:id="426996809">
          <w:marLeft w:val="0"/>
          <w:marRight w:val="0"/>
          <w:marTop w:val="0"/>
          <w:marBottom w:val="0"/>
          <w:divBdr>
            <w:top w:val="none" w:sz="0" w:space="0" w:color="auto"/>
            <w:left w:val="none" w:sz="0" w:space="0" w:color="auto"/>
            <w:bottom w:val="none" w:sz="0" w:space="0" w:color="auto"/>
            <w:right w:val="none" w:sz="0" w:space="0" w:color="auto"/>
          </w:divBdr>
        </w:div>
        <w:div w:id="881289591">
          <w:marLeft w:val="0"/>
          <w:marRight w:val="0"/>
          <w:marTop w:val="0"/>
          <w:marBottom w:val="0"/>
          <w:divBdr>
            <w:top w:val="none" w:sz="0" w:space="0" w:color="auto"/>
            <w:left w:val="none" w:sz="0" w:space="0" w:color="auto"/>
            <w:bottom w:val="none" w:sz="0" w:space="0" w:color="auto"/>
            <w:right w:val="none" w:sz="0" w:space="0" w:color="auto"/>
          </w:divBdr>
        </w:div>
        <w:div w:id="320892140">
          <w:marLeft w:val="0"/>
          <w:marRight w:val="0"/>
          <w:marTop w:val="0"/>
          <w:marBottom w:val="0"/>
          <w:divBdr>
            <w:top w:val="none" w:sz="0" w:space="0" w:color="auto"/>
            <w:left w:val="none" w:sz="0" w:space="0" w:color="auto"/>
            <w:bottom w:val="none" w:sz="0" w:space="0" w:color="auto"/>
            <w:right w:val="none" w:sz="0" w:space="0" w:color="auto"/>
          </w:divBdr>
        </w:div>
        <w:div w:id="1420636164">
          <w:marLeft w:val="0"/>
          <w:marRight w:val="0"/>
          <w:marTop w:val="0"/>
          <w:marBottom w:val="0"/>
          <w:divBdr>
            <w:top w:val="none" w:sz="0" w:space="0" w:color="auto"/>
            <w:left w:val="none" w:sz="0" w:space="0" w:color="auto"/>
            <w:bottom w:val="none" w:sz="0" w:space="0" w:color="auto"/>
            <w:right w:val="none" w:sz="0" w:space="0" w:color="auto"/>
          </w:divBdr>
        </w:div>
        <w:div w:id="347172805">
          <w:marLeft w:val="0"/>
          <w:marRight w:val="0"/>
          <w:marTop w:val="0"/>
          <w:marBottom w:val="0"/>
          <w:divBdr>
            <w:top w:val="none" w:sz="0" w:space="0" w:color="auto"/>
            <w:left w:val="none" w:sz="0" w:space="0" w:color="auto"/>
            <w:bottom w:val="none" w:sz="0" w:space="0" w:color="auto"/>
            <w:right w:val="none" w:sz="0" w:space="0" w:color="auto"/>
          </w:divBdr>
        </w:div>
        <w:div w:id="2002851699">
          <w:marLeft w:val="0"/>
          <w:marRight w:val="0"/>
          <w:marTop w:val="0"/>
          <w:marBottom w:val="0"/>
          <w:divBdr>
            <w:top w:val="none" w:sz="0" w:space="0" w:color="auto"/>
            <w:left w:val="none" w:sz="0" w:space="0" w:color="auto"/>
            <w:bottom w:val="none" w:sz="0" w:space="0" w:color="auto"/>
            <w:right w:val="none" w:sz="0" w:space="0" w:color="auto"/>
          </w:divBdr>
        </w:div>
      </w:divsChild>
    </w:div>
    <w:div w:id="832178912">
      <w:bodyDiv w:val="1"/>
      <w:marLeft w:val="0"/>
      <w:marRight w:val="0"/>
      <w:marTop w:val="0"/>
      <w:marBottom w:val="0"/>
      <w:divBdr>
        <w:top w:val="none" w:sz="0" w:space="0" w:color="auto"/>
        <w:left w:val="none" w:sz="0" w:space="0" w:color="auto"/>
        <w:bottom w:val="none" w:sz="0" w:space="0" w:color="auto"/>
        <w:right w:val="none" w:sz="0" w:space="0" w:color="auto"/>
      </w:divBdr>
      <w:divsChild>
        <w:div w:id="781074968">
          <w:marLeft w:val="0"/>
          <w:marRight w:val="0"/>
          <w:marTop w:val="0"/>
          <w:marBottom w:val="0"/>
          <w:divBdr>
            <w:top w:val="none" w:sz="0" w:space="0" w:color="auto"/>
            <w:left w:val="none" w:sz="0" w:space="0" w:color="auto"/>
            <w:bottom w:val="none" w:sz="0" w:space="0" w:color="auto"/>
            <w:right w:val="none" w:sz="0" w:space="0" w:color="auto"/>
          </w:divBdr>
        </w:div>
        <w:div w:id="522322482">
          <w:marLeft w:val="0"/>
          <w:marRight w:val="0"/>
          <w:marTop w:val="0"/>
          <w:marBottom w:val="0"/>
          <w:divBdr>
            <w:top w:val="none" w:sz="0" w:space="0" w:color="auto"/>
            <w:left w:val="none" w:sz="0" w:space="0" w:color="auto"/>
            <w:bottom w:val="none" w:sz="0" w:space="0" w:color="auto"/>
            <w:right w:val="none" w:sz="0" w:space="0" w:color="auto"/>
          </w:divBdr>
        </w:div>
        <w:div w:id="1416702687">
          <w:marLeft w:val="0"/>
          <w:marRight w:val="0"/>
          <w:marTop w:val="0"/>
          <w:marBottom w:val="0"/>
          <w:divBdr>
            <w:top w:val="none" w:sz="0" w:space="0" w:color="auto"/>
            <w:left w:val="none" w:sz="0" w:space="0" w:color="auto"/>
            <w:bottom w:val="none" w:sz="0" w:space="0" w:color="auto"/>
            <w:right w:val="none" w:sz="0" w:space="0" w:color="auto"/>
          </w:divBdr>
        </w:div>
        <w:div w:id="1192957521">
          <w:marLeft w:val="0"/>
          <w:marRight w:val="0"/>
          <w:marTop w:val="0"/>
          <w:marBottom w:val="0"/>
          <w:divBdr>
            <w:top w:val="none" w:sz="0" w:space="0" w:color="auto"/>
            <w:left w:val="none" w:sz="0" w:space="0" w:color="auto"/>
            <w:bottom w:val="none" w:sz="0" w:space="0" w:color="auto"/>
            <w:right w:val="none" w:sz="0" w:space="0" w:color="auto"/>
          </w:divBdr>
        </w:div>
      </w:divsChild>
    </w:div>
    <w:div w:id="859396299">
      <w:bodyDiv w:val="1"/>
      <w:marLeft w:val="0"/>
      <w:marRight w:val="0"/>
      <w:marTop w:val="0"/>
      <w:marBottom w:val="0"/>
      <w:divBdr>
        <w:top w:val="none" w:sz="0" w:space="0" w:color="auto"/>
        <w:left w:val="none" w:sz="0" w:space="0" w:color="auto"/>
        <w:bottom w:val="none" w:sz="0" w:space="0" w:color="auto"/>
        <w:right w:val="none" w:sz="0" w:space="0" w:color="auto"/>
      </w:divBdr>
    </w:div>
    <w:div w:id="875238927">
      <w:bodyDiv w:val="1"/>
      <w:marLeft w:val="0"/>
      <w:marRight w:val="0"/>
      <w:marTop w:val="0"/>
      <w:marBottom w:val="0"/>
      <w:divBdr>
        <w:top w:val="none" w:sz="0" w:space="0" w:color="auto"/>
        <w:left w:val="none" w:sz="0" w:space="0" w:color="auto"/>
        <w:bottom w:val="none" w:sz="0" w:space="0" w:color="auto"/>
        <w:right w:val="none" w:sz="0" w:space="0" w:color="auto"/>
      </w:divBdr>
      <w:divsChild>
        <w:div w:id="1554194179">
          <w:marLeft w:val="0"/>
          <w:marRight w:val="0"/>
          <w:marTop w:val="30"/>
          <w:marBottom w:val="30"/>
          <w:divBdr>
            <w:top w:val="none" w:sz="0" w:space="0" w:color="auto"/>
            <w:left w:val="none" w:sz="0" w:space="0" w:color="auto"/>
            <w:bottom w:val="none" w:sz="0" w:space="0" w:color="auto"/>
            <w:right w:val="none" w:sz="0" w:space="0" w:color="auto"/>
          </w:divBdr>
          <w:divsChild>
            <w:div w:id="215094403">
              <w:marLeft w:val="0"/>
              <w:marRight w:val="0"/>
              <w:marTop w:val="0"/>
              <w:marBottom w:val="0"/>
              <w:divBdr>
                <w:top w:val="none" w:sz="0" w:space="0" w:color="auto"/>
                <w:left w:val="none" w:sz="0" w:space="0" w:color="auto"/>
                <w:bottom w:val="none" w:sz="0" w:space="0" w:color="auto"/>
                <w:right w:val="none" w:sz="0" w:space="0" w:color="auto"/>
              </w:divBdr>
              <w:divsChild>
                <w:div w:id="2109344269">
                  <w:marLeft w:val="0"/>
                  <w:marRight w:val="0"/>
                  <w:marTop w:val="0"/>
                  <w:marBottom w:val="0"/>
                  <w:divBdr>
                    <w:top w:val="none" w:sz="0" w:space="0" w:color="auto"/>
                    <w:left w:val="none" w:sz="0" w:space="0" w:color="auto"/>
                    <w:bottom w:val="none" w:sz="0" w:space="0" w:color="auto"/>
                    <w:right w:val="none" w:sz="0" w:space="0" w:color="auto"/>
                  </w:divBdr>
                </w:div>
              </w:divsChild>
            </w:div>
            <w:div w:id="438834341">
              <w:marLeft w:val="0"/>
              <w:marRight w:val="0"/>
              <w:marTop w:val="0"/>
              <w:marBottom w:val="0"/>
              <w:divBdr>
                <w:top w:val="none" w:sz="0" w:space="0" w:color="auto"/>
                <w:left w:val="none" w:sz="0" w:space="0" w:color="auto"/>
                <w:bottom w:val="none" w:sz="0" w:space="0" w:color="auto"/>
                <w:right w:val="none" w:sz="0" w:space="0" w:color="auto"/>
              </w:divBdr>
              <w:divsChild>
                <w:div w:id="1307972650">
                  <w:marLeft w:val="0"/>
                  <w:marRight w:val="0"/>
                  <w:marTop w:val="0"/>
                  <w:marBottom w:val="0"/>
                  <w:divBdr>
                    <w:top w:val="none" w:sz="0" w:space="0" w:color="auto"/>
                    <w:left w:val="none" w:sz="0" w:space="0" w:color="auto"/>
                    <w:bottom w:val="none" w:sz="0" w:space="0" w:color="auto"/>
                    <w:right w:val="none" w:sz="0" w:space="0" w:color="auto"/>
                  </w:divBdr>
                </w:div>
              </w:divsChild>
            </w:div>
            <w:div w:id="449711538">
              <w:marLeft w:val="0"/>
              <w:marRight w:val="0"/>
              <w:marTop w:val="0"/>
              <w:marBottom w:val="0"/>
              <w:divBdr>
                <w:top w:val="none" w:sz="0" w:space="0" w:color="auto"/>
                <w:left w:val="none" w:sz="0" w:space="0" w:color="auto"/>
                <w:bottom w:val="none" w:sz="0" w:space="0" w:color="auto"/>
                <w:right w:val="none" w:sz="0" w:space="0" w:color="auto"/>
              </w:divBdr>
              <w:divsChild>
                <w:div w:id="111555830">
                  <w:marLeft w:val="0"/>
                  <w:marRight w:val="0"/>
                  <w:marTop w:val="0"/>
                  <w:marBottom w:val="0"/>
                  <w:divBdr>
                    <w:top w:val="none" w:sz="0" w:space="0" w:color="auto"/>
                    <w:left w:val="none" w:sz="0" w:space="0" w:color="auto"/>
                    <w:bottom w:val="none" w:sz="0" w:space="0" w:color="auto"/>
                    <w:right w:val="none" w:sz="0" w:space="0" w:color="auto"/>
                  </w:divBdr>
                </w:div>
                <w:div w:id="1807233782">
                  <w:marLeft w:val="0"/>
                  <w:marRight w:val="0"/>
                  <w:marTop w:val="0"/>
                  <w:marBottom w:val="0"/>
                  <w:divBdr>
                    <w:top w:val="none" w:sz="0" w:space="0" w:color="auto"/>
                    <w:left w:val="none" w:sz="0" w:space="0" w:color="auto"/>
                    <w:bottom w:val="none" w:sz="0" w:space="0" w:color="auto"/>
                    <w:right w:val="none" w:sz="0" w:space="0" w:color="auto"/>
                  </w:divBdr>
                </w:div>
              </w:divsChild>
            </w:div>
            <w:div w:id="512569123">
              <w:marLeft w:val="0"/>
              <w:marRight w:val="0"/>
              <w:marTop w:val="0"/>
              <w:marBottom w:val="0"/>
              <w:divBdr>
                <w:top w:val="none" w:sz="0" w:space="0" w:color="auto"/>
                <w:left w:val="none" w:sz="0" w:space="0" w:color="auto"/>
                <w:bottom w:val="none" w:sz="0" w:space="0" w:color="auto"/>
                <w:right w:val="none" w:sz="0" w:space="0" w:color="auto"/>
              </w:divBdr>
              <w:divsChild>
                <w:div w:id="682129985">
                  <w:marLeft w:val="0"/>
                  <w:marRight w:val="0"/>
                  <w:marTop w:val="0"/>
                  <w:marBottom w:val="0"/>
                  <w:divBdr>
                    <w:top w:val="none" w:sz="0" w:space="0" w:color="auto"/>
                    <w:left w:val="none" w:sz="0" w:space="0" w:color="auto"/>
                    <w:bottom w:val="none" w:sz="0" w:space="0" w:color="auto"/>
                    <w:right w:val="none" w:sz="0" w:space="0" w:color="auto"/>
                  </w:divBdr>
                </w:div>
                <w:div w:id="1322738499">
                  <w:marLeft w:val="0"/>
                  <w:marRight w:val="0"/>
                  <w:marTop w:val="0"/>
                  <w:marBottom w:val="0"/>
                  <w:divBdr>
                    <w:top w:val="none" w:sz="0" w:space="0" w:color="auto"/>
                    <w:left w:val="none" w:sz="0" w:space="0" w:color="auto"/>
                    <w:bottom w:val="none" w:sz="0" w:space="0" w:color="auto"/>
                    <w:right w:val="none" w:sz="0" w:space="0" w:color="auto"/>
                  </w:divBdr>
                </w:div>
              </w:divsChild>
            </w:div>
            <w:div w:id="528107964">
              <w:marLeft w:val="0"/>
              <w:marRight w:val="0"/>
              <w:marTop w:val="0"/>
              <w:marBottom w:val="0"/>
              <w:divBdr>
                <w:top w:val="none" w:sz="0" w:space="0" w:color="auto"/>
                <w:left w:val="none" w:sz="0" w:space="0" w:color="auto"/>
                <w:bottom w:val="none" w:sz="0" w:space="0" w:color="auto"/>
                <w:right w:val="none" w:sz="0" w:space="0" w:color="auto"/>
              </w:divBdr>
              <w:divsChild>
                <w:div w:id="250743262">
                  <w:marLeft w:val="0"/>
                  <w:marRight w:val="0"/>
                  <w:marTop w:val="0"/>
                  <w:marBottom w:val="0"/>
                  <w:divBdr>
                    <w:top w:val="none" w:sz="0" w:space="0" w:color="auto"/>
                    <w:left w:val="none" w:sz="0" w:space="0" w:color="auto"/>
                    <w:bottom w:val="none" w:sz="0" w:space="0" w:color="auto"/>
                    <w:right w:val="none" w:sz="0" w:space="0" w:color="auto"/>
                  </w:divBdr>
                </w:div>
              </w:divsChild>
            </w:div>
            <w:div w:id="624773967">
              <w:marLeft w:val="0"/>
              <w:marRight w:val="0"/>
              <w:marTop w:val="0"/>
              <w:marBottom w:val="0"/>
              <w:divBdr>
                <w:top w:val="none" w:sz="0" w:space="0" w:color="auto"/>
                <w:left w:val="none" w:sz="0" w:space="0" w:color="auto"/>
                <w:bottom w:val="none" w:sz="0" w:space="0" w:color="auto"/>
                <w:right w:val="none" w:sz="0" w:space="0" w:color="auto"/>
              </w:divBdr>
              <w:divsChild>
                <w:div w:id="1369986615">
                  <w:marLeft w:val="0"/>
                  <w:marRight w:val="0"/>
                  <w:marTop w:val="0"/>
                  <w:marBottom w:val="0"/>
                  <w:divBdr>
                    <w:top w:val="none" w:sz="0" w:space="0" w:color="auto"/>
                    <w:left w:val="none" w:sz="0" w:space="0" w:color="auto"/>
                    <w:bottom w:val="none" w:sz="0" w:space="0" w:color="auto"/>
                    <w:right w:val="none" w:sz="0" w:space="0" w:color="auto"/>
                  </w:divBdr>
                </w:div>
              </w:divsChild>
            </w:div>
            <w:div w:id="910389125">
              <w:marLeft w:val="0"/>
              <w:marRight w:val="0"/>
              <w:marTop w:val="0"/>
              <w:marBottom w:val="0"/>
              <w:divBdr>
                <w:top w:val="none" w:sz="0" w:space="0" w:color="auto"/>
                <w:left w:val="none" w:sz="0" w:space="0" w:color="auto"/>
                <w:bottom w:val="none" w:sz="0" w:space="0" w:color="auto"/>
                <w:right w:val="none" w:sz="0" w:space="0" w:color="auto"/>
              </w:divBdr>
              <w:divsChild>
                <w:div w:id="258300756">
                  <w:marLeft w:val="0"/>
                  <w:marRight w:val="0"/>
                  <w:marTop w:val="0"/>
                  <w:marBottom w:val="0"/>
                  <w:divBdr>
                    <w:top w:val="none" w:sz="0" w:space="0" w:color="auto"/>
                    <w:left w:val="none" w:sz="0" w:space="0" w:color="auto"/>
                    <w:bottom w:val="none" w:sz="0" w:space="0" w:color="auto"/>
                    <w:right w:val="none" w:sz="0" w:space="0" w:color="auto"/>
                  </w:divBdr>
                </w:div>
              </w:divsChild>
            </w:div>
            <w:div w:id="928737034">
              <w:marLeft w:val="0"/>
              <w:marRight w:val="0"/>
              <w:marTop w:val="0"/>
              <w:marBottom w:val="0"/>
              <w:divBdr>
                <w:top w:val="none" w:sz="0" w:space="0" w:color="auto"/>
                <w:left w:val="none" w:sz="0" w:space="0" w:color="auto"/>
                <w:bottom w:val="none" w:sz="0" w:space="0" w:color="auto"/>
                <w:right w:val="none" w:sz="0" w:space="0" w:color="auto"/>
              </w:divBdr>
              <w:divsChild>
                <w:div w:id="693267892">
                  <w:marLeft w:val="0"/>
                  <w:marRight w:val="0"/>
                  <w:marTop w:val="0"/>
                  <w:marBottom w:val="0"/>
                  <w:divBdr>
                    <w:top w:val="none" w:sz="0" w:space="0" w:color="auto"/>
                    <w:left w:val="none" w:sz="0" w:space="0" w:color="auto"/>
                    <w:bottom w:val="none" w:sz="0" w:space="0" w:color="auto"/>
                    <w:right w:val="none" w:sz="0" w:space="0" w:color="auto"/>
                  </w:divBdr>
                </w:div>
                <w:div w:id="1347243612">
                  <w:marLeft w:val="0"/>
                  <w:marRight w:val="0"/>
                  <w:marTop w:val="0"/>
                  <w:marBottom w:val="0"/>
                  <w:divBdr>
                    <w:top w:val="none" w:sz="0" w:space="0" w:color="auto"/>
                    <w:left w:val="none" w:sz="0" w:space="0" w:color="auto"/>
                    <w:bottom w:val="none" w:sz="0" w:space="0" w:color="auto"/>
                    <w:right w:val="none" w:sz="0" w:space="0" w:color="auto"/>
                  </w:divBdr>
                </w:div>
              </w:divsChild>
            </w:div>
            <w:div w:id="931860585">
              <w:marLeft w:val="0"/>
              <w:marRight w:val="0"/>
              <w:marTop w:val="0"/>
              <w:marBottom w:val="0"/>
              <w:divBdr>
                <w:top w:val="none" w:sz="0" w:space="0" w:color="auto"/>
                <w:left w:val="none" w:sz="0" w:space="0" w:color="auto"/>
                <w:bottom w:val="none" w:sz="0" w:space="0" w:color="auto"/>
                <w:right w:val="none" w:sz="0" w:space="0" w:color="auto"/>
              </w:divBdr>
              <w:divsChild>
                <w:div w:id="310139208">
                  <w:marLeft w:val="0"/>
                  <w:marRight w:val="0"/>
                  <w:marTop w:val="0"/>
                  <w:marBottom w:val="0"/>
                  <w:divBdr>
                    <w:top w:val="none" w:sz="0" w:space="0" w:color="auto"/>
                    <w:left w:val="none" w:sz="0" w:space="0" w:color="auto"/>
                    <w:bottom w:val="none" w:sz="0" w:space="0" w:color="auto"/>
                    <w:right w:val="none" w:sz="0" w:space="0" w:color="auto"/>
                  </w:divBdr>
                </w:div>
                <w:div w:id="403912531">
                  <w:marLeft w:val="0"/>
                  <w:marRight w:val="0"/>
                  <w:marTop w:val="0"/>
                  <w:marBottom w:val="0"/>
                  <w:divBdr>
                    <w:top w:val="none" w:sz="0" w:space="0" w:color="auto"/>
                    <w:left w:val="none" w:sz="0" w:space="0" w:color="auto"/>
                    <w:bottom w:val="none" w:sz="0" w:space="0" w:color="auto"/>
                    <w:right w:val="none" w:sz="0" w:space="0" w:color="auto"/>
                  </w:divBdr>
                </w:div>
                <w:div w:id="548692275">
                  <w:marLeft w:val="0"/>
                  <w:marRight w:val="0"/>
                  <w:marTop w:val="0"/>
                  <w:marBottom w:val="0"/>
                  <w:divBdr>
                    <w:top w:val="none" w:sz="0" w:space="0" w:color="auto"/>
                    <w:left w:val="none" w:sz="0" w:space="0" w:color="auto"/>
                    <w:bottom w:val="none" w:sz="0" w:space="0" w:color="auto"/>
                    <w:right w:val="none" w:sz="0" w:space="0" w:color="auto"/>
                  </w:divBdr>
                </w:div>
                <w:div w:id="1593512969">
                  <w:marLeft w:val="0"/>
                  <w:marRight w:val="0"/>
                  <w:marTop w:val="0"/>
                  <w:marBottom w:val="0"/>
                  <w:divBdr>
                    <w:top w:val="none" w:sz="0" w:space="0" w:color="auto"/>
                    <w:left w:val="none" w:sz="0" w:space="0" w:color="auto"/>
                    <w:bottom w:val="none" w:sz="0" w:space="0" w:color="auto"/>
                    <w:right w:val="none" w:sz="0" w:space="0" w:color="auto"/>
                  </w:divBdr>
                </w:div>
              </w:divsChild>
            </w:div>
            <w:div w:id="1002897484">
              <w:marLeft w:val="0"/>
              <w:marRight w:val="0"/>
              <w:marTop w:val="0"/>
              <w:marBottom w:val="0"/>
              <w:divBdr>
                <w:top w:val="none" w:sz="0" w:space="0" w:color="auto"/>
                <w:left w:val="none" w:sz="0" w:space="0" w:color="auto"/>
                <w:bottom w:val="none" w:sz="0" w:space="0" w:color="auto"/>
                <w:right w:val="none" w:sz="0" w:space="0" w:color="auto"/>
              </w:divBdr>
              <w:divsChild>
                <w:div w:id="1713264074">
                  <w:marLeft w:val="0"/>
                  <w:marRight w:val="0"/>
                  <w:marTop w:val="0"/>
                  <w:marBottom w:val="0"/>
                  <w:divBdr>
                    <w:top w:val="none" w:sz="0" w:space="0" w:color="auto"/>
                    <w:left w:val="none" w:sz="0" w:space="0" w:color="auto"/>
                    <w:bottom w:val="none" w:sz="0" w:space="0" w:color="auto"/>
                    <w:right w:val="none" w:sz="0" w:space="0" w:color="auto"/>
                  </w:divBdr>
                </w:div>
              </w:divsChild>
            </w:div>
            <w:div w:id="1145707163">
              <w:marLeft w:val="0"/>
              <w:marRight w:val="0"/>
              <w:marTop w:val="0"/>
              <w:marBottom w:val="0"/>
              <w:divBdr>
                <w:top w:val="none" w:sz="0" w:space="0" w:color="auto"/>
                <w:left w:val="none" w:sz="0" w:space="0" w:color="auto"/>
                <w:bottom w:val="none" w:sz="0" w:space="0" w:color="auto"/>
                <w:right w:val="none" w:sz="0" w:space="0" w:color="auto"/>
              </w:divBdr>
              <w:divsChild>
                <w:div w:id="994451410">
                  <w:marLeft w:val="0"/>
                  <w:marRight w:val="0"/>
                  <w:marTop w:val="0"/>
                  <w:marBottom w:val="0"/>
                  <w:divBdr>
                    <w:top w:val="none" w:sz="0" w:space="0" w:color="auto"/>
                    <w:left w:val="none" w:sz="0" w:space="0" w:color="auto"/>
                    <w:bottom w:val="none" w:sz="0" w:space="0" w:color="auto"/>
                    <w:right w:val="none" w:sz="0" w:space="0" w:color="auto"/>
                  </w:divBdr>
                </w:div>
              </w:divsChild>
            </w:div>
            <w:div w:id="1263152518">
              <w:marLeft w:val="0"/>
              <w:marRight w:val="0"/>
              <w:marTop w:val="0"/>
              <w:marBottom w:val="0"/>
              <w:divBdr>
                <w:top w:val="none" w:sz="0" w:space="0" w:color="auto"/>
                <w:left w:val="none" w:sz="0" w:space="0" w:color="auto"/>
                <w:bottom w:val="none" w:sz="0" w:space="0" w:color="auto"/>
                <w:right w:val="none" w:sz="0" w:space="0" w:color="auto"/>
              </w:divBdr>
              <w:divsChild>
                <w:div w:id="567037949">
                  <w:marLeft w:val="0"/>
                  <w:marRight w:val="0"/>
                  <w:marTop w:val="0"/>
                  <w:marBottom w:val="0"/>
                  <w:divBdr>
                    <w:top w:val="none" w:sz="0" w:space="0" w:color="auto"/>
                    <w:left w:val="none" w:sz="0" w:space="0" w:color="auto"/>
                    <w:bottom w:val="none" w:sz="0" w:space="0" w:color="auto"/>
                    <w:right w:val="none" w:sz="0" w:space="0" w:color="auto"/>
                  </w:divBdr>
                </w:div>
              </w:divsChild>
            </w:div>
            <w:div w:id="1299142112">
              <w:marLeft w:val="0"/>
              <w:marRight w:val="0"/>
              <w:marTop w:val="0"/>
              <w:marBottom w:val="0"/>
              <w:divBdr>
                <w:top w:val="none" w:sz="0" w:space="0" w:color="auto"/>
                <w:left w:val="none" w:sz="0" w:space="0" w:color="auto"/>
                <w:bottom w:val="none" w:sz="0" w:space="0" w:color="auto"/>
                <w:right w:val="none" w:sz="0" w:space="0" w:color="auto"/>
              </w:divBdr>
              <w:divsChild>
                <w:div w:id="105079617">
                  <w:marLeft w:val="0"/>
                  <w:marRight w:val="0"/>
                  <w:marTop w:val="0"/>
                  <w:marBottom w:val="0"/>
                  <w:divBdr>
                    <w:top w:val="none" w:sz="0" w:space="0" w:color="auto"/>
                    <w:left w:val="none" w:sz="0" w:space="0" w:color="auto"/>
                    <w:bottom w:val="none" w:sz="0" w:space="0" w:color="auto"/>
                    <w:right w:val="none" w:sz="0" w:space="0" w:color="auto"/>
                  </w:divBdr>
                </w:div>
              </w:divsChild>
            </w:div>
            <w:div w:id="1326713597">
              <w:marLeft w:val="0"/>
              <w:marRight w:val="0"/>
              <w:marTop w:val="0"/>
              <w:marBottom w:val="0"/>
              <w:divBdr>
                <w:top w:val="none" w:sz="0" w:space="0" w:color="auto"/>
                <w:left w:val="none" w:sz="0" w:space="0" w:color="auto"/>
                <w:bottom w:val="none" w:sz="0" w:space="0" w:color="auto"/>
                <w:right w:val="none" w:sz="0" w:space="0" w:color="auto"/>
              </w:divBdr>
              <w:divsChild>
                <w:div w:id="2066443490">
                  <w:marLeft w:val="0"/>
                  <w:marRight w:val="0"/>
                  <w:marTop w:val="0"/>
                  <w:marBottom w:val="0"/>
                  <w:divBdr>
                    <w:top w:val="none" w:sz="0" w:space="0" w:color="auto"/>
                    <w:left w:val="none" w:sz="0" w:space="0" w:color="auto"/>
                    <w:bottom w:val="none" w:sz="0" w:space="0" w:color="auto"/>
                    <w:right w:val="none" w:sz="0" w:space="0" w:color="auto"/>
                  </w:divBdr>
                </w:div>
              </w:divsChild>
            </w:div>
            <w:div w:id="1335452344">
              <w:marLeft w:val="0"/>
              <w:marRight w:val="0"/>
              <w:marTop w:val="0"/>
              <w:marBottom w:val="0"/>
              <w:divBdr>
                <w:top w:val="none" w:sz="0" w:space="0" w:color="auto"/>
                <w:left w:val="none" w:sz="0" w:space="0" w:color="auto"/>
                <w:bottom w:val="none" w:sz="0" w:space="0" w:color="auto"/>
                <w:right w:val="none" w:sz="0" w:space="0" w:color="auto"/>
              </w:divBdr>
              <w:divsChild>
                <w:div w:id="1079714760">
                  <w:marLeft w:val="0"/>
                  <w:marRight w:val="0"/>
                  <w:marTop w:val="0"/>
                  <w:marBottom w:val="0"/>
                  <w:divBdr>
                    <w:top w:val="none" w:sz="0" w:space="0" w:color="auto"/>
                    <w:left w:val="none" w:sz="0" w:space="0" w:color="auto"/>
                    <w:bottom w:val="none" w:sz="0" w:space="0" w:color="auto"/>
                    <w:right w:val="none" w:sz="0" w:space="0" w:color="auto"/>
                  </w:divBdr>
                </w:div>
              </w:divsChild>
            </w:div>
            <w:div w:id="1344094651">
              <w:marLeft w:val="0"/>
              <w:marRight w:val="0"/>
              <w:marTop w:val="0"/>
              <w:marBottom w:val="0"/>
              <w:divBdr>
                <w:top w:val="none" w:sz="0" w:space="0" w:color="auto"/>
                <w:left w:val="none" w:sz="0" w:space="0" w:color="auto"/>
                <w:bottom w:val="none" w:sz="0" w:space="0" w:color="auto"/>
                <w:right w:val="none" w:sz="0" w:space="0" w:color="auto"/>
              </w:divBdr>
              <w:divsChild>
                <w:div w:id="1351298890">
                  <w:marLeft w:val="0"/>
                  <w:marRight w:val="0"/>
                  <w:marTop w:val="0"/>
                  <w:marBottom w:val="0"/>
                  <w:divBdr>
                    <w:top w:val="none" w:sz="0" w:space="0" w:color="auto"/>
                    <w:left w:val="none" w:sz="0" w:space="0" w:color="auto"/>
                    <w:bottom w:val="none" w:sz="0" w:space="0" w:color="auto"/>
                    <w:right w:val="none" w:sz="0" w:space="0" w:color="auto"/>
                  </w:divBdr>
                </w:div>
              </w:divsChild>
            </w:div>
            <w:div w:id="1548880757">
              <w:marLeft w:val="0"/>
              <w:marRight w:val="0"/>
              <w:marTop w:val="0"/>
              <w:marBottom w:val="0"/>
              <w:divBdr>
                <w:top w:val="none" w:sz="0" w:space="0" w:color="auto"/>
                <w:left w:val="none" w:sz="0" w:space="0" w:color="auto"/>
                <w:bottom w:val="none" w:sz="0" w:space="0" w:color="auto"/>
                <w:right w:val="none" w:sz="0" w:space="0" w:color="auto"/>
              </w:divBdr>
              <w:divsChild>
                <w:div w:id="1255362795">
                  <w:marLeft w:val="0"/>
                  <w:marRight w:val="0"/>
                  <w:marTop w:val="0"/>
                  <w:marBottom w:val="0"/>
                  <w:divBdr>
                    <w:top w:val="none" w:sz="0" w:space="0" w:color="auto"/>
                    <w:left w:val="none" w:sz="0" w:space="0" w:color="auto"/>
                    <w:bottom w:val="none" w:sz="0" w:space="0" w:color="auto"/>
                    <w:right w:val="none" w:sz="0" w:space="0" w:color="auto"/>
                  </w:divBdr>
                </w:div>
              </w:divsChild>
            </w:div>
            <w:div w:id="1751193210">
              <w:marLeft w:val="0"/>
              <w:marRight w:val="0"/>
              <w:marTop w:val="0"/>
              <w:marBottom w:val="0"/>
              <w:divBdr>
                <w:top w:val="none" w:sz="0" w:space="0" w:color="auto"/>
                <w:left w:val="none" w:sz="0" w:space="0" w:color="auto"/>
                <w:bottom w:val="none" w:sz="0" w:space="0" w:color="auto"/>
                <w:right w:val="none" w:sz="0" w:space="0" w:color="auto"/>
              </w:divBdr>
              <w:divsChild>
                <w:div w:id="623973603">
                  <w:marLeft w:val="0"/>
                  <w:marRight w:val="0"/>
                  <w:marTop w:val="0"/>
                  <w:marBottom w:val="0"/>
                  <w:divBdr>
                    <w:top w:val="none" w:sz="0" w:space="0" w:color="auto"/>
                    <w:left w:val="none" w:sz="0" w:space="0" w:color="auto"/>
                    <w:bottom w:val="none" w:sz="0" w:space="0" w:color="auto"/>
                    <w:right w:val="none" w:sz="0" w:space="0" w:color="auto"/>
                  </w:divBdr>
                </w:div>
              </w:divsChild>
            </w:div>
            <w:div w:id="1844006316">
              <w:marLeft w:val="0"/>
              <w:marRight w:val="0"/>
              <w:marTop w:val="0"/>
              <w:marBottom w:val="0"/>
              <w:divBdr>
                <w:top w:val="none" w:sz="0" w:space="0" w:color="auto"/>
                <w:left w:val="none" w:sz="0" w:space="0" w:color="auto"/>
                <w:bottom w:val="none" w:sz="0" w:space="0" w:color="auto"/>
                <w:right w:val="none" w:sz="0" w:space="0" w:color="auto"/>
              </w:divBdr>
              <w:divsChild>
                <w:div w:id="588082333">
                  <w:marLeft w:val="0"/>
                  <w:marRight w:val="0"/>
                  <w:marTop w:val="0"/>
                  <w:marBottom w:val="0"/>
                  <w:divBdr>
                    <w:top w:val="none" w:sz="0" w:space="0" w:color="auto"/>
                    <w:left w:val="none" w:sz="0" w:space="0" w:color="auto"/>
                    <w:bottom w:val="none" w:sz="0" w:space="0" w:color="auto"/>
                    <w:right w:val="none" w:sz="0" w:space="0" w:color="auto"/>
                  </w:divBdr>
                </w:div>
              </w:divsChild>
            </w:div>
            <w:div w:id="1861163974">
              <w:marLeft w:val="0"/>
              <w:marRight w:val="0"/>
              <w:marTop w:val="0"/>
              <w:marBottom w:val="0"/>
              <w:divBdr>
                <w:top w:val="none" w:sz="0" w:space="0" w:color="auto"/>
                <w:left w:val="none" w:sz="0" w:space="0" w:color="auto"/>
                <w:bottom w:val="none" w:sz="0" w:space="0" w:color="auto"/>
                <w:right w:val="none" w:sz="0" w:space="0" w:color="auto"/>
              </w:divBdr>
              <w:divsChild>
                <w:div w:id="259484949">
                  <w:marLeft w:val="0"/>
                  <w:marRight w:val="0"/>
                  <w:marTop w:val="0"/>
                  <w:marBottom w:val="0"/>
                  <w:divBdr>
                    <w:top w:val="none" w:sz="0" w:space="0" w:color="auto"/>
                    <w:left w:val="none" w:sz="0" w:space="0" w:color="auto"/>
                    <w:bottom w:val="none" w:sz="0" w:space="0" w:color="auto"/>
                    <w:right w:val="none" w:sz="0" w:space="0" w:color="auto"/>
                  </w:divBdr>
                </w:div>
                <w:div w:id="1698314534">
                  <w:marLeft w:val="0"/>
                  <w:marRight w:val="0"/>
                  <w:marTop w:val="0"/>
                  <w:marBottom w:val="0"/>
                  <w:divBdr>
                    <w:top w:val="none" w:sz="0" w:space="0" w:color="auto"/>
                    <w:left w:val="none" w:sz="0" w:space="0" w:color="auto"/>
                    <w:bottom w:val="none" w:sz="0" w:space="0" w:color="auto"/>
                    <w:right w:val="none" w:sz="0" w:space="0" w:color="auto"/>
                  </w:divBdr>
                </w:div>
              </w:divsChild>
            </w:div>
            <w:div w:id="1918174517">
              <w:marLeft w:val="0"/>
              <w:marRight w:val="0"/>
              <w:marTop w:val="0"/>
              <w:marBottom w:val="0"/>
              <w:divBdr>
                <w:top w:val="none" w:sz="0" w:space="0" w:color="auto"/>
                <w:left w:val="none" w:sz="0" w:space="0" w:color="auto"/>
                <w:bottom w:val="none" w:sz="0" w:space="0" w:color="auto"/>
                <w:right w:val="none" w:sz="0" w:space="0" w:color="auto"/>
              </w:divBdr>
              <w:divsChild>
                <w:div w:id="2116250261">
                  <w:marLeft w:val="0"/>
                  <w:marRight w:val="0"/>
                  <w:marTop w:val="0"/>
                  <w:marBottom w:val="0"/>
                  <w:divBdr>
                    <w:top w:val="none" w:sz="0" w:space="0" w:color="auto"/>
                    <w:left w:val="none" w:sz="0" w:space="0" w:color="auto"/>
                    <w:bottom w:val="none" w:sz="0" w:space="0" w:color="auto"/>
                    <w:right w:val="none" w:sz="0" w:space="0" w:color="auto"/>
                  </w:divBdr>
                </w:div>
              </w:divsChild>
            </w:div>
            <w:div w:id="2050062017">
              <w:marLeft w:val="0"/>
              <w:marRight w:val="0"/>
              <w:marTop w:val="0"/>
              <w:marBottom w:val="0"/>
              <w:divBdr>
                <w:top w:val="none" w:sz="0" w:space="0" w:color="auto"/>
                <w:left w:val="none" w:sz="0" w:space="0" w:color="auto"/>
                <w:bottom w:val="none" w:sz="0" w:space="0" w:color="auto"/>
                <w:right w:val="none" w:sz="0" w:space="0" w:color="auto"/>
              </w:divBdr>
              <w:divsChild>
                <w:div w:id="1942952648">
                  <w:marLeft w:val="0"/>
                  <w:marRight w:val="0"/>
                  <w:marTop w:val="0"/>
                  <w:marBottom w:val="0"/>
                  <w:divBdr>
                    <w:top w:val="none" w:sz="0" w:space="0" w:color="auto"/>
                    <w:left w:val="none" w:sz="0" w:space="0" w:color="auto"/>
                    <w:bottom w:val="none" w:sz="0" w:space="0" w:color="auto"/>
                    <w:right w:val="none" w:sz="0" w:space="0" w:color="auto"/>
                  </w:divBdr>
                </w:div>
              </w:divsChild>
            </w:div>
            <w:div w:id="2068524516">
              <w:marLeft w:val="0"/>
              <w:marRight w:val="0"/>
              <w:marTop w:val="0"/>
              <w:marBottom w:val="0"/>
              <w:divBdr>
                <w:top w:val="none" w:sz="0" w:space="0" w:color="auto"/>
                <w:left w:val="none" w:sz="0" w:space="0" w:color="auto"/>
                <w:bottom w:val="none" w:sz="0" w:space="0" w:color="auto"/>
                <w:right w:val="none" w:sz="0" w:space="0" w:color="auto"/>
              </w:divBdr>
              <w:divsChild>
                <w:div w:id="379018343">
                  <w:marLeft w:val="0"/>
                  <w:marRight w:val="0"/>
                  <w:marTop w:val="0"/>
                  <w:marBottom w:val="0"/>
                  <w:divBdr>
                    <w:top w:val="none" w:sz="0" w:space="0" w:color="auto"/>
                    <w:left w:val="none" w:sz="0" w:space="0" w:color="auto"/>
                    <w:bottom w:val="none" w:sz="0" w:space="0" w:color="auto"/>
                    <w:right w:val="none" w:sz="0" w:space="0" w:color="auto"/>
                  </w:divBdr>
                </w:div>
              </w:divsChild>
            </w:div>
            <w:div w:id="2114742202">
              <w:marLeft w:val="0"/>
              <w:marRight w:val="0"/>
              <w:marTop w:val="0"/>
              <w:marBottom w:val="0"/>
              <w:divBdr>
                <w:top w:val="none" w:sz="0" w:space="0" w:color="auto"/>
                <w:left w:val="none" w:sz="0" w:space="0" w:color="auto"/>
                <w:bottom w:val="none" w:sz="0" w:space="0" w:color="auto"/>
                <w:right w:val="none" w:sz="0" w:space="0" w:color="auto"/>
              </w:divBdr>
              <w:divsChild>
                <w:div w:id="38437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212678">
      <w:bodyDiv w:val="1"/>
      <w:marLeft w:val="0"/>
      <w:marRight w:val="0"/>
      <w:marTop w:val="0"/>
      <w:marBottom w:val="0"/>
      <w:divBdr>
        <w:top w:val="none" w:sz="0" w:space="0" w:color="auto"/>
        <w:left w:val="none" w:sz="0" w:space="0" w:color="auto"/>
        <w:bottom w:val="none" w:sz="0" w:space="0" w:color="auto"/>
        <w:right w:val="none" w:sz="0" w:space="0" w:color="auto"/>
      </w:divBdr>
      <w:divsChild>
        <w:div w:id="368650442">
          <w:marLeft w:val="0"/>
          <w:marRight w:val="0"/>
          <w:marTop w:val="0"/>
          <w:marBottom w:val="0"/>
          <w:divBdr>
            <w:top w:val="none" w:sz="0" w:space="0" w:color="auto"/>
            <w:left w:val="none" w:sz="0" w:space="0" w:color="auto"/>
            <w:bottom w:val="none" w:sz="0" w:space="0" w:color="auto"/>
            <w:right w:val="none" w:sz="0" w:space="0" w:color="auto"/>
          </w:divBdr>
        </w:div>
        <w:div w:id="1749037204">
          <w:marLeft w:val="0"/>
          <w:marRight w:val="0"/>
          <w:marTop w:val="0"/>
          <w:marBottom w:val="0"/>
          <w:divBdr>
            <w:top w:val="none" w:sz="0" w:space="0" w:color="auto"/>
            <w:left w:val="none" w:sz="0" w:space="0" w:color="auto"/>
            <w:bottom w:val="none" w:sz="0" w:space="0" w:color="auto"/>
            <w:right w:val="none" w:sz="0" w:space="0" w:color="auto"/>
          </w:divBdr>
        </w:div>
      </w:divsChild>
    </w:div>
    <w:div w:id="1067803579">
      <w:bodyDiv w:val="1"/>
      <w:marLeft w:val="0"/>
      <w:marRight w:val="0"/>
      <w:marTop w:val="0"/>
      <w:marBottom w:val="0"/>
      <w:divBdr>
        <w:top w:val="none" w:sz="0" w:space="0" w:color="auto"/>
        <w:left w:val="none" w:sz="0" w:space="0" w:color="auto"/>
        <w:bottom w:val="none" w:sz="0" w:space="0" w:color="auto"/>
        <w:right w:val="none" w:sz="0" w:space="0" w:color="auto"/>
      </w:divBdr>
      <w:divsChild>
        <w:div w:id="1326200210">
          <w:marLeft w:val="0"/>
          <w:marRight w:val="0"/>
          <w:marTop w:val="0"/>
          <w:marBottom w:val="0"/>
          <w:divBdr>
            <w:top w:val="none" w:sz="0" w:space="0" w:color="auto"/>
            <w:left w:val="none" w:sz="0" w:space="0" w:color="auto"/>
            <w:bottom w:val="none" w:sz="0" w:space="0" w:color="auto"/>
            <w:right w:val="none" w:sz="0" w:space="0" w:color="auto"/>
          </w:divBdr>
          <w:divsChild>
            <w:div w:id="406616251">
              <w:marLeft w:val="0"/>
              <w:marRight w:val="0"/>
              <w:marTop w:val="0"/>
              <w:marBottom w:val="0"/>
              <w:divBdr>
                <w:top w:val="none" w:sz="0" w:space="0" w:color="auto"/>
                <w:left w:val="none" w:sz="0" w:space="0" w:color="auto"/>
                <w:bottom w:val="none" w:sz="0" w:space="0" w:color="auto"/>
                <w:right w:val="none" w:sz="0" w:space="0" w:color="auto"/>
              </w:divBdr>
            </w:div>
          </w:divsChild>
        </w:div>
        <w:div w:id="127089941">
          <w:marLeft w:val="0"/>
          <w:marRight w:val="0"/>
          <w:marTop w:val="0"/>
          <w:marBottom w:val="0"/>
          <w:divBdr>
            <w:top w:val="none" w:sz="0" w:space="0" w:color="auto"/>
            <w:left w:val="none" w:sz="0" w:space="0" w:color="auto"/>
            <w:bottom w:val="none" w:sz="0" w:space="0" w:color="auto"/>
            <w:right w:val="none" w:sz="0" w:space="0" w:color="auto"/>
          </w:divBdr>
          <w:divsChild>
            <w:div w:id="1086027811">
              <w:marLeft w:val="0"/>
              <w:marRight w:val="0"/>
              <w:marTop w:val="0"/>
              <w:marBottom w:val="0"/>
              <w:divBdr>
                <w:top w:val="none" w:sz="0" w:space="0" w:color="auto"/>
                <w:left w:val="none" w:sz="0" w:space="0" w:color="auto"/>
                <w:bottom w:val="none" w:sz="0" w:space="0" w:color="auto"/>
                <w:right w:val="none" w:sz="0" w:space="0" w:color="auto"/>
              </w:divBdr>
            </w:div>
          </w:divsChild>
        </w:div>
        <w:div w:id="970092396">
          <w:marLeft w:val="0"/>
          <w:marRight w:val="0"/>
          <w:marTop w:val="0"/>
          <w:marBottom w:val="0"/>
          <w:divBdr>
            <w:top w:val="none" w:sz="0" w:space="0" w:color="auto"/>
            <w:left w:val="none" w:sz="0" w:space="0" w:color="auto"/>
            <w:bottom w:val="none" w:sz="0" w:space="0" w:color="auto"/>
            <w:right w:val="none" w:sz="0" w:space="0" w:color="auto"/>
          </w:divBdr>
          <w:divsChild>
            <w:div w:id="1806968286">
              <w:marLeft w:val="0"/>
              <w:marRight w:val="0"/>
              <w:marTop w:val="0"/>
              <w:marBottom w:val="0"/>
              <w:divBdr>
                <w:top w:val="none" w:sz="0" w:space="0" w:color="auto"/>
                <w:left w:val="none" w:sz="0" w:space="0" w:color="auto"/>
                <w:bottom w:val="none" w:sz="0" w:space="0" w:color="auto"/>
                <w:right w:val="none" w:sz="0" w:space="0" w:color="auto"/>
              </w:divBdr>
            </w:div>
          </w:divsChild>
        </w:div>
        <w:div w:id="790127797">
          <w:marLeft w:val="0"/>
          <w:marRight w:val="0"/>
          <w:marTop w:val="0"/>
          <w:marBottom w:val="0"/>
          <w:divBdr>
            <w:top w:val="none" w:sz="0" w:space="0" w:color="auto"/>
            <w:left w:val="none" w:sz="0" w:space="0" w:color="auto"/>
            <w:bottom w:val="none" w:sz="0" w:space="0" w:color="auto"/>
            <w:right w:val="none" w:sz="0" w:space="0" w:color="auto"/>
          </w:divBdr>
          <w:divsChild>
            <w:div w:id="979771419">
              <w:marLeft w:val="0"/>
              <w:marRight w:val="0"/>
              <w:marTop w:val="0"/>
              <w:marBottom w:val="0"/>
              <w:divBdr>
                <w:top w:val="none" w:sz="0" w:space="0" w:color="auto"/>
                <w:left w:val="none" w:sz="0" w:space="0" w:color="auto"/>
                <w:bottom w:val="none" w:sz="0" w:space="0" w:color="auto"/>
                <w:right w:val="none" w:sz="0" w:space="0" w:color="auto"/>
              </w:divBdr>
            </w:div>
          </w:divsChild>
        </w:div>
        <w:div w:id="1019627947">
          <w:marLeft w:val="0"/>
          <w:marRight w:val="0"/>
          <w:marTop w:val="0"/>
          <w:marBottom w:val="0"/>
          <w:divBdr>
            <w:top w:val="none" w:sz="0" w:space="0" w:color="auto"/>
            <w:left w:val="none" w:sz="0" w:space="0" w:color="auto"/>
            <w:bottom w:val="none" w:sz="0" w:space="0" w:color="auto"/>
            <w:right w:val="none" w:sz="0" w:space="0" w:color="auto"/>
          </w:divBdr>
          <w:divsChild>
            <w:div w:id="149564177">
              <w:marLeft w:val="0"/>
              <w:marRight w:val="0"/>
              <w:marTop w:val="0"/>
              <w:marBottom w:val="0"/>
              <w:divBdr>
                <w:top w:val="none" w:sz="0" w:space="0" w:color="auto"/>
                <w:left w:val="none" w:sz="0" w:space="0" w:color="auto"/>
                <w:bottom w:val="none" w:sz="0" w:space="0" w:color="auto"/>
                <w:right w:val="none" w:sz="0" w:space="0" w:color="auto"/>
              </w:divBdr>
            </w:div>
          </w:divsChild>
        </w:div>
        <w:div w:id="1831754204">
          <w:marLeft w:val="0"/>
          <w:marRight w:val="0"/>
          <w:marTop w:val="0"/>
          <w:marBottom w:val="0"/>
          <w:divBdr>
            <w:top w:val="none" w:sz="0" w:space="0" w:color="auto"/>
            <w:left w:val="none" w:sz="0" w:space="0" w:color="auto"/>
            <w:bottom w:val="none" w:sz="0" w:space="0" w:color="auto"/>
            <w:right w:val="none" w:sz="0" w:space="0" w:color="auto"/>
          </w:divBdr>
          <w:divsChild>
            <w:div w:id="1196381196">
              <w:marLeft w:val="0"/>
              <w:marRight w:val="0"/>
              <w:marTop w:val="0"/>
              <w:marBottom w:val="0"/>
              <w:divBdr>
                <w:top w:val="none" w:sz="0" w:space="0" w:color="auto"/>
                <w:left w:val="none" w:sz="0" w:space="0" w:color="auto"/>
                <w:bottom w:val="none" w:sz="0" w:space="0" w:color="auto"/>
                <w:right w:val="none" w:sz="0" w:space="0" w:color="auto"/>
              </w:divBdr>
            </w:div>
          </w:divsChild>
        </w:div>
        <w:div w:id="890073342">
          <w:marLeft w:val="0"/>
          <w:marRight w:val="0"/>
          <w:marTop w:val="0"/>
          <w:marBottom w:val="0"/>
          <w:divBdr>
            <w:top w:val="none" w:sz="0" w:space="0" w:color="auto"/>
            <w:left w:val="none" w:sz="0" w:space="0" w:color="auto"/>
            <w:bottom w:val="none" w:sz="0" w:space="0" w:color="auto"/>
            <w:right w:val="none" w:sz="0" w:space="0" w:color="auto"/>
          </w:divBdr>
          <w:divsChild>
            <w:div w:id="2023051318">
              <w:marLeft w:val="0"/>
              <w:marRight w:val="0"/>
              <w:marTop w:val="0"/>
              <w:marBottom w:val="0"/>
              <w:divBdr>
                <w:top w:val="none" w:sz="0" w:space="0" w:color="auto"/>
                <w:left w:val="none" w:sz="0" w:space="0" w:color="auto"/>
                <w:bottom w:val="none" w:sz="0" w:space="0" w:color="auto"/>
                <w:right w:val="none" w:sz="0" w:space="0" w:color="auto"/>
              </w:divBdr>
            </w:div>
          </w:divsChild>
        </w:div>
        <w:div w:id="304895655">
          <w:marLeft w:val="0"/>
          <w:marRight w:val="0"/>
          <w:marTop w:val="0"/>
          <w:marBottom w:val="0"/>
          <w:divBdr>
            <w:top w:val="none" w:sz="0" w:space="0" w:color="auto"/>
            <w:left w:val="none" w:sz="0" w:space="0" w:color="auto"/>
            <w:bottom w:val="none" w:sz="0" w:space="0" w:color="auto"/>
            <w:right w:val="none" w:sz="0" w:space="0" w:color="auto"/>
          </w:divBdr>
          <w:divsChild>
            <w:div w:id="1463301474">
              <w:marLeft w:val="0"/>
              <w:marRight w:val="0"/>
              <w:marTop w:val="0"/>
              <w:marBottom w:val="0"/>
              <w:divBdr>
                <w:top w:val="none" w:sz="0" w:space="0" w:color="auto"/>
                <w:left w:val="none" w:sz="0" w:space="0" w:color="auto"/>
                <w:bottom w:val="none" w:sz="0" w:space="0" w:color="auto"/>
                <w:right w:val="none" w:sz="0" w:space="0" w:color="auto"/>
              </w:divBdr>
            </w:div>
          </w:divsChild>
        </w:div>
        <w:div w:id="2075001583">
          <w:marLeft w:val="0"/>
          <w:marRight w:val="0"/>
          <w:marTop w:val="0"/>
          <w:marBottom w:val="0"/>
          <w:divBdr>
            <w:top w:val="none" w:sz="0" w:space="0" w:color="auto"/>
            <w:left w:val="none" w:sz="0" w:space="0" w:color="auto"/>
            <w:bottom w:val="none" w:sz="0" w:space="0" w:color="auto"/>
            <w:right w:val="none" w:sz="0" w:space="0" w:color="auto"/>
          </w:divBdr>
          <w:divsChild>
            <w:div w:id="2023583842">
              <w:marLeft w:val="0"/>
              <w:marRight w:val="0"/>
              <w:marTop w:val="0"/>
              <w:marBottom w:val="0"/>
              <w:divBdr>
                <w:top w:val="none" w:sz="0" w:space="0" w:color="auto"/>
                <w:left w:val="none" w:sz="0" w:space="0" w:color="auto"/>
                <w:bottom w:val="none" w:sz="0" w:space="0" w:color="auto"/>
                <w:right w:val="none" w:sz="0" w:space="0" w:color="auto"/>
              </w:divBdr>
            </w:div>
          </w:divsChild>
        </w:div>
        <w:div w:id="545601936">
          <w:marLeft w:val="0"/>
          <w:marRight w:val="0"/>
          <w:marTop w:val="0"/>
          <w:marBottom w:val="0"/>
          <w:divBdr>
            <w:top w:val="none" w:sz="0" w:space="0" w:color="auto"/>
            <w:left w:val="none" w:sz="0" w:space="0" w:color="auto"/>
            <w:bottom w:val="none" w:sz="0" w:space="0" w:color="auto"/>
            <w:right w:val="none" w:sz="0" w:space="0" w:color="auto"/>
          </w:divBdr>
          <w:divsChild>
            <w:div w:id="140923754">
              <w:marLeft w:val="0"/>
              <w:marRight w:val="0"/>
              <w:marTop w:val="0"/>
              <w:marBottom w:val="0"/>
              <w:divBdr>
                <w:top w:val="none" w:sz="0" w:space="0" w:color="auto"/>
                <w:left w:val="none" w:sz="0" w:space="0" w:color="auto"/>
                <w:bottom w:val="none" w:sz="0" w:space="0" w:color="auto"/>
                <w:right w:val="none" w:sz="0" w:space="0" w:color="auto"/>
              </w:divBdr>
            </w:div>
          </w:divsChild>
        </w:div>
        <w:div w:id="127165499">
          <w:marLeft w:val="0"/>
          <w:marRight w:val="0"/>
          <w:marTop w:val="0"/>
          <w:marBottom w:val="0"/>
          <w:divBdr>
            <w:top w:val="none" w:sz="0" w:space="0" w:color="auto"/>
            <w:left w:val="none" w:sz="0" w:space="0" w:color="auto"/>
            <w:bottom w:val="none" w:sz="0" w:space="0" w:color="auto"/>
            <w:right w:val="none" w:sz="0" w:space="0" w:color="auto"/>
          </w:divBdr>
          <w:divsChild>
            <w:div w:id="1573659517">
              <w:marLeft w:val="0"/>
              <w:marRight w:val="0"/>
              <w:marTop w:val="0"/>
              <w:marBottom w:val="0"/>
              <w:divBdr>
                <w:top w:val="none" w:sz="0" w:space="0" w:color="auto"/>
                <w:left w:val="none" w:sz="0" w:space="0" w:color="auto"/>
                <w:bottom w:val="none" w:sz="0" w:space="0" w:color="auto"/>
                <w:right w:val="none" w:sz="0" w:space="0" w:color="auto"/>
              </w:divBdr>
            </w:div>
          </w:divsChild>
        </w:div>
        <w:div w:id="2126341272">
          <w:marLeft w:val="0"/>
          <w:marRight w:val="0"/>
          <w:marTop w:val="0"/>
          <w:marBottom w:val="0"/>
          <w:divBdr>
            <w:top w:val="none" w:sz="0" w:space="0" w:color="auto"/>
            <w:left w:val="none" w:sz="0" w:space="0" w:color="auto"/>
            <w:bottom w:val="none" w:sz="0" w:space="0" w:color="auto"/>
            <w:right w:val="none" w:sz="0" w:space="0" w:color="auto"/>
          </w:divBdr>
          <w:divsChild>
            <w:div w:id="1084914400">
              <w:marLeft w:val="0"/>
              <w:marRight w:val="0"/>
              <w:marTop w:val="0"/>
              <w:marBottom w:val="0"/>
              <w:divBdr>
                <w:top w:val="none" w:sz="0" w:space="0" w:color="auto"/>
                <w:left w:val="none" w:sz="0" w:space="0" w:color="auto"/>
                <w:bottom w:val="none" w:sz="0" w:space="0" w:color="auto"/>
                <w:right w:val="none" w:sz="0" w:space="0" w:color="auto"/>
              </w:divBdr>
            </w:div>
          </w:divsChild>
        </w:div>
        <w:div w:id="1068260743">
          <w:marLeft w:val="0"/>
          <w:marRight w:val="0"/>
          <w:marTop w:val="0"/>
          <w:marBottom w:val="0"/>
          <w:divBdr>
            <w:top w:val="none" w:sz="0" w:space="0" w:color="auto"/>
            <w:left w:val="none" w:sz="0" w:space="0" w:color="auto"/>
            <w:bottom w:val="none" w:sz="0" w:space="0" w:color="auto"/>
            <w:right w:val="none" w:sz="0" w:space="0" w:color="auto"/>
          </w:divBdr>
          <w:divsChild>
            <w:div w:id="1206211241">
              <w:marLeft w:val="0"/>
              <w:marRight w:val="0"/>
              <w:marTop w:val="0"/>
              <w:marBottom w:val="0"/>
              <w:divBdr>
                <w:top w:val="none" w:sz="0" w:space="0" w:color="auto"/>
                <w:left w:val="none" w:sz="0" w:space="0" w:color="auto"/>
                <w:bottom w:val="none" w:sz="0" w:space="0" w:color="auto"/>
                <w:right w:val="none" w:sz="0" w:space="0" w:color="auto"/>
              </w:divBdr>
            </w:div>
          </w:divsChild>
        </w:div>
        <w:div w:id="1553535888">
          <w:marLeft w:val="0"/>
          <w:marRight w:val="0"/>
          <w:marTop w:val="0"/>
          <w:marBottom w:val="0"/>
          <w:divBdr>
            <w:top w:val="none" w:sz="0" w:space="0" w:color="auto"/>
            <w:left w:val="none" w:sz="0" w:space="0" w:color="auto"/>
            <w:bottom w:val="none" w:sz="0" w:space="0" w:color="auto"/>
            <w:right w:val="none" w:sz="0" w:space="0" w:color="auto"/>
          </w:divBdr>
          <w:divsChild>
            <w:div w:id="938096753">
              <w:marLeft w:val="0"/>
              <w:marRight w:val="0"/>
              <w:marTop w:val="0"/>
              <w:marBottom w:val="0"/>
              <w:divBdr>
                <w:top w:val="none" w:sz="0" w:space="0" w:color="auto"/>
                <w:left w:val="none" w:sz="0" w:space="0" w:color="auto"/>
                <w:bottom w:val="none" w:sz="0" w:space="0" w:color="auto"/>
                <w:right w:val="none" w:sz="0" w:space="0" w:color="auto"/>
              </w:divBdr>
            </w:div>
          </w:divsChild>
        </w:div>
        <w:div w:id="1465585008">
          <w:marLeft w:val="0"/>
          <w:marRight w:val="0"/>
          <w:marTop w:val="0"/>
          <w:marBottom w:val="0"/>
          <w:divBdr>
            <w:top w:val="none" w:sz="0" w:space="0" w:color="auto"/>
            <w:left w:val="none" w:sz="0" w:space="0" w:color="auto"/>
            <w:bottom w:val="none" w:sz="0" w:space="0" w:color="auto"/>
            <w:right w:val="none" w:sz="0" w:space="0" w:color="auto"/>
          </w:divBdr>
          <w:divsChild>
            <w:div w:id="309987698">
              <w:marLeft w:val="0"/>
              <w:marRight w:val="0"/>
              <w:marTop w:val="0"/>
              <w:marBottom w:val="0"/>
              <w:divBdr>
                <w:top w:val="none" w:sz="0" w:space="0" w:color="auto"/>
                <w:left w:val="none" w:sz="0" w:space="0" w:color="auto"/>
                <w:bottom w:val="none" w:sz="0" w:space="0" w:color="auto"/>
                <w:right w:val="none" w:sz="0" w:space="0" w:color="auto"/>
              </w:divBdr>
            </w:div>
          </w:divsChild>
        </w:div>
        <w:div w:id="1773016352">
          <w:marLeft w:val="0"/>
          <w:marRight w:val="0"/>
          <w:marTop w:val="0"/>
          <w:marBottom w:val="0"/>
          <w:divBdr>
            <w:top w:val="none" w:sz="0" w:space="0" w:color="auto"/>
            <w:left w:val="none" w:sz="0" w:space="0" w:color="auto"/>
            <w:bottom w:val="none" w:sz="0" w:space="0" w:color="auto"/>
            <w:right w:val="none" w:sz="0" w:space="0" w:color="auto"/>
          </w:divBdr>
          <w:divsChild>
            <w:div w:id="147795133">
              <w:marLeft w:val="0"/>
              <w:marRight w:val="0"/>
              <w:marTop w:val="0"/>
              <w:marBottom w:val="0"/>
              <w:divBdr>
                <w:top w:val="none" w:sz="0" w:space="0" w:color="auto"/>
                <w:left w:val="none" w:sz="0" w:space="0" w:color="auto"/>
                <w:bottom w:val="none" w:sz="0" w:space="0" w:color="auto"/>
                <w:right w:val="none" w:sz="0" w:space="0" w:color="auto"/>
              </w:divBdr>
            </w:div>
          </w:divsChild>
        </w:div>
        <w:div w:id="1127238137">
          <w:marLeft w:val="0"/>
          <w:marRight w:val="0"/>
          <w:marTop w:val="0"/>
          <w:marBottom w:val="0"/>
          <w:divBdr>
            <w:top w:val="none" w:sz="0" w:space="0" w:color="auto"/>
            <w:left w:val="none" w:sz="0" w:space="0" w:color="auto"/>
            <w:bottom w:val="none" w:sz="0" w:space="0" w:color="auto"/>
            <w:right w:val="none" w:sz="0" w:space="0" w:color="auto"/>
          </w:divBdr>
          <w:divsChild>
            <w:div w:id="1766266770">
              <w:marLeft w:val="0"/>
              <w:marRight w:val="0"/>
              <w:marTop w:val="0"/>
              <w:marBottom w:val="0"/>
              <w:divBdr>
                <w:top w:val="none" w:sz="0" w:space="0" w:color="auto"/>
                <w:left w:val="none" w:sz="0" w:space="0" w:color="auto"/>
                <w:bottom w:val="none" w:sz="0" w:space="0" w:color="auto"/>
                <w:right w:val="none" w:sz="0" w:space="0" w:color="auto"/>
              </w:divBdr>
            </w:div>
          </w:divsChild>
        </w:div>
        <w:div w:id="414203254">
          <w:marLeft w:val="0"/>
          <w:marRight w:val="0"/>
          <w:marTop w:val="0"/>
          <w:marBottom w:val="0"/>
          <w:divBdr>
            <w:top w:val="none" w:sz="0" w:space="0" w:color="auto"/>
            <w:left w:val="none" w:sz="0" w:space="0" w:color="auto"/>
            <w:bottom w:val="none" w:sz="0" w:space="0" w:color="auto"/>
            <w:right w:val="none" w:sz="0" w:space="0" w:color="auto"/>
          </w:divBdr>
          <w:divsChild>
            <w:div w:id="1937404229">
              <w:marLeft w:val="0"/>
              <w:marRight w:val="0"/>
              <w:marTop w:val="0"/>
              <w:marBottom w:val="0"/>
              <w:divBdr>
                <w:top w:val="none" w:sz="0" w:space="0" w:color="auto"/>
                <w:left w:val="none" w:sz="0" w:space="0" w:color="auto"/>
                <w:bottom w:val="none" w:sz="0" w:space="0" w:color="auto"/>
                <w:right w:val="none" w:sz="0" w:space="0" w:color="auto"/>
              </w:divBdr>
            </w:div>
          </w:divsChild>
        </w:div>
        <w:div w:id="501702526">
          <w:marLeft w:val="0"/>
          <w:marRight w:val="0"/>
          <w:marTop w:val="0"/>
          <w:marBottom w:val="0"/>
          <w:divBdr>
            <w:top w:val="none" w:sz="0" w:space="0" w:color="auto"/>
            <w:left w:val="none" w:sz="0" w:space="0" w:color="auto"/>
            <w:bottom w:val="none" w:sz="0" w:space="0" w:color="auto"/>
            <w:right w:val="none" w:sz="0" w:space="0" w:color="auto"/>
          </w:divBdr>
          <w:divsChild>
            <w:div w:id="2105957263">
              <w:marLeft w:val="0"/>
              <w:marRight w:val="0"/>
              <w:marTop w:val="0"/>
              <w:marBottom w:val="0"/>
              <w:divBdr>
                <w:top w:val="none" w:sz="0" w:space="0" w:color="auto"/>
                <w:left w:val="none" w:sz="0" w:space="0" w:color="auto"/>
                <w:bottom w:val="none" w:sz="0" w:space="0" w:color="auto"/>
                <w:right w:val="none" w:sz="0" w:space="0" w:color="auto"/>
              </w:divBdr>
            </w:div>
          </w:divsChild>
        </w:div>
        <w:div w:id="1822043005">
          <w:marLeft w:val="0"/>
          <w:marRight w:val="0"/>
          <w:marTop w:val="0"/>
          <w:marBottom w:val="0"/>
          <w:divBdr>
            <w:top w:val="none" w:sz="0" w:space="0" w:color="auto"/>
            <w:left w:val="none" w:sz="0" w:space="0" w:color="auto"/>
            <w:bottom w:val="none" w:sz="0" w:space="0" w:color="auto"/>
            <w:right w:val="none" w:sz="0" w:space="0" w:color="auto"/>
          </w:divBdr>
          <w:divsChild>
            <w:div w:id="354618438">
              <w:marLeft w:val="0"/>
              <w:marRight w:val="0"/>
              <w:marTop w:val="0"/>
              <w:marBottom w:val="0"/>
              <w:divBdr>
                <w:top w:val="none" w:sz="0" w:space="0" w:color="auto"/>
                <w:left w:val="none" w:sz="0" w:space="0" w:color="auto"/>
                <w:bottom w:val="none" w:sz="0" w:space="0" w:color="auto"/>
                <w:right w:val="none" w:sz="0" w:space="0" w:color="auto"/>
              </w:divBdr>
            </w:div>
          </w:divsChild>
        </w:div>
        <w:div w:id="114562836">
          <w:marLeft w:val="0"/>
          <w:marRight w:val="0"/>
          <w:marTop w:val="0"/>
          <w:marBottom w:val="0"/>
          <w:divBdr>
            <w:top w:val="none" w:sz="0" w:space="0" w:color="auto"/>
            <w:left w:val="none" w:sz="0" w:space="0" w:color="auto"/>
            <w:bottom w:val="none" w:sz="0" w:space="0" w:color="auto"/>
            <w:right w:val="none" w:sz="0" w:space="0" w:color="auto"/>
          </w:divBdr>
          <w:divsChild>
            <w:div w:id="1837957584">
              <w:marLeft w:val="0"/>
              <w:marRight w:val="0"/>
              <w:marTop w:val="0"/>
              <w:marBottom w:val="0"/>
              <w:divBdr>
                <w:top w:val="none" w:sz="0" w:space="0" w:color="auto"/>
                <w:left w:val="none" w:sz="0" w:space="0" w:color="auto"/>
                <w:bottom w:val="none" w:sz="0" w:space="0" w:color="auto"/>
                <w:right w:val="none" w:sz="0" w:space="0" w:color="auto"/>
              </w:divBdr>
            </w:div>
          </w:divsChild>
        </w:div>
        <w:div w:id="942684929">
          <w:marLeft w:val="0"/>
          <w:marRight w:val="0"/>
          <w:marTop w:val="0"/>
          <w:marBottom w:val="0"/>
          <w:divBdr>
            <w:top w:val="none" w:sz="0" w:space="0" w:color="auto"/>
            <w:left w:val="none" w:sz="0" w:space="0" w:color="auto"/>
            <w:bottom w:val="none" w:sz="0" w:space="0" w:color="auto"/>
            <w:right w:val="none" w:sz="0" w:space="0" w:color="auto"/>
          </w:divBdr>
          <w:divsChild>
            <w:div w:id="2011251004">
              <w:marLeft w:val="0"/>
              <w:marRight w:val="0"/>
              <w:marTop w:val="0"/>
              <w:marBottom w:val="0"/>
              <w:divBdr>
                <w:top w:val="none" w:sz="0" w:space="0" w:color="auto"/>
                <w:left w:val="none" w:sz="0" w:space="0" w:color="auto"/>
                <w:bottom w:val="none" w:sz="0" w:space="0" w:color="auto"/>
                <w:right w:val="none" w:sz="0" w:space="0" w:color="auto"/>
              </w:divBdr>
            </w:div>
          </w:divsChild>
        </w:div>
        <w:div w:id="1399160749">
          <w:marLeft w:val="0"/>
          <w:marRight w:val="0"/>
          <w:marTop w:val="0"/>
          <w:marBottom w:val="0"/>
          <w:divBdr>
            <w:top w:val="none" w:sz="0" w:space="0" w:color="auto"/>
            <w:left w:val="none" w:sz="0" w:space="0" w:color="auto"/>
            <w:bottom w:val="none" w:sz="0" w:space="0" w:color="auto"/>
            <w:right w:val="none" w:sz="0" w:space="0" w:color="auto"/>
          </w:divBdr>
          <w:divsChild>
            <w:div w:id="476797320">
              <w:marLeft w:val="0"/>
              <w:marRight w:val="0"/>
              <w:marTop w:val="0"/>
              <w:marBottom w:val="0"/>
              <w:divBdr>
                <w:top w:val="none" w:sz="0" w:space="0" w:color="auto"/>
                <w:left w:val="none" w:sz="0" w:space="0" w:color="auto"/>
                <w:bottom w:val="none" w:sz="0" w:space="0" w:color="auto"/>
                <w:right w:val="none" w:sz="0" w:space="0" w:color="auto"/>
              </w:divBdr>
            </w:div>
          </w:divsChild>
        </w:div>
        <w:div w:id="1159081306">
          <w:marLeft w:val="0"/>
          <w:marRight w:val="0"/>
          <w:marTop w:val="0"/>
          <w:marBottom w:val="0"/>
          <w:divBdr>
            <w:top w:val="none" w:sz="0" w:space="0" w:color="auto"/>
            <w:left w:val="none" w:sz="0" w:space="0" w:color="auto"/>
            <w:bottom w:val="none" w:sz="0" w:space="0" w:color="auto"/>
            <w:right w:val="none" w:sz="0" w:space="0" w:color="auto"/>
          </w:divBdr>
          <w:divsChild>
            <w:div w:id="107840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78829">
      <w:bodyDiv w:val="1"/>
      <w:marLeft w:val="0"/>
      <w:marRight w:val="0"/>
      <w:marTop w:val="0"/>
      <w:marBottom w:val="0"/>
      <w:divBdr>
        <w:top w:val="none" w:sz="0" w:space="0" w:color="auto"/>
        <w:left w:val="none" w:sz="0" w:space="0" w:color="auto"/>
        <w:bottom w:val="none" w:sz="0" w:space="0" w:color="auto"/>
        <w:right w:val="none" w:sz="0" w:space="0" w:color="auto"/>
      </w:divBdr>
      <w:divsChild>
        <w:div w:id="1643653914">
          <w:marLeft w:val="0"/>
          <w:marRight w:val="0"/>
          <w:marTop w:val="0"/>
          <w:marBottom w:val="0"/>
          <w:divBdr>
            <w:top w:val="none" w:sz="0" w:space="0" w:color="auto"/>
            <w:left w:val="none" w:sz="0" w:space="0" w:color="auto"/>
            <w:bottom w:val="none" w:sz="0" w:space="0" w:color="auto"/>
            <w:right w:val="none" w:sz="0" w:space="0" w:color="auto"/>
          </w:divBdr>
        </w:div>
        <w:div w:id="719785891">
          <w:marLeft w:val="0"/>
          <w:marRight w:val="0"/>
          <w:marTop w:val="0"/>
          <w:marBottom w:val="0"/>
          <w:divBdr>
            <w:top w:val="none" w:sz="0" w:space="0" w:color="auto"/>
            <w:left w:val="none" w:sz="0" w:space="0" w:color="auto"/>
            <w:bottom w:val="none" w:sz="0" w:space="0" w:color="auto"/>
            <w:right w:val="none" w:sz="0" w:space="0" w:color="auto"/>
          </w:divBdr>
        </w:div>
        <w:div w:id="2004702766">
          <w:marLeft w:val="0"/>
          <w:marRight w:val="0"/>
          <w:marTop w:val="0"/>
          <w:marBottom w:val="0"/>
          <w:divBdr>
            <w:top w:val="none" w:sz="0" w:space="0" w:color="auto"/>
            <w:left w:val="none" w:sz="0" w:space="0" w:color="auto"/>
            <w:bottom w:val="none" w:sz="0" w:space="0" w:color="auto"/>
            <w:right w:val="none" w:sz="0" w:space="0" w:color="auto"/>
          </w:divBdr>
        </w:div>
        <w:div w:id="1315183027">
          <w:marLeft w:val="0"/>
          <w:marRight w:val="0"/>
          <w:marTop w:val="0"/>
          <w:marBottom w:val="0"/>
          <w:divBdr>
            <w:top w:val="none" w:sz="0" w:space="0" w:color="auto"/>
            <w:left w:val="none" w:sz="0" w:space="0" w:color="auto"/>
            <w:bottom w:val="none" w:sz="0" w:space="0" w:color="auto"/>
            <w:right w:val="none" w:sz="0" w:space="0" w:color="auto"/>
          </w:divBdr>
        </w:div>
        <w:div w:id="1913852447">
          <w:marLeft w:val="0"/>
          <w:marRight w:val="0"/>
          <w:marTop w:val="0"/>
          <w:marBottom w:val="0"/>
          <w:divBdr>
            <w:top w:val="none" w:sz="0" w:space="0" w:color="auto"/>
            <w:left w:val="none" w:sz="0" w:space="0" w:color="auto"/>
            <w:bottom w:val="none" w:sz="0" w:space="0" w:color="auto"/>
            <w:right w:val="none" w:sz="0" w:space="0" w:color="auto"/>
          </w:divBdr>
        </w:div>
      </w:divsChild>
    </w:div>
    <w:div w:id="1154834467">
      <w:bodyDiv w:val="1"/>
      <w:marLeft w:val="0"/>
      <w:marRight w:val="0"/>
      <w:marTop w:val="0"/>
      <w:marBottom w:val="0"/>
      <w:divBdr>
        <w:top w:val="none" w:sz="0" w:space="0" w:color="auto"/>
        <w:left w:val="none" w:sz="0" w:space="0" w:color="auto"/>
        <w:bottom w:val="none" w:sz="0" w:space="0" w:color="auto"/>
        <w:right w:val="none" w:sz="0" w:space="0" w:color="auto"/>
      </w:divBdr>
      <w:divsChild>
        <w:div w:id="1806699443">
          <w:marLeft w:val="0"/>
          <w:marRight w:val="0"/>
          <w:marTop w:val="0"/>
          <w:marBottom w:val="0"/>
          <w:divBdr>
            <w:top w:val="none" w:sz="0" w:space="0" w:color="auto"/>
            <w:left w:val="none" w:sz="0" w:space="0" w:color="auto"/>
            <w:bottom w:val="none" w:sz="0" w:space="0" w:color="auto"/>
            <w:right w:val="none" w:sz="0" w:space="0" w:color="auto"/>
          </w:divBdr>
        </w:div>
        <w:div w:id="1613437400">
          <w:marLeft w:val="0"/>
          <w:marRight w:val="0"/>
          <w:marTop w:val="0"/>
          <w:marBottom w:val="0"/>
          <w:divBdr>
            <w:top w:val="none" w:sz="0" w:space="0" w:color="auto"/>
            <w:left w:val="none" w:sz="0" w:space="0" w:color="auto"/>
            <w:bottom w:val="none" w:sz="0" w:space="0" w:color="auto"/>
            <w:right w:val="none" w:sz="0" w:space="0" w:color="auto"/>
          </w:divBdr>
        </w:div>
        <w:div w:id="2066098654">
          <w:marLeft w:val="0"/>
          <w:marRight w:val="0"/>
          <w:marTop w:val="0"/>
          <w:marBottom w:val="0"/>
          <w:divBdr>
            <w:top w:val="none" w:sz="0" w:space="0" w:color="auto"/>
            <w:left w:val="none" w:sz="0" w:space="0" w:color="auto"/>
            <w:bottom w:val="none" w:sz="0" w:space="0" w:color="auto"/>
            <w:right w:val="none" w:sz="0" w:space="0" w:color="auto"/>
          </w:divBdr>
        </w:div>
      </w:divsChild>
    </w:div>
    <w:div w:id="1169101945">
      <w:bodyDiv w:val="1"/>
      <w:marLeft w:val="0"/>
      <w:marRight w:val="0"/>
      <w:marTop w:val="0"/>
      <w:marBottom w:val="0"/>
      <w:divBdr>
        <w:top w:val="none" w:sz="0" w:space="0" w:color="auto"/>
        <w:left w:val="none" w:sz="0" w:space="0" w:color="auto"/>
        <w:bottom w:val="none" w:sz="0" w:space="0" w:color="auto"/>
        <w:right w:val="none" w:sz="0" w:space="0" w:color="auto"/>
      </w:divBdr>
      <w:divsChild>
        <w:div w:id="1513837001">
          <w:marLeft w:val="0"/>
          <w:marRight w:val="0"/>
          <w:marTop w:val="0"/>
          <w:marBottom w:val="0"/>
          <w:divBdr>
            <w:top w:val="none" w:sz="0" w:space="0" w:color="auto"/>
            <w:left w:val="none" w:sz="0" w:space="0" w:color="auto"/>
            <w:bottom w:val="none" w:sz="0" w:space="0" w:color="auto"/>
            <w:right w:val="none" w:sz="0" w:space="0" w:color="auto"/>
          </w:divBdr>
        </w:div>
        <w:div w:id="445855800">
          <w:marLeft w:val="0"/>
          <w:marRight w:val="0"/>
          <w:marTop w:val="0"/>
          <w:marBottom w:val="0"/>
          <w:divBdr>
            <w:top w:val="none" w:sz="0" w:space="0" w:color="auto"/>
            <w:left w:val="none" w:sz="0" w:space="0" w:color="auto"/>
            <w:bottom w:val="none" w:sz="0" w:space="0" w:color="auto"/>
            <w:right w:val="none" w:sz="0" w:space="0" w:color="auto"/>
          </w:divBdr>
        </w:div>
        <w:div w:id="916206562">
          <w:marLeft w:val="0"/>
          <w:marRight w:val="0"/>
          <w:marTop w:val="0"/>
          <w:marBottom w:val="0"/>
          <w:divBdr>
            <w:top w:val="none" w:sz="0" w:space="0" w:color="auto"/>
            <w:left w:val="none" w:sz="0" w:space="0" w:color="auto"/>
            <w:bottom w:val="none" w:sz="0" w:space="0" w:color="auto"/>
            <w:right w:val="none" w:sz="0" w:space="0" w:color="auto"/>
          </w:divBdr>
        </w:div>
        <w:div w:id="1979066320">
          <w:marLeft w:val="0"/>
          <w:marRight w:val="0"/>
          <w:marTop w:val="0"/>
          <w:marBottom w:val="0"/>
          <w:divBdr>
            <w:top w:val="none" w:sz="0" w:space="0" w:color="auto"/>
            <w:left w:val="none" w:sz="0" w:space="0" w:color="auto"/>
            <w:bottom w:val="none" w:sz="0" w:space="0" w:color="auto"/>
            <w:right w:val="none" w:sz="0" w:space="0" w:color="auto"/>
          </w:divBdr>
        </w:div>
        <w:div w:id="1859351941">
          <w:marLeft w:val="0"/>
          <w:marRight w:val="0"/>
          <w:marTop w:val="0"/>
          <w:marBottom w:val="0"/>
          <w:divBdr>
            <w:top w:val="none" w:sz="0" w:space="0" w:color="auto"/>
            <w:left w:val="none" w:sz="0" w:space="0" w:color="auto"/>
            <w:bottom w:val="none" w:sz="0" w:space="0" w:color="auto"/>
            <w:right w:val="none" w:sz="0" w:space="0" w:color="auto"/>
          </w:divBdr>
        </w:div>
        <w:div w:id="659968541">
          <w:marLeft w:val="0"/>
          <w:marRight w:val="0"/>
          <w:marTop w:val="0"/>
          <w:marBottom w:val="0"/>
          <w:divBdr>
            <w:top w:val="none" w:sz="0" w:space="0" w:color="auto"/>
            <w:left w:val="none" w:sz="0" w:space="0" w:color="auto"/>
            <w:bottom w:val="none" w:sz="0" w:space="0" w:color="auto"/>
            <w:right w:val="none" w:sz="0" w:space="0" w:color="auto"/>
          </w:divBdr>
        </w:div>
        <w:div w:id="887380219">
          <w:marLeft w:val="0"/>
          <w:marRight w:val="0"/>
          <w:marTop w:val="0"/>
          <w:marBottom w:val="0"/>
          <w:divBdr>
            <w:top w:val="none" w:sz="0" w:space="0" w:color="auto"/>
            <w:left w:val="none" w:sz="0" w:space="0" w:color="auto"/>
            <w:bottom w:val="none" w:sz="0" w:space="0" w:color="auto"/>
            <w:right w:val="none" w:sz="0" w:space="0" w:color="auto"/>
          </w:divBdr>
        </w:div>
      </w:divsChild>
    </w:div>
    <w:div w:id="1191069812">
      <w:bodyDiv w:val="1"/>
      <w:marLeft w:val="0"/>
      <w:marRight w:val="0"/>
      <w:marTop w:val="0"/>
      <w:marBottom w:val="0"/>
      <w:divBdr>
        <w:top w:val="none" w:sz="0" w:space="0" w:color="auto"/>
        <w:left w:val="none" w:sz="0" w:space="0" w:color="auto"/>
        <w:bottom w:val="none" w:sz="0" w:space="0" w:color="auto"/>
        <w:right w:val="none" w:sz="0" w:space="0" w:color="auto"/>
      </w:divBdr>
      <w:divsChild>
        <w:div w:id="1471702882">
          <w:marLeft w:val="0"/>
          <w:marRight w:val="0"/>
          <w:marTop w:val="0"/>
          <w:marBottom w:val="0"/>
          <w:divBdr>
            <w:top w:val="none" w:sz="0" w:space="0" w:color="auto"/>
            <w:left w:val="none" w:sz="0" w:space="0" w:color="auto"/>
            <w:bottom w:val="none" w:sz="0" w:space="0" w:color="auto"/>
            <w:right w:val="none" w:sz="0" w:space="0" w:color="auto"/>
          </w:divBdr>
          <w:divsChild>
            <w:div w:id="128588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8504">
      <w:bodyDiv w:val="1"/>
      <w:marLeft w:val="0"/>
      <w:marRight w:val="0"/>
      <w:marTop w:val="0"/>
      <w:marBottom w:val="0"/>
      <w:divBdr>
        <w:top w:val="none" w:sz="0" w:space="0" w:color="auto"/>
        <w:left w:val="none" w:sz="0" w:space="0" w:color="auto"/>
        <w:bottom w:val="none" w:sz="0" w:space="0" w:color="auto"/>
        <w:right w:val="none" w:sz="0" w:space="0" w:color="auto"/>
      </w:divBdr>
      <w:divsChild>
        <w:div w:id="779567043">
          <w:marLeft w:val="0"/>
          <w:marRight w:val="0"/>
          <w:marTop w:val="0"/>
          <w:marBottom w:val="0"/>
          <w:divBdr>
            <w:top w:val="none" w:sz="0" w:space="0" w:color="auto"/>
            <w:left w:val="none" w:sz="0" w:space="0" w:color="auto"/>
            <w:bottom w:val="none" w:sz="0" w:space="0" w:color="auto"/>
            <w:right w:val="none" w:sz="0" w:space="0" w:color="auto"/>
          </w:divBdr>
        </w:div>
        <w:div w:id="794982611">
          <w:marLeft w:val="0"/>
          <w:marRight w:val="0"/>
          <w:marTop w:val="0"/>
          <w:marBottom w:val="0"/>
          <w:divBdr>
            <w:top w:val="none" w:sz="0" w:space="0" w:color="auto"/>
            <w:left w:val="none" w:sz="0" w:space="0" w:color="auto"/>
            <w:bottom w:val="none" w:sz="0" w:space="0" w:color="auto"/>
            <w:right w:val="none" w:sz="0" w:space="0" w:color="auto"/>
          </w:divBdr>
        </w:div>
        <w:div w:id="1164709077">
          <w:marLeft w:val="0"/>
          <w:marRight w:val="0"/>
          <w:marTop w:val="0"/>
          <w:marBottom w:val="0"/>
          <w:divBdr>
            <w:top w:val="none" w:sz="0" w:space="0" w:color="auto"/>
            <w:left w:val="none" w:sz="0" w:space="0" w:color="auto"/>
            <w:bottom w:val="none" w:sz="0" w:space="0" w:color="auto"/>
            <w:right w:val="none" w:sz="0" w:space="0" w:color="auto"/>
          </w:divBdr>
        </w:div>
        <w:div w:id="1470439120">
          <w:marLeft w:val="0"/>
          <w:marRight w:val="0"/>
          <w:marTop w:val="0"/>
          <w:marBottom w:val="0"/>
          <w:divBdr>
            <w:top w:val="none" w:sz="0" w:space="0" w:color="auto"/>
            <w:left w:val="none" w:sz="0" w:space="0" w:color="auto"/>
            <w:bottom w:val="none" w:sz="0" w:space="0" w:color="auto"/>
            <w:right w:val="none" w:sz="0" w:space="0" w:color="auto"/>
          </w:divBdr>
        </w:div>
        <w:div w:id="1553955673">
          <w:marLeft w:val="0"/>
          <w:marRight w:val="0"/>
          <w:marTop w:val="0"/>
          <w:marBottom w:val="0"/>
          <w:divBdr>
            <w:top w:val="none" w:sz="0" w:space="0" w:color="auto"/>
            <w:left w:val="none" w:sz="0" w:space="0" w:color="auto"/>
            <w:bottom w:val="none" w:sz="0" w:space="0" w:color="auto"/>
            <w:right w:val="none" w:sz="0" w:space="0" w:color="auto"/>
          </w:divBdr>
        </w:div>
      </w:divsChild>
    </w:div>
    <w:div w:id="1253471318">
      <w:bodyDiv w:val="1"/>
      <w:marLeft w:val="0"/>
      <w:marRight w:val="0"/>
      <w:marTop w:val="0"/>
      <w:marBottom w:val="0"/>
      <w:divBdr>
        <w:top w:val="none" w:sz="0" w:space="0" w:color="auto"/>
        <w:left w:val="none" w:sz="0" w:space="0" w:color="auto"/>
        <w:bottom w:val="none" w:sz="0" w:space="0" w:color="auto"/>
        <w:right w:val="none" w:sz="0" w:space="0" w:color="auto"/>
      </w:divBdr>
      <w:divsChild>
        <w:div w:id="1011221230">
          <w:marLeft w:val="0"/>
          <w:marRight w:val="0"/>
          <w:marTop w:val="0"/>
          <w:marBottom w:val="0"/>
          <w:divBdr>
            <w:top w:val="none" w:sz="0" w:space="0" w:color="auto"/>
            <w:left w:val="none" w:sz="0" w:space="0" w:color="auto"/>
            <w:bottom w:val="none" w:sz="0" w:space="0" w:color="auto"/>
            <w:right w:val="none" w:sz="0" w:space="0" w:color="auto"/>
          </w:divBdr>
        </w:div>
        <w:div w:id="1699349967">
          <w:marLeft w:val="0"/>
          <w:marRight w:val="0"/>
          <w:marTop w:val="0"/>
          <w:marBottom w:val="0"/>
          <w:divBdr>
            <w:top w:val="none" w:sz="0" w:space="0" w:color="auto"/>
            <w:left w:val="none" w:sz="0" w:space="0" w:color="auto"/>
            <w:bottom w:val="none" w:sz="0" w:space="0" w:color="auto"/>
            <w:right w:val="none" w:sz="0" w:space="0" w:color="auto"/>
          </w:divBdr>
        </w:div>
        <w:div w:id="2018534296">
          <w:marLeft w:val="0"/>
          <w:marRight w:val="0"/>
          <w:marTop w:val="0"/>
          <w:marBottom w:val="0"/>
          <w:divBdr>
            <w:top w:val="none" w:sz="0" w:space="0" w:color="auto"/>
            <w:left w:val="none" w:sz="0" w:space="0" w:color="auto"/>
            <w:bottom w:val="none" w:sz="0" w:space="0" w:color="auto"/>
            <w:right w:val="none" w:sz="0" w:space="0" w:color="auto"/>
          </w:divBdr>
        </w:div>
        <w:div w:id="910042645">
          <w:marLeft w:val="0"/>
          <w:marRight w:val="0"/>
          <w:marTop w:val="0"/>
          <w:marBottom w:val="0"/>
          <w:divBdr>
            <w:top w:val="none" w:sz="0" w:space="0" w:color="auto"/>
            <w:left w:val="none" w:sz="0" w:space="0" w:color="auto"/>
            <w:bottom w:val="none" w:sz="0" w:space="0" w:color="auto"/>
            <w:right w:val="none" w:sz="0" w:space="0" w:color="auto"/>
          </w:divBdr>
        </w:div>
        <w:div w:id="1219976980">
          <w:marLeft w:val="0"/>
          <w:marRight w:val="0"/>
          <w:marTop w:val="0"/>
          <w:marBottom w:val="0"/>
          <w:divBdr>
            <w:top w:val="none" w:sz="0" w:space="0" w:color="auto"/>
            <w:left w:val="none" w:sz="0" w:space="0" w:color="auto"/>
            <w:bottom w:val="none" w:sz="0" w:space="0" w:color="auto"/>
            <w:right w:val="none" w:sz="0" w:space="0" w:color="auto"/>
          </w:divBdr>
        </w:div>
        <w:div w:id="764619632">
          <w:marLeft w:val="0"/>
          <w:marRight w:val="0"/>
          <w:marTop w:val="0"/>
          <w:marBottom w:val="0"/>
          <w:divBdr>
            <w:top w:val="none" w:sz="0" w:space="0" w:color="auto"/>
            <w:left w:val="none" w:sz="0" w:space="0" w:color="auto"/>
            <w:bottom w:val="none" w:sz="0" w:space="0" w:color="auto"/>
            <w:right w:val="none" w:sz="0" w:space="0" w:color="auto"/>
          </w:divBdr>
        </w:div>
        <w:div w:id="63644940">
          <w:marLeft w:val="0"/>
          <w:marRight w:val="0"/>
          <w:marTop w:val="0"/>
          <w:marBottom w:val="0"/>
          <w:divBdr>
            <w:top w:val="none" w:sz="0" w:space="0" w:color="auto"/>
            <w:left w:val="none" w:sz="0" w:space="0" w:color="auto"/>
            <w:bottom w:val="none" w:sz="0" w:space="0" w:color="auto"/>
            <w:right w:val="none" w:sz="0" w:space="0" w:color="auto"/>
          </w:divBdr>
        </w:div>
      </w:divsChild>
    </w:div>
    <w:div w:id="1322811312">
      <w:bodyDiv w:val="1"/>
      <w:marLeft w:val="0"/>
      <w:marRight w:val="0"/>
      <w:marTop w:val="0"/>
      <w:marBottom w:val="0"/>
      <w:divBdr>
        <w:top w:val="none" w:sz="0" w:space="0" w:color="auto"/>
        <w:left w:val="none" w:sz="0" w:space="0" w:color="auto"/>
        <w:bottom w:val="none" w:sz="0" w:space="0" w:color="auto"/>
        <w:right w:val="none" w:sz="0" w:space="0" w:color="auto"/>
      </w:divBdr>
      <w:divsChild>
        <w:div w:id="1129669200">
          <w:marLeft w:val="0"/>
          <w:marRight w:val="0"/>
          <w:marTop w:val="0"/>
          <w:marBottom w:val="0"/>
          <w:divBdr>
            <w:top w:val="none" w:sz="0" w:space="0" w:color="auto"/>
            <w:left w:val="none" w:sz="0" w:space="0" w:color="auto"/>
            <w:bottom w:val="none" w:sz="0" w:space="0" w:color="auto"/>
            <w:right w:val="none" w:sz="0" w:space="0" w:color="auto"/>
          </w:divBdr>
          <w:divsChild>
            <w:div w:id="598954625">
              <w:marLeft w:val="0"/>
              <w:marRight w:val="0"/>
              <w:marTop w:val="0"/>
              <w:marBottom w:val="0"/>
              <w:divBdr>
                <w:top w:val="none" w:sz="0" w:space="0" w:color="auto"/>
                <w:left w:val="none" w:sz="0" w:space="0" w:color="auto"/>
                <w:bottom w:val="none" w:sz="0" w:space="0" w:color="auto"/>
                <w:right w:val="none" w:sz="0" w:space="0" w:color="auto"/>
              </w:divBdr>
            </w:div>
          </w:divsChild>
        </w:div>
        <w:div w:id="981467524">
          <w:marLeft w:val="0"/>
          <w:marRight w:val="0"/>
          <w:marTop w:val="0"/>
          <w:marBottom w:val="0"/>
          <w:divBdr>
            <w:top w:val="none" w:sz="0" w:space="0" w:color="auto"/>
            <w:left w:val="none" w:sz="0" w:space="0" w:color="auto"/>
            <w:bottom w:val="none" w:sz="0" w:space="0" w:color="auto"/>
            <w:right w:val="none" w:sz="0" w:space="0" w:color="auto"/>
          </w:divBdr>
          <w:divsChild>
            <w:div w:id="1034693416">
              <w:marLeft w:val="0"/>
              <w:marRight w:val="0"/>
              <w:marTop w:val="0"/>
              <w:marBottom w:val="0"/>
              <w:divBdr>
                <w:top w:val="none" w:sz="0" w:space="0" w:color="auto"/>
                <w:left w:val="none" w:sz="0" w:space="0" w:color="auto"/>
                <w:bottom w:val="none" w:sz="0" w:space="0" w:color="auto"/>
                <w:right w:val="none" w:sz="0" w:space="0" w:color="auto"/>
              </w:divBdr>
            </w:div>
          </w:divsChild>
        </w:div>
        <w:div w:id="1948922303">
          <w:marLeft w:val="0"/>
          <w:marRight w:val="0"/>
          <w:marTop w:val="0"/>
          <w:marBottom w:val="0"/>
          <w:divBdr>
            <w:top w:val="none" w:sz="0" w:space="0" w:color="auto"/>
            <w:left w:val="none" w:sz="0" w:space="0" w:color="auto"/>
            <w:bottom w:val="none" w:sz="0" w:space="0" w:color="auto"/>
            <w:right w:val="none" w:sz="0" w:space="0" w:color="auto"/>
          </w:divBdr>
          <w:divsChild>
            <w:div w:id="633680389">
              <w:marLeft w:val="0"/>
              <w:marRight w:val="0"/>
              <w:marTop w:val="0"/>
              <w:marBottom w:val="0"/>
              <w:divBdr>
                <w:top w:val="none" w:sz="0" w:space="0" w:color="auto"/>
                <w:left w:val="none" w:sz="0" w:space="0" w:color="auto"/>
                <w:bottom w:val="none" w:sz="0" w:space="0" w:color="auto"/>
                <w:right w:val="none" w:sz="0" w:space="0" w:color="auto"/>
              </w:divBdr>
            </w:div>
          </w:divsChild>
        </w:div>
        <w:div w:id="180899917">
          <w:marLeft w:val="0"/>
          <w:marRight w:val="0"/>
          <w:marTop w:val="0"/>
          <w:marBottom w:val="0"/>
          <w:divBdr>
            <w:top w:val="none" w:sz="0" w:space="0" w:color="auto"/>
            <w:left w:val="none" w:sz="0" w:space="0" w:color="auto"/>
            <w:bottom w:val="none" w:sz="0" w:space="0" w:color="auto"/>
            <w:right w:val="none" w:sz="0" w:space="0" w:color="auto"/>
          </w:divBdr>
          <w:divsChild>
            <w:div w:id="48847802">
              <w:marLeft w:val="0"/>
              <w:marRight w:val="0"/>
              <w:marTop w:val="0"/>
              <w:marBottom w:val="0"/>
              <w:divBdr>
                <w:top w:val="none" w:sz="0" w:space="0" w:color="auto"/>
                <w:left w:val="none" w:sz="0" w:space="0" w:color="auto"/>
                <w:bottom w:val="none" w:sz="0" w:space="0" w:color="auto"/>
                <w:right w:val="none" w:sz="0" w:space="0" w:color="auto"/>
              </w:divBdr>
            </w:div>
          </w:divsChild>
        </w:div>
        <w:div w:id="1286546301">
          <w:marLeft w:val="0"/>
          <w:marRight w:val="0"/>
          <w:marTop w:val="0"/>
          <w:marBottom w:val="0"/>
          <w:divBdr>
            <w:top w:val="none" w:sz="0" w:space="0" w:color="auto"/>
            <w:left w:val="none" w:sz="0" w:space="0" w:color="auto"/>
            <w:bottom w:val="none" w:sz="0" w:space="0" w:color="auto"/>
            <w:right w:val="none" w:sz="0" w:space="0" w:color="auto"/>
          </w:divBdr>
          <w:divsChild>
            <w:div w:id="815991510">
              <w:marLeft w:val="0"/>
              <w:marRight w:val="0"/>
              <w:marTop w:val="0"/>
              <w:marBottom w:val="0"/>
              <w:divBdr>
                <w:top w:val="none" w:sz="0" w:space="0" w:color="auto"/>
                <w:left w:val="none" w:sz="0" w:space="0" w:color="auto"/>
                <w:bottom w:val="none" w:sz="0" w:space="0" w:color="auto"/>
                <w:right w:val="none" w:sz="0" w:space="0" w:color="auto"/>
              </w:divBdr>
            </w:div>
          </w:divsChild>
        </w:div>
        <w:div w:id="39323840">
          <w:marLeft w:val="0"/>
          <w:marRight w:val="0"/>
          <w:marTop w:val="0"/>
          <w:marBottom w:val="0"/>
          <w:divBdr>
            <w:top w:val="none" w:sz="0" w:space="0" w:color="auto"/>
            <w:left w:val="none" w:sz="0" w:space="0" w:color="auto"/>
            <w:bottom w:val="none" w:sz="0" w:space="0" w:color="auto"/>
            <w:right w:val="none" w:sz="0" w:space="0" w:color="auto"/>
          </w:divBdr>
          <w:divsChild>
            <w:div w:id="217472026">
              <w:marLeft w:val="0"/>
              <w:marRight w:val="0"/>
              <w:marTop w:val="0"/>
              <w:marBottom w:val="0"/>
              <w:divBdr>
                <w:top w:val="none" w:sz="0" w:space="0" w:color="auto"/>
                <w:left w:val="none" w:sz="0" w:space="0" w:color="auto"/>
                <w:bottom w:val="none" w:sz="0" w:space="0" w:color="auto"/>
                <w:right w:val="none" w:sz="0" w:space="0" w:color="auto"/>
              </w:divBdr>
            </w:div>
          </w:divsChild>
        </w:div>
        <w:div w:id="1492863914">
          <w:marLeft w:val="0"/>
          <w:marRight w:val="0"/>
          <w:marTop w:val="0"/>
          <w:marBottom w:val="0"/>
          <w:divBdr>
            <w:top w:val="none" w:sz="0" w:space="0" w:color="auto"/>
            <w:left w:val="none" w:sz="0" w:space="0" w:color="auto"/>
            <w:bottom w:val="none" w:sz="0" w:space="0" w:color="auto"/>
            <w:right w:val="none" w:sz="0" w:space="0" w:color="auto"/>
          </w:divBdr>
          <w:divsChild>
            <w:div w:id="628172385">
              <w:marLeft w:val="0"/>
              <w:marRight w:val="0"/>
              <w:marTop w:val="0"/>
              <w:marBottom w:val="0"/>
              <w:divBdr>
                <w:top w:val="none" w:sz="0" w:space="0" w:color="auto"/>
                <w:left w:val="none" w:sz="0" w:space="0" w:color="auto"/>
                <w:bottom w:val="none" w:sz="0" w:space="0" w:color="auto"/>
                <w:right w:val="none" w:sz="0" w:space="0" w:color="auto"/>
              </w:divBdr>
            </w:div>
          </w:divsChild>
        </w:div>
        <w:div w:id="2133399291">
          <w:marLeft w:val="0"/>
          <w:marRight w:val="0"/>
          <w:marTop w:val="0"/>
          <w:marBottom w:val="0"/>
          <w:divBdr>
            <w:top w:val="none" w:sz="0" w:space="0" w:color="auto"/>
            <w:left w:val="none" w:sz="0" w:space="0" w:color="auto"/>
            <w:bottom w:val="none" w:sz="0" w:space="0" w:color="auto"/>
            <w:right w:val="none" w:sz="0" w:space="0" w:color="auto"/>
          </w:divBdr>
          <w:divsChild>
            <w:div w:id="1270888135">
              <w:marLeft w:val="0"/>
              <w:marRight w:val="0"/>
              <w:marTop w:val="0"/>
              <w:marBottom w:val="0"/>
              <w:divBdr>
                <w:top w:val="none" w:sz="0" w:space="0" w:color="auto"/>
                <w:left w:val="none" w:sz="0" w:space="0" w:color="auto"/>
                <w:bottom w:val="none" w:sz="0" w:space="0" w:color="auto"/>
                <w:right w:val="none" w:sz="0" w:space="0" w:color="auto"/>
              </w:divBdr>
            </w:div>
          </w:divsChild>
        </w:div>
        <w:div w:id="2061778812">
          <w:marLeft w:val="0"/>
          <w:marRight w:val="0"/>
          <w:marTop w:val="0"/>
          <w:marBottom w:val="0"/>
          <w:divBdr>
            <w:top w:val="none" w:sz="0" w:space="0" w:color="auto"/>
            <w:left w:val="none" w:sz="0" w:space="0" w:color="auto"/>
            <w:bottom w:val="none" w:sz="0" w:space="0" w:color="auto"/>
            <w:right w:val="none" w:sz="0" w:space="0" w:color="auto"/>
          </w:divBdr>
          <w:divsChild>
            <w:div w:id="765812365">
              <w:marLeft w:val="0"/>
              <w:marRight w:val="0"/>
              <w:marTop w:val="0"/>
              <w:marBottom w:val="0"/>
              <w:divBdr>
                <w:top w:val="none" w:sz="0" w:space="0" w:color="auto"/>
                <w:left w:val="none" w:sz="0" w:space="0" w:color="auto"/>
                <w:bottom w:val="none" w:sz="0" w:space="0" w:color="auto"/>
                <w:right w:val="none" w:sz="0" w:space="0" w:color="auto"/>
              </w:divBdr>
            </w:div>
          </w:divsChild>
        </w:div>
        <w:div w:id="96290604">
          <w:marLeft w:val="0"/>
          <w:marRight w:val="0"/>
          <w:marTop w:val="0"/>
          <w:marBottom w:val="0"/>
          <w:divBdr>
            <w:top w:val="none" w:sz="0" w:space="0" w:color="auto"/>
            <w:left w:val="none" w:sz="0" w:space="0" w:color="auto"/>
            <w:bottom w:val="none" w:sz="0" w:space="0" w:color="auto"/>
            <w:right w:val="none" w:sz="0" w:space="0" w:color="auto"/>
          </w:divBdr>
          <w:divsChild>
            <w:div w:id="390231115">
              <w:marLeft w:val="0"/>
              <w:marRight w:val="0"/>
              <w:marTop w:val="0"/>
              <w:marBottom w:val="0"/>
              <w:divBdr>
                <w:top w:val="none" w:sz="0" w:space="0" w:color="auto"/>
                <w:left w:val="none" w:sz="0" w:space="0" w:color="auto"/>
                <w:bottom w:val="none" w:sz="0" w:space="0" w:color="auto"/>
                <w:right w:val="none" w:sz="0" w:space="0" w:color="auto"/>
              </w:divBdr>
            </w:div>
          </w:divsChild>
        </w:div>
        <w:div w:id="700277410">
          <w:marLeft w:val="0"/>
          <w:marRight w:val="0"/>
          <w:marTop w:val="0"/>
          <w:marBottom w:val="0"/>
          <w:divBdr>
            <w:top w:val="none" w:sz="0" w:space="0" w:color="auto"/>
            <w:left w:val="none" w:sz="0" w:space="0" w:color="auto"/>
            <w:bottom w:val="none" w:sz="0" w:space="0" w:color="auto"/>
            <w:right w:val="none" w:sz="0" w:space="0" w:color="auto"/>
          </w:divBdr>
          <w:divsChild>
            <w:div w:id="129060797">
              <w:marLeft w:val="0"/>
              <w:marRight w:val="0"/>
              <w:marTop w:val="0"/>
              <w:marBottom w:val="0"/>
              <w:divBdr>
                <w:top w:val="none" w:sz="0" w:space="0" w:color="auto"/>
                <w:left w:val="none" w:sz="0" w:space="0" w:color="auto"/>
                <w:bottom w:val="none" w:sz="0" w:space="0" w:color="auto"/>
                <w:right w:val="none" w:sz="0" w:space="0" w:color="auto"/>
              </w:divBdr>
            </w:div>
          </w:divsChild>
        </w:div>
        <w:div w:id="1252155372">
          <w:marLeft w:val="0"/>
          <w:marRight w:val="0"/>
          <w:marTop w:val="0"/>
          <w:marBottom w:val="0"/>
          <w:divBdr>
            <w:top w:val="none" w:sz="0" w:space="0" w:color="auto"/>
            <w:left w:val="none" w:sz="0" w:space="0" w:color="auto"/>
            <w:bottom w:val="none" w:sz="0" w:space="0" w:color="auto"/>
            <w:right w:val="none" w:sz="0" w:space="0" w:color="auto"/>
          </w:divBdr>
          <w:divsChild>
            <w:div w:id="411513167">
              <w:marLeft w:val="0"/>
              <w:marRight w:val="0"/>
              <w:marTop w:val="0"/>
              <w:marBottom w:val="0"/>
              <w:divBdr>
                <w:top w:val="none" w:sz="0" w:space="0" w:color="auto"/>
                <w:left w:val="none" w:sz="0" w:space="0" w:color="auto"/>
                <w:bottom w:val="none" w:sz="0" w:space="0" w:color="auto"/>
                <w:right w:val="none" w:sz="0" w:space="0" w:color="auto"/>
              </w:divBdr>
            </w:div>
          </w:divsChild>
        </w:div>
        <w:div w:id="1114206917">
          <w:marLeft w:val="0"/>
          <w:marRight w:val="0"/>
          <w:marTop w:val="0"/>
          <w:marBottom w:val="0"/>
          <w:divBdr>
            <w:top w:val="none" w:sz="0" w:space="0" w:color="auto"/>
            <w:left w:val="none" w:sz="0" w:space="0" w:color="auto"/>
            <w:bottom w:val="none" w:sz="0" w:space="0" w:color="auto"/>
            <w:right w:val="none" w:sz="0" w:space="0" w:color="auto"/>
          </w:divBdr>
          <w:divsChild>
            <w:div w:id="2076390589">
              <w:marLeft w:val="0"/>
              <w:marRight w:val="0"/>
              <w:marTop w:val="0"/>
              <w:marBottom w:val="0"/>
              <w:divBdr>
                <w:top w:val="none" w:sz="0" w:space="0" w:color="auto"/>
                <w:left w:val="none" w:sz="0" w:space="0" w:color="auto"/>
                <w:bottom w:val="none" w:sz="0" w:space="0" w:color="auto"/>
                <w:right w:val="none" w:sz="0" w:space="0" w:color="auto"/>
              </w:divBdr>
            </w:div>
          </w:divsChild>
        </w:div>
        <w:div w:id="1228955798">
          <w:marLeft w:val="0"/>
          <w:marRight w:val="0"/>
          <w:marTop w:val="0"/>
          <w:marBottom w:val="0"/>
          <w:divBdr>
            <w:top w:val="none" w:sz="0" w:space="0" w:color="auto"/>
            <w:left w:val="none" w:sz="0" w:space="0" w:color="auto"/>
            <w:bottom w:val="none" w:sz="0" w:space="0" w:color="auto"/>
            <w:right w:val="none" w:sz="0" w:space="0" w:color="auto"/>
          </w:divBdr>
          <w:divsChild>
            <w:div w:id="387916988">
              <w:marLeft w:val="0"/>
              <w:marRight w:val="0"/>
              <w:marTop w:val="0"/>
              <w:marBottom w:val="0"/>
              <w:divBdr>
                <w:top w:val="none" w:sz="0" w:space="0" w:color="auto"/>
                <w:left w:val="none" w:sz="0" w:space="0" w:color="auto"/>
                <w:bottom w:val="none" w:sz="0" w:space="0" w:color="auto"/>
                <w:right w:val="none" w:sz="0" w:space="0" w:color="auto"/>
              </w:divBdr>
            </w:div>
          </w:divsChild>
        </w:div>
        <w:div w:id="1779058464">
          <w:marLeft w:val="0"/>
          <w:marRight w:val="0"/>
          <w:marTop w:val="0"/>
          <w:marBottom w:val="0"/>
          <w:divBdr>
            <w:top w:val="none" w:sz="0" w:space="0" w:color="auto"/>
            <w:left w:val="none" w:sz="0" w:space="0" w:color="auto"/>
            <w:bottom w:val="none" w:sz="0" w:space="0" w:color="auto"/>
            <w:right w:val="none" w:sz="0" w:space="0" w:color="auto"/>
          </w:divBdr>
          <w:divsChild>
            <w:div w:id="253561292">
              <w:marLeft w:val="0"/>
              <w:marRight w:val="0"/>
              <w:marTop w:val="0"/>
              <w:marBottom w:val="0"/>
              <w:divBdr>
                <w:top w:val="none" w:sz="0" w:space="0" w:color="auto"/>
                <w:left w:val="none" w:sz="0" w:space="0" w:color="auto"/>
                <w:bottom w:val="none" w:sz="0" w:space="0" w:color="auto"/>
                <w:right w:val="none" w:sz="0" w:space="0" w:color="auto"/>
              </w:divBdr>
            </w:div>
          </w:divsChild>
        </w:div>
        <w:div w:id="716003259">
          <w:marLeft w:val="0"/>
          <w:marRight w:val="0"/>
          <w:marTop w:val="0"/>
          <w:marBottom w:val="0"/>
          <w:divBdr>
            <w:top w:val="none" w:sz="0" w:space="0" w:color="auto"/>
            <w:left w:val="none" w:sz="0" w:space="0" w:color="auto"/>
            <w:bottom w:val="none" w:sz="0" w:space="0" w:color="auto"/>
            <w:right w:val="none" w:sz="0" w:space="0" w:color="auto"/>
          </w:divBdr>
          <w:divsChild>
            <w:div w:id="783617990">
              <w:marLeft w:val="0"/>
              <w:marRight w:val="0"/>
              <w:marTop w:val="0"/>
              <w:marBottom w:val="0"/>
              <w:divBdr>
                <w:top w:val="none" w:sz="0" w:space="0" w:color="auto"/>
                <w:left w:val="none" w:sz="0" w:space="0" w:color="auto"/>
                <w:bottom w:val="none" w:sz="0" w:space="0" w:color="auto"/>
                <w:right w:val="none" w:sz="0" w:space="0" w:color="auto"/>
              </w:divBdr>
            </w:div>
          </w:divsChild>
        </w:div>
        <w:div w:id="791747327">
          <w:marLeft w:val="0"/>
          <w:marRight w:val="0"/>
          <w:marTop w:val="0"/>
          <w:marBottom w:val="0"/>
          <w:divBdr>
            <w:top w:val="none" w:sz="0" w:space="0" w:color="auto"/>
            <w:left w:val="none" w:sz="0" w:space="0" w:color="auto"/>
            <w:bottom w:val="none" w:sz="0" w:space="0" w:color="auto"/>
            <w:right w:val="none" w:sz="0" w:space="0" w:color="auto"/>
          </w:divBdr>
          <w:divsChild>
            <w:div w:id="887450219">
              <w:marLeft w:val="0"/>
              <w:marRight w:val="0"/>
              <w:marTop w:val="0"/>
              <w:marBottom w:val="0"/>
              <w:divBdr>
                <w:top w:val="none" w:sz="0" w:space="0" w:color="auto"/>
                <w:left w:val="none" w:sz="0" w:space="0" w:color="auto"/>
                <w:bottom w:val="none" w:sz="0" w:space="0" w:color="auto"/>
                <w:right w:val="none" w:sz="0" w:space="0" w:color="auto"/>
              </w:divBdr>
            </w:div>
          </w:divsChild>
        </w:div>
        <w:div w:id="1864322442">
          <w:marLeft w:val="0"/>
          <w:marRight w:val="0"/>
          <w:marTop w:val="0"/>
          <w:marBottom w:val="0"/>
          <w:divBdr>
            <w:top w:val="none" w:sz="0" w:space="0" w:color="auto"/>
            <w:left w:val="none" w:sz="0" w:space="0" w:color="auto"/>
            <w:bottom w:val="none" w:sz="0" w:space="0" w:color="auto"/>
            <w:right w:val="none" w:sz="0" w:space="0" w:color="auto"/>
          </w:divBdr>
          <w:divsChild>
            <w:div w:id="974455284">
              <w:marLeft w:val="0"/>
              <w:marRight w:val="0"/>
              <w:marTop w:val="0"/>
              <w:marBottom w:val="0"/>
              <w:divBdr>
                <w:top w:val="none" w:sz="0" w:space="0" w:color="auto"/>
                <w:left w:val="none" w:sz="0" w:space="0" w:color="auto"/>
                <w:bottom w:val="none" w:sz="0" w:space="0" w:color="auto"/>
                <w:right w:val="none" w:sz="0" w:space="0" w:color="auto"/>
              </w:divBdr>
            </w:div>
          </w:divsChild>
        </w:div>
        <w:div w:id="1432163813">
          <w:marLeft w:val="0"/>
          <w:marRight w:val="0"/>
          <w:marTop w:val="0"/>
          <w:marBottom w:val="0"/>
          <w:divBdr>
            <w:top w:val="none" w:sz="0" w:space="0" w:color="auto"/>
            <w:left w:val="none" w:sz="0" w:space="0" w:color="auto"/>
            <w:bottom w:val="none" w:sz="0" w:space="0" w:color="auto"/>
            <w:right w:val="none" w:sz="0" w:space="0" w:color="auto"/>
          </w:divBdr>
          <w:divsChild>
            <w:div w:id="938875104">
              <w:marLeft w:val="0"/>
              <w:marRight w:val="0"/>
              <w:marTop w:val="0"/>
              <w:marBottom w:val="0"/>
              <w:divBdr>
                <w:top w:val="none" w:sz="0" w:space="0" w:color="auto"/>
                <w:left w:val="none" w:sz="0" w:space="0" w:color="auto"/>
                <w:bottom w:val="none" w:sz="0" w:space="0" w:color="auto"/>
                <w:right w:val="none" w:sz="0" w:space="0" w:color="auto"/>
              </w:divBdr>
            </w:div>
          </w:divsChild>
        </w:div>
        <w:div w:id="1795558310">
          <w:marLeft w:val="0"/>
          <w:marRight w:val="0"/>
          <w:marTop w:val="0"/>
          <w:marBottom w:val="0"/>
          <w:divBdr>
            <w:top w:val="none" w:sz="0" w:space="0" w:color="auto"/>
            <w:left w:val="none" w:sz="0" w:space="0" w:color="auto"/>
            <w:bottom w:val="none" w:sz="0" w:space="0" w:color="auto"/>
            <w:right w:val="none" w:sz="0" w:space="0" w:color="auto"/>
          </w:divBdr>
          <w:divsChild>
            <w:div w:id="2439945">
              <w:marLeft w:val="0"/>
              <w:marRight w:val="0"/>
              <w:marTop w:val="0"/>
              <w:marBottom w:val="0"/>
              <w:divBdr>
                <w:top w:val="none" w:sz="0" w:space="0" w:color="auto"/>
                <w:left w:val="none" w:sz="0" w:space="0" w:color="auto"/>
                <w:bottom w:val="none" w:sz="0" w:space="0" w:color="auto"/>
                <w:right w:val="none" w:sz="0" w:space="0" w:color="auto"/>
              </w:divBdr>
            </w:div>
          </w:divsChild>
        </w:div>
        <w:div w:id="598952947">
          <w:marLeft w:val="0"/>
          <w:marRight w:val="0"/>
          <w:marTop w:val="0"/>
          <w:marBottom w:val="0"/>
          <w:divBdr>
            <w:top w:val="none" w:sz="0" w:space="0" w:color="auto"/>
            <w:left w:val="none" w:sz="0" w:space="0" w:color="auto"/>
            <w:bottom w:val="none" w:sz="0" w:space="0" w:color="auto"/>
            <w:right w:val="none" w:sz="0" w:space="0" w:color="auto"/>
          </w:divBdr>
          <w:divsChild>
            <w:div w:id="2086760924">
              <w:marLeft w:val="0"/>
              <w:marRight w:val="0"/>
              <w:marTop w:val="0"/>
              <w:marBottom w:val="0"/>
              <w:divBdr>
                <w:top w:val="none" w:sz="0" w:space="0" w:color="auto"/>
                <w:left w:val="none" w:sz="0" w:space="0" w:color="auto"/>
                <w:bottom w:val="none" w:sz="0" w:space="0" w:color="auto"/>
                <w:right w:val="none" w:sz="0" w:space="0" w:color="auto"/>
              </w:divBdr>
            </w:div>
          </w:divsChild>
        </w:div>
        <w:div w:id="2118062145">
          <w:marLeft w:val="0"/>
          <w:marRight w:val="0"/>
          <w:marTop w:val="0"/>
          <w:marBottom w:val="0"/>
          <w:divBdr>
            <w:top w:val="none" w:sz="0" w:space="0" w:color="auto"/>
            <w:left w:val="none" w:sz="0" w:space="0" w:color="auto"/>
            <w:bottom w:val="none" w:sz="0" w:space="0" w:color="auto"/>
            <w:right w:val="none" w:sz="0" w:space="0" w:color="auto"/>
          </w:divBdr>
          <w:divsChild>
            <w:div w:id="1316688053">
              <w:marLeft w:val="0"/>
              <w:marRight w:val="0"/>
              <w:marTop w:val="0"/>
              <w:marBottom w:val="0"/>
              <w:divBdr>
                <w:top w:val="none" w:sz="0" w:space="0" w:color="auto"/>
                <w:left w:val="none" w:sz="0" w:space="0" w:color="auto"/>
                <w:bottom w:val="none" w:sz="0" w:space="0" w:color="auto"/>
                <w:right w:val="none" w:sz="0" w:space="0" w:color="auto"/>
              </w:divBdr>
            </w:div>
          </w:divsChild>
        </w:div>
        <w:div w:id="1704745387">
          <w:marLeft w:val="0"/>
          <w:marRight w:val="0"/>
          <w:marTop w:val="0"/>
          <w:marBottom w:val="0"/>
          <w:divBdr>
            <w:top w:val="none" w:sz="0" w:space="0" w:color="auto"/>
            <w:left w:val="none" w:sz="0" w:space="0" w:color="auto"/>
            <w:bottom w:val="none" w:sz="0" w:space="0" w:color="auto"/>
            <w:right w:val="none" w:sz="0" w:space="0" w:color="auto"/>
          </w:divBdr>
          <w:divsChild>
            <w:div w:id="527187021">
              <w:marLeft w:val="0"/>
              <w:marRight w:val="0"/>
              <w:marTop w:val="0"/>
              <w:marBottom w:val="0"/>
              <w:divBdr>
                <w:top w:val="none" w:sz="0" w:space="0" w:color="auto"/>
                <w:left w:val="none" w:sz="0" w:space="0" w:color="auto"/>
                <w:bottom w:val="none" w:sz="0" w:space="0" w:color="auto"/>
                <w:right w:val="none" w:sz="0" w:space="0" w:color="auto"/>
              </w:divBdr>
            </w:div>
          </w:divsChild>
        </w:div>
        <w:div w:id="803037616">
          <w:marLeft w:val="0"/>
          <w:marRight w:val="0"/>
          <w:marTop w:val="0"/>
          <w:marBottom w:val="0"/>
          <w:divBdr>
            <w:top w:val="none" w:sz="0" w:space="0" w:color="auto"/>
            <w:left w:val="none" w:sz="0" w:space="0" w:color="auto"/>
            <w:bottom w:val="none" w:sz="0" w:space="0" w:color="auto"/>
            <w:right w:val="none" w:sz="0" w:space="0" w:color="auto"/>
          </w:divBdr>
          <w:divsChild>
            <w:div w:id="39940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42915">
      <w:bodyDiv w:val="1"/>
      <w:marLeft w:val="0"/>
      <w:marRight w:val="0"/>
      <w:marTop w:val="0"/>
      <w:marBottom w:val="0"/>
      <w:divBdr>
        <w:top w:val="none" w:sz="0" w:space="0" w:color="auto"/>
        <w:left w:val="none" w:sz="0" w:space="0" w:color="auto"/>
        <w:bottom w:val="none" w:sz="0" w:space="0" w:color="auto"/>
        <w:right w:val="none" w:sz="0" w:space="0" w:color="auto"/>
      </w:divBdr>
      <w:divsChild>
        <w:div w:id="766921490">
          <w:marLeft w:val="0"/>
          <w:marRight w:val="0"/>
          <w:marTop w:val="0"/>
          <w:marBottom w:val="0"/>
          <w:divBdr>
            <w:top w:val="none" w:sz="0" w:space="0" w:color="auto"/>
            <w:left w:val="none" w:sz="0" w:space="0" w:color="auto"/>
            <w:bottom w:val="none" w:sz="0" w:space="0" w:color="auto"/>
            <w:right w:val="none" w:sz="0" w:space="0" w:color="auto"/>
          </w:divBdr>
        </w:div>
        <w:div w:id="404841765">
          <w:marLeft w:val="0"/>
          <w:marRight w:val="0"/>
          <w:marTop w:val="0"/>
          <w:marBottom w:val="0"/>
          <w:divBdr>
            <w:top w:val="none" w:sz="0" w:space="0" w:color="auto"/>
            <w:left w:val="none" w:sz="0" w:space="0" w:color="auto"/>
            <w:bottom w:val="none" w:sz="0" w:space="0" w:color="auto"/>
            <w:right w:val="none" w:sz="0" w:space="0" w:color="auto"/>
          </w:divBdr>
        </w:div>
      </w:divsChild>
    </w:div>
    <w:div w:id="1528983321">
      <w:bodyDiv w:val="1"/>
      <w:marLeft w:val="0"/>
      <w:marRight w:val="0"/>
      <w:marTop w:val="0"/>
      <w:marBottom w:val="0"/>
      <w:divBdr>
        <w:top w:val="none" w:sz="0" w:space="0" w:color="auto"/>
        <w:left w:val="none" w:sz="0" w:space="0" w:color="auto"/>
        <w:bottom w:val="none" w:sz="0" w:space="0" w:color="auto"/>
        <w:right w:val="none" w:sz="0" w:space="0" w:color="auto"/>
      </w:divBdr>
      <w:divsChild>
        <w:div w:id="842011535">
          <w:marLeft w:val="0"/>
          <w:marRight w:val="0"/>
          <w:marTop w:val="0"/>
          <w:marBottom w:val="0"/>
          <w:divBdr>
            <w:top w:val="none" w:sz="0" w:space="0" w:color="auto"/>
            <w:left w:val="none" w:sz="0" w:space="0" w:color="auto"/>
            <w:bottom w:val="none" w:sz="0" w:space="0" w:color="auto"/>
            <w:right w:val="none" w:sz="0" w:space="0" w:color="auto"/>
          </w:divBdr>
        </w:div>
        <w:div w:id="1538002699">
          <w:marLeft w:val="0"/>
          <w:marRight w:val="0"/>
          <w:marTop w:val="0"/>
          <w:marBottom w:val="0"/>
          <w:divBdr>
            <w:top w:val="none" w:sz="0" w:space="0" w:color="auto"/>
            <w:left w:val="none" w:sz="0" w:space="0" w:color="auto"/>
            <w:bottom w:val="none" w:sz="0" w:space="0" w:color="auto"/>
            <w:right w:val="none" w:sz="0" w:space="0" w:color="auto"/>
          </w:divBdr>
        </w:div>
        <w:div w:id="596409139">
          <w:marLeft w:val="0"/>
          <w:marRight w:val="0"/>
          <w:marTop w:val="0"/>
          <w:marBottom w:val="0"/>
          <w:divBdr>
            <w:top w:val="none" w:sz="0" w:space="0" w:color="auto"/>
            <w:left w:val="none" w:sz="0" w:space="0" w:color="auto"/>
            <w:bottom w:val="none" w:sz="0" w:space="0" w:color="auto"/>
            <w:right w:val="none" w:sz="0" w:space="0" w:color="auto"/>
          </w:divBdr>
        </w:div>
        <w:div w:id="1941713721">
          <w:marLeft w:val="0"/>
          <w:marRight w:val="0"/>
          <w:marTop w:val="0"/>
          <w:marBottom w:val="0"/>
          <w:divBdr>
            <w:top w:val="none" w:sz="0" w:space="0" w:color="auto"/>
            <w:left w:val="none" w:sz="0" w:space="0" w:color="auto"/>
            <w:bottom w:val="none" w:sz="0" w:space="0" w:color="auto"/>
            <w:right w:val="none" w:sz="0" w:space="0" w:color="auto"/>
          </w:divBdr>
        </w:div>
        <w:div w:id="1002047507">
          <w:marLeft w:val="0"/>
          <w:marRight w:val="0"/>
          <w:marTop w:val="0"/>
          <w:marBottom w:val="0"/>
          <w:divBdr>
            <w:top w:val="none" w:sz="0" w:space="0" w:color="auto"/>
            <w:left w:val="none" w:sz="0" w:space="0" w:color="auto"/>
            <w:bottom w:val="none" w:sz="0" w:space="0" w:color="auto"/>
            <w:right w:val="none" w:sz="0" w:space="0" w:color="auto"/>
          </w:divBdr>
        </w:div>
      </w:divsChild>
    </w:div>
    <w:div w:id="1558008393">
      <w:bodyDiv w:val="1"/>
      <w:marLeft w:val="0"/>
      <w:marRight w:val="0"/>
      <w:marTop w:val="0"/>
      <w:marBottom w:val="0"/>
      <w:divBdr>
        <w:top w:val="none" w:sz="0" w:space="0" w:color="auto"/>
        <w:left w:val="none" w:sz="0" w:space="0" w:color="auto"/>
        <w:bottom w:val="none" w:sz="0" w:space="0" w:color="auto"/>
        <w:right w:val="none" w:sz="0" w:space="0" w:color="auto"/>
      </w:divBdr>
      <w:divsChild>
        <w:div w:id="733622170">
          <w:marLeft w:val="0"/>
          <w:marRight w:val="0"/>
          <w:marTop w:val="0"/>
          <w:marBottom w:val="0"/>
          <w:divBdr>
            <w:top w:val="none" w:sz="0" w:space="0" w:color="auto"/>
            <w:left w:val="none" w:sz="0" w:space="0" w:color="auto"/>
            <w:bottom w:val="none" w:sz="0" w:space="0" w:color="auto"/>
            <w:right w:val="none" w:sz="0" w:space="0" w:color="auto"/>
          </w:divBdr>
        </w:div>
        <w:div w:id="1117064223">
          <w:marLeft w:val="0"/>
          <w:marRight w:val="0"/>
          <w:marTop w:val="0"/>
          <w:marBottom w:val="0"/>
          <w:divBdr>
            <w:top w:val="none" w:sz="0" w:space="0" w:color="auto"/>
            <w:left w:val="none" w:sz="0" w:space="0" w:color="auto"/>
            <w:bottom w:val="none" w:sz="0" w:space="0" w:color="auto"/>
            <w:right w:val="none" w:sz="0" w:space="0" w:color="auto"/>
          </w:divBdr>
        </w:div>
        <w:div w:id="3015582">
          <w:marLeft w:val="0"/>
          <w:marRight w:val="0"/>
          <w:marTop w:val="0"/>
          <w:marBottom w:val="0"/>
          <w:divBdr>
            <w:top w:val="none" w:sz="0" w:space="0" w:color="auto"/>
            <w:left w:val="none" w:sz="0" w:space="0" w:color="auto"/>
            <w:bottom w:val="none" w:sz="0" w:space="0" w:color="auto"/>
            <w:right w:val="none" w:sz="0" w:space="0" w:color="auto"/>
          </w:divBdr>
        </w:div>
      </w:divsChild>
    </w:div>
    <w:div w:id="1572693724">
      <w:bodyDiv w:val="1"/>
      <w:marLeft w:val="0"/>
      <w:marRight w:val="0"/>
      <w:marTop w:val="0"/>
      <w:marBottom w:val="0"/>
      <w:divBdr>
        <w:top w:val="none" w:sz="0" w:space="0" w:color="auto"/>
        <w:left w:val="none" w:sz="0" w:space="0" w:color="auto"/>
        <w:bottom w:val="none" w:sz="0" w:space="0" w:color="auto"/>
        <w:right w:val="none" w:sz="0" w:space="0" w:color="auto"/>
      </w:divBdr>
    </w:div>
    <w:div w:id="1612545785">
      <w:bodyDiv w:val="1"/>
      <w:marLeft w:val="0"/>
      <w:marRight w:val="0"/>
      <w:marTop w:val="0"/>
      <w:marBottom w:val="0"/>
      <w:divBdr>
        <w:top w:val="none" w:sz="0" w:space="0" w:color="auto"/>
        <w:left w:val="none" w:sz="0" w:space="0" w:color="auto"/>
        <w:bottom w:val="none" w:sz="0" w:space="0" w:color="auto"/>
        <w:right w:val="none" w:sz="0" w:space="0" w:color="auto"/>
      </w:divBdr>
      <w:divsChild>
        <w:div w:id="1255430392">
          <w:marLeft w:val="0"/>
          <w:marRight w:val="0"/>
          <w:marTop w:val="0"/>
          <w:marBottom w:val="0"/>
          <w:divBdr>
            <w:top w:val="none" w:sz="0" w:space="0" w:color="auto"/>
            <w:left w:val="none" w:sz="0" w:space="0" w:color="auto"/>
            <w:bottom w:val="none" w:sz="0" w:space="0" w:color="auto"/>
            <w:right w:val="none" w:sz="0" w:space="0" w:color="auto"/>
          </w:divBdr>
        </w:div>
        <w:div w:id="1007514307">
          <w:marLeft w:val="0"/>
          <w:marRight w:val="0"/>
          <w:marTop w:val="0"/>
          <w:marBottom w:val="0"/>
          <w:divBdr>
            <w:top w:val="none" w:sz="0" w:space="0" w:color="auto"/>
            <w:left w:val="none" w:sz="0" w:space="0" w:color="auto"/>
            <w:bottom w:val="none" w:sz="0" w:space="0" w:color="auto"/>
            <w:right w:val="none" w:sz="0" w:space="0" w:color="auto"/>
          </w:divBdr>
        </w:div>
      </w:divsChild>
    </w:div>
    <w:div w:id="1777629839">
      <w:bodyDiv w:val="1"/>
      <w:marLeft w:val="0"/>
      <w:marRight w:val="0"/>
      <w:marTop w:val="0"/>
      <w:marBottom w:val="0"/>
      <w:divBdr>
        <w:top w:val="none" w:sz="0" w:space="0" w:color="auto"/>
        <w:left w:val="none" w:sz="0" w:space="0" w:color="auto"/>
        <w:bottom w:val="none" w:sz="0" w:space="0" w:color="auto"/>
        <w:right w:val="none" w:sz="0" w:space="0" w:color="auto"/>
      </w:divBdr>
    </w:div>
    <w:div w:id="1852838596">
      <w:bodyDiv w:val="1"/>
      <w:marLeft w:val="0"/>
      <w:marRight w:val="0"/>
      <w:marTop w:val="0"/>
      <w:marBottom w:val="0"/>
      <w:divBdr>
        <w:top w:val="none" w:sz="0" w:space="0" w:color="auto"/>
        <w:left w:val="none" w:sz="0" w:space="0" w:color="auto"/>
        <w:bottom w:val="none" w:sz="0" w:space="0" w:color="auto"/>
        <w:right w:val="none" w:sz="0" w:space="0" w:color="auto"/>
      </w:divBdr>
    </w:div>
    <w:div w:id="1874539732">
      <w:bodyDiv w:val="1"/>
      <w:marLeft w:val="0"/>
      <w:marRight w:val="0"/>
      <w:marTop w:val="0"/>
      <w:marBottom w:val="0"/>
      <w:divBdr>
        <w:top w:val="none" w:sz="0" w:space="0" w:color="auto"/>
        <w:left w:val="none" w:sz="0" w:space="0" w:color="auto"/>
        <w:bottom w:val="none" w:sz="0" w:space="0" w:color="auto"/>
        <w:right w:val="none" w:sz="0" w:space="0" w:color="auto"/>
      </w:divBdr>
      <w:divsChild>
        <w:div w:id="335235520">
          <w:marLeft w:val="0"/>
          <w:marRight w:val="0"/>
          <w:marTop w:val="0"/>
          <w:marBottom w:val="0"/>
          <w:divBdr>
            <w:top w:val="none" w:sz="0" w:space="0" w:color="auto"/>
            <w:left w:val="none" w:sz="0" w:space="0" w:color="auto"/>
            <w:bottom w:val="none" w:sz="0" w:space="0" w:color="auto"/>
            <w:right w:val="none" w:sz="0" w:space="0" w:color="auto"/>
          </w:divBdr>
        </w:div>
        <w:div w:id="927930208">
          <w:marLeft w:val="0"/>
          <w:marRight w:val="0"/>
          <w:marTop w:val="0"/>
          <w:marBottom w:val="0"/>
          <w:divBdr>
            <w:top w:val="none" w:sz="0" w:space="0" w:color="auto"/>
            <w:left w:val="none" w:sz="0" w:space="0" w:color="auto"/>
            <w:bottom w:val="none" w:sz="0" w:space="0" w:color="auto"/>
            <w:right w:val="none" w:sz="0" w:space="0" w:color="auto"/>
          </w:divBdr>
        </w:div>
        <w:div w:id="1276131802">
          <w:marLeft w:val="0"/>
          <w:marRight w:val="0"/>
          <w:marTop w:val="0"/>
          <w:marBottom w:val="0"/>
          <w:divBdr>
            <w:top w:val="none" w:sz="0" w:space="0" w:color="auto"/>
            <w:left w:val="none" w:sz="0" w:space="0" w:color="auto"/>
            <w:bottom w:val="none" w:sz="0" w:space="0" w:color="auto"/>
            <w:right w:val="none" w:sz="0" w:space="0" w:color="auto"/>
          </w:divBdr>
        </w:div>
        <w:div w:id="1505590740">
          <w:marLeft w:val="0"/>
          <w:marRight w:val="0"/>
          <w:marTop w:val="0"/>
          <w:marBottom w:val="0"/>
          <w:divBdr>
            <w:top w:val="none" w:sz="0" w:space="0" w:color="auto"/>
            <w:left w:val="none" w:sz="0" w:space="0" w:color="auto"/>
            <w:bottom w:val="none" w:sz="0" w:space="0" w:color="auto"/>
            <w:right w:val="none" w:sz="0" w:space="0" w:color="auto"/>
          </w:divBdr>
        </w:div>
        <w:div w:id="1608804956">
          <w:marLeft w:val="0"/>
          <w:marRight w:val="0"/>
          <w:marTop w:val="0"/>
          <w:marBottom w:val="0"/>
          <w:divBdr>
            <w:top w:val="none" w:sz="0" w:space="0" w:color="auto"/>
            <w:left w:val="none" w:sz="0" w:space="0" w:color="auto"/>
            <w:bottom w:val="none" w:sz="0" w:space="0" w:color="auto"/>
            <w:right w:val="none" w:sz="0" w:space="0" w:color="auto"/>
          </w:divBdr>
        </w:div>
        <w:div w:id="1826626236">
          <w:marLeft w:val="0"/>
          <w:marRight w:val="0"/>
          <w:marTop w:val="0"/>
          <w:marBottom w:val="0"/>
          <w:divBdr>
            <w:top w:val="none" w:sz="0" w:space="0" w:color="auto"/>
            <w:left w:val="none" w:sz="0" w:space="0" w:color="auto"/>
            <w:bottom w:val="none" w:sz="0" w:space="0" w:color="auto"/>
            <w:right w:val="none" w:sz="0" w:space="0" w:color="auto"/>
          </w:divBdr>
        </w:div>
        <w:div w:id="1914007372">
          <w:marLeft w:val="0"/>
          <w:marRight w:val="0"/>
          <w:marTop w:val="0"/>
          <w:marBottom w:val="0"/>
          <w:divBdr>
            <w:top w:val="none" w:sz="0" w:space="0" w:color="auto"/>
            <w:left w:val="none" w:sz="0" w:space="0" w:color="auto"/>
            <w:bottom w:val="none" w:sz="0" w:space="0" w:color="auto"/>
            <w:right w:val="none" w:sz="0" w:space="0" w:color="auto"/>
          </w:divBdr>
        </w:div>
      </w:divsChild>
    </w:div>
    <w:div w:id="2036688221">
      <w:bodyDiv w:val="1"/>
      <w:marLeft w:val="0"/>
      <w:marRight w:val="0"/>
      <w:marTop w:val="0"/>
      <w:marBottom w:val="0"/>
      <w:divBdr>
        <w:top w:val="none" w:sz="0" w:space="0" w:color="auto"/>
        <w:left w:val="none" w:sz="0" w:space="0" w:color="auto"/>
        <w:bottom w:val="none" w:sz="0" w:space="0" w:color="auto"/>
        <w:right w:val="none" w:sz="0" w:space="0" w:color="auto"/>
      </w:divBdr>
    </w:div>
    <w:div w:id="2057928654">
      <w:bodyDiv w:val="1"/>
      <w:marLeft w:val="0"/>
      <w:marRight w:val="0"/>
      <w:marTop w:val="0"/>
      <w:marBottom w:val="0"/>
      <w:divBdr>
        <w:top w:val="none" w:sz="0" w:space="0" w:color="auto"/>
        <w:left w:val="none" w:sz="0" w:space="0" w:color="auto"/>
        <w:bottom w:val="none" w:sz="0" w:space="0" w:color="auto"/>
        <w:right w:val="none" w:sz="0" w:space="0" w:color="auto"/>
      </w:divBdr>
      <w:divsChild>
        <w:div w:id="2065713017">
          <w:marLeft w:val="0"/>
          <w:marRight w:val="0"/>
          <w:marTop w:val="0"/>
          <w:marBottom w:val="0"/>
          <w:divBdr>
            <w:top w:val="none" w:sz="0" w:space="0" w:color="auto"/>
            <w:left w:val="none" w:sz="0" w:space="0" w:color="auto"/>
            <w:bottom w:val="none" w:sz="0" w:space="0" w:color="auto"/>
            <w:right w:val="none" w:sz="0" w:space="0" w:color="auto"/>
          </w:divBdr>
        </w:div>
        <w:div w:id="457265958">
          <w:marLeft w:val="0"/>
          <w:marRight w:val="0"/>
          <w:marTop w:val="0"/>
          <w:marBottom w:val="0"/>
          <w:divBdr>
            <w:top w:val="none" w:sz="0" w:space="0" w:color="auto"/>
            <w:left w:val="none" w:sz="0" w:space="0" w:color="auto"/>
            <w:bottom w:val="none" w:sz="0" w:space="0" w:color="auto"/>
            <w:right w:val="none" w:sz="0" w:space="0" w:color="auto"/>
          </w:divBdr>
        </w:div>
      </w:divsChild>
    </w:div>
    <w:div w:id="2085905456">
      <w:bodyDiv w:val="1"/>
      <w:marLeft w:val="0"/>
      <w:marRight w:val="0"/>
      <w:marTop w:val="0"/>
      <w:marBottom w:val="0"/>
      <w:divBdr>
        <w:top w:val="none" w:sz="0" w:space="0" w:color="auto"/>
        <w:left w:val="none" w:sz="0" w:space="0" w:color="auto"/>
        <w:bottom w:val="none" w:sz="0" w:space="0" w:color="auto"/>
        <w:right w:val="none" w:sz="0" w:space="0" w:color="auto"/>
      </w:divBdr>
      <w:divsChild>
        <w:div w:id="210656833">
          <w:marLeft w:val="0"/>
          <w:marRight w:val="0"/>
          <w:marTop w:val="0"/>
          <w:marBottom w:val="0"/>
          <w:divBdr>
            <w:top w:val="none" w:sz="0" w:space="0" w:color="auto"/>
            <w:left w:val="none" w:sz="0" w:space="0" w:color="auto"/>
            <w:bottom w:val="none" w:sz="0" w:space="0" w:color="auto"/>
            <w:right w:val="none" w:sz="0" w:space="0" w:color="auto"/>
          </w:divBdr>
          <w:divsChild>
            <w:div w:id="1397319731">
              <w:marLeft w:val="0"/>
              <w:marRight w:val="0"/>
              <w:marTop w:val="0"/>
              <w:marBottom w:val="0"/>
              <w:divBdr>
                <w:top w:val="none" w:sz="0" w:space="0" w:color="auto"/>
                <w:left w:val="none" w:sz="0" w:space="0" w:color="auto"/>
                <w:bottom w:val="none" w:sz="0" w:space="0" w:color="auto"/>
                <w:right w:val="none" w:sz="0" w:space="0" w:color="auto"/>
              </w:divBdr>
            </w:div>
          </w:divsChild>
        </w:div>
        <w:div w:id="402486539">
          <w:marLeft w:val="0"/>
          <w:marRight w:val="0"/>
          <w:marTop w:val="0"/>
          <w:marBottom w:val="0"/>
          <w:divBdr>
            <w:top w:val="none" w:sz="0" w:space="0" w:color="auto"/>
            <w:left w:val="none" w:sz="0" w:space="0" w:color="auto"/>
            <w:bottom w:val="none" w:sz="0" w:space="0" w:color="auto"/>
            <w:right w:val="none" w:sz="0" w:space="0" w:color="auto"/>
          </w:divBdr>
          <w:divsChild>
            <w:div w:id="2139375841">
              <w:marLeft w:val="0"/>
              <w:marRight w:val="0"/>
              <w:marTop w:val="0"/>
              <w:marBottom w:val="0"/>
              <w:divBdr>
                <w:top w:val="none" w:sz="0" w:space="0" w:color="auto"/>
                <w:left w:val="none" w:sz="0" w:space="0" w:color="auto"/>
                <w:bottom w:val="none" w:sz="0" w:space="0" w:color="auto"/>
                <w:right w:val="none" w:sz="0" w:space="0" w:color="auto"/>
              </w:divBdr>
            </w:div>
            <w:div w:id="1955205829">
              <w:marLeft w:val="0"/>
              <w:marRight w:val="0"/>
              <w:marTop w:val="0"/>
              <w:marBottom w:val="0"/>
              <w:divBdr>
                <w:top w:val="none" w:sz="0" w:space="0" w:color="auto"/>
                <w:left w:val="none" w:sz="0" w:space="0" w:color="auto"/>
                <w:bottom w:val="none" w:sz="0" w:space="0" w:color="auto"/>
                <w:right w:val="none" w:sz="0" w:space="0" w:color="auto"/>
              </w:divBdr>
            </w:div>
          </w:divsChild>
        </w:div>
        <w:div w:id="31154715">
          <w:marLeft w:val="0"/>
          <w:marRight w:val="0"/>
          <w:marTop w:val="0"/>
          <w:marBottom w:val="0"/>
          <w:divBdr>
            <w:top w:val="none" w:sz="0" w:space="0" w:color="auto"/>
            <w:left w:val="none" w:sz="0" w:space="0" w:color="auto"/>
            <w:bottom w:val="none" w:sz="0" w:space="0" w:color="auto"/>
            <w:right w:val="none" w:sz="0" w:space="0" w:color="auto"/>
          </w:divBdr>
          <w:divsChild>
            <w:div w:id="138864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theme/theme1.xml><?xml version="1.0" encoding="utf-8"?>
<a:theme xmlns:a="http://schemas.openxmlformats.org/drawingml/2006/main" name="GBRF Branding">
  <a:themeElements>
    <a:clrScheme name="GBRF Brand Colours">
      <a:dk1>
        <a:sysClr val="windowText" lastClr="000000"/>
      </a:dk1>
      <a:lt1>
        <a:sysClr val="window" lastClr="FFFFFF"/>
      </a:lt1>
      <a:dk2>
        <a:srgbClr val="41B3DC"/>
      </a:dk2>
      <a:lt2>
        <a:srgbClr val="2EA89F"/>
      </a:lt2>
      <a:accent1>
        <a:srgbClr val="E3E549"/>
      </a:accent1>
      <a:accent2>
        <a:srgbClr val="E78E23"/>
      </a:accent2>
      <a:accent3>
        <a:srgbClr val="A31435"/>
      </a:accent3>
      <a:accent4>
        <a:srgbClr val="8064A2"/>
      </a:accent4>
      <a:accent5>
        <a:srgbClr val="C0C1BF"/>
      </a:accent5>
      <a:accent6>
        <a:srgbClr val="9DD4E7"/>
      </a:accent6>
      <a:hlink>
        <a:srgbClr val="17326C"/>
      </a:hlink>
      <a:folHlink>
        <a:srgbClr val="A31435"/>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b2fb6ac3-34bd-496b-8ffd-298fcc961fad">
      <UserInfo>
        <DisplayName/>
        <AccountId xsi:nil="true"/>
        <AccountType/>
      </UserInfo>
    </SharedWithUsers>
    <TaxCatchAll xmlns="b2fb6ac3-34bd-496b-8ffd-298fcc961fad" xsi:nil="true"/>
    <lcf76f155ced4ddcb4097134ff3c332f xmlns="11766c2a-3fb9-4a33-b476-4079e7fea91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6BB4992FE412E4EB38E874068CCF871" ma:contentTypeVersion="17" ma:contentTypeDescription="Create a new document." ma:contentTypeScope="" ma:versionID="cb97ac381b243cc187ba2f622090ef8b">
  <xsd:schema xmlns:xsd="http://www.w3.org/2001/XMLSchema" xmlns:xs="http://www.w3.org/2001/XMLSchema" xmlns:p="http://schemas.microsoft.com/office/2006/metadata/properties" xmlns:ns2="11766c2a-3fb9-4a33-b476-4079e7fea913" xmlns:ns3="b2fb6ac3-34bd-496b-8ffd-298fcc961fad" targetNamespace="http://schemas.microsoft.com/office/2006/metadata/properties" ma:root="true" ma:fieldsID="1df774fc0fd72d83d221374d3fe4e89d" ns2:_="" ns3:_="">
    <xsd:import namespace="11766c2a-3fb9-4a33-b476-4079e7fea913"/>
    <xsd:import namespace="b2fb6ac3-34bd-496b-8ffd-298fcc961fa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66c2a-3fb9-4a33-b476-4079e7fea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089e0dd-8629-4c26-8437-796d002b5b0b"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fb6ac3-34bd-496b-8ffd-298fcc961fa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457dc0a-bdff-4d88-a975-27d4c496b9da}" ma:internalName="TaxCatchAll" ma:showField="CatchAllData" ma:web="b2fb6ac3-34bd-496b-8ffd-298fcc961f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90103-E669-47B9-8330-384106FA81C9}">
  <ds:schemaRefs>
    <ds:schemaRef ds:uri="http://schemas.microsoft.com/office/2006/metadata/properties"/>
    <ds:schemaRef ds:uri="http://schemas.microsoft.com/office/infopath/2007/PartnerControls"/>
    <ds:schemaRef ds:uri="b2fb6ac3-34bd-496b-8ffd-298fcc961fad"/>
    <ds:schemaRef ds:uri="11766c2a-3fb9-4a33-b476-4079e7fea913"/>
  </ds:schemaRefs>
</ds:datastoreItem>
</file>

<file path=customXml/itemProps2.xml><?xml version="1.0" encoding="utf-8"?>
<ds:datastoreItem xmlns:ds="http://schemas.openxmlformats.org/officeDocument/2006/customXml" ds:itemID="{F135690A-0BF7-41F6-8F3E-78718B1D8B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66c2a-3fb9-4a33-b476-4079e7fea913"/>
    <ds:schemaRef ds:uri="b2fb6ac3-34bd-496b-8ffd-298fcc961f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7C323D-78BC-4556-8393-5958B2AD8EE2}">
  <ds:schemaRefs>
    <ds:schemaRef ds:uri="http://schemas.microsoft.com/sharepoint/v3/contenttype/forms"/>
  </ds:schemaRefs>
</ds:datastoreItem>
</file>

<file path=customXml/itemProps4.xml><?xml version="1.0" encoding="utf-8"?>
<ds:datastoreItem xmlns:ds="http://schemas.openxmlformats.org/officeDocument/2006/customXml" ds:itemID="{E083344F-FBC8-455C-97C6-5FC9F0E8C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4353</Words>
  <Characters>28479</Characters>
  <Application>Microsoft Office Word</Application>
  <DocSecurity>0</DocSecurity>
  <Lines>809</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32675</CharactersWithSpaces>
  <SharedDoc>false</SharedDoc>
  <HLinks>
    <vt:vector size="6" baseType="variant">
      <vt:variant>
        <vt:i4>1310753</vt:i4>
      </vt:variant>
      <vt:variant>
        <vt:i4>0</vt:i4>
      </vt:variant>
      <vt:variant>
        <vt:i4>0</vt:i4>
      </vt:variant>
      <vt:variant>
        <vt:i4>5</vt:i4>
      </vt:variant>
      <vt:variant>
        <vt:lpwstr>mailto:jwran@barrierreef.org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 Adams</dc:creator>
  <cp:keywords/>
  <dc:description/>
  <cp:lastModifiedBy>Sam Matthews</cp:lastModifiedBy>
  <cp:revision>4</cp:revision>
  <dcterms:created xsi:type="dcterms:W3CDTF">2025-10-12T22:33:00Z</dcterms:created>
  <dcterms:modified xsi:type="dcterms:W3CDTF">2026-02-09T02:00:00Z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10400</vt:r8>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MediaServiceImageTags">
    <vt:lpwstr/>
  </property>
  <property fmtid="{D5CDD505-2E9C-101B-9397-08002B2CF9AE}" pid="8" name="ContentTypeId">
    <vt:lpwstr>0x01010056BB4992FE412E4EB38E874068CCF871</vt:lpwstr>
  </property>
</Properties>
</file>